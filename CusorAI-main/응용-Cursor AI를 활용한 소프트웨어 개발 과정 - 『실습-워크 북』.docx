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BA42" w14:textId="77777777" w:rsidR="00BD50EA" w:rsidRDefault="00000000">
      <w:pPr>
        <w:spacing w:before="1100" w:after="120"/>
        <w:jc w:val="center"/>
      </w:pPr>
      <w:r>
        <w:rPr>
          <w:b/>
          <w:bCs/>
          <w:color w:val="5A7896"/>
          <w:sz w:val="26"/>
          <w:szCs w:val="26"/>
        </w:rPr>
        <w:t>Cursor AI를 활용한 소프트웨어 개발</w:t>
      </w:r>
    </w:p>
    <w:p w14:paraId="18E75C1B" w14:textId="2E6A6F77" w:rsidR="00BD50EA" w:rsidRDefault="00000000">
      <w:pPr>
        <w:spacing w:after="60"/>
        <w:jc w:val="center"/>
      </w:pPr>
      <w:r>
        <w:rPr>
          <w:b/>
          <w:bCs/>
          <w:color w:val="1F3A5F"/>
          <w:sz w:val="54"/>
          <w:szCs w:val="54"/>
        </w:rPr>
        <w:t xml:space="preserve">C2C 기반 </w:t>
      </w:r>
      <w:r w:rsidR="0064759D">
        <w:rPr>
          <w:rFonts w:hint="eastAsia"/>
          <w:b/>
          <w:bCs/>
          <w:color w:val="1F3A5F"/>
          <w:sz w:val="54"/>
          <w:szCs w:val="54"/>
        </w:rPr>
        <w:t>과정 워크북</w:t>
      </w:r>
    </w:p>
    <w:p w14:paraId="7EC54162" w14:textId="77777777" w:rsidR="00BD50EA" w:rsidRDefault="00000000">
      <w:pPr>
        <w:pBdr>
          <w:bottom w:val="single" w:sz="12" w:space="8" w:color="2E5C8A"/>
        </w:pBdr>
        <w:spacing w:after="340"/>
        <w:jc w:val="center"/>
      </w:pPr>
      <w:r>
        <w:rPr>
          <w:color w:val="2E5C8A"/>
          <w:sz w:val="23"/>
          <w:szCs w:val="23"/>
        </w:rPr>
        <w:t>개념에서 코드까지, 추적성을 잃지 않는 개발</w:t>
      </w:r>
    </w:p>
    <w:p w14:paraId="706A5B0A" w14:textId="77777777" w:rsidR="00BD50EA" w:rsidRDefault="00000000">
      <w:pPr>
        <w:spacing w:after="60"/>
        <w:jc w:val="center"/>
      </w:pPr>
      <w:proofErr w:type="spellStart"/>
      <w:r>
        <w:rPr>
          <w:color w:val="555555"/>
          <w:sz w:val="19"/>
          <w:szCs w:val="19"/>
        </w:rPr>
        <w:t>바이브</w:t>
      </w:r>
      <w:proofErr w:type="spellEnd"/>
      <w:r>
        <w:rPr>
          <w:color w:val="555555"/>
          <w:sz w:val="19"/>
          <w:szCs w:val="19"/>
        </w:rPr>
        <w:t xml:space="preserve"> 코딩 vs C2C 기반 </w:t>
      </w:r>
      <w:proofErr w:type="gramStart"/>
      <w:r>
        <w:rPr>
          <w:color w:val="555555"/>
          <w:sz w:val="19"/>
          <w:szCs w:val="19"/>
        </w:rPr>
        <w:t>코딩  ·</w:t>
      </w:r>
      <w:proofErr w:type="gramEnd"/>
      <w:r>
        <w:rPr>
          <w:color w:val="555555"/>
          <w:sz w:val="19"/>
          <w:szCs w:val="19"/>
        </w:rPr>
        <w:t xml:space="preserve">  프롬프트 → 컨텍스트 → </w:t>
      </w:r>
      <w:proofErr w:type="spellStart"/>
      <w:r>
        <w:rPr>
          <w:color w:val="555555"/>
          <w:sz w:val="19"/>
          <w:szCs w:val="19"/>
        </w:rPr>
        <w:t>하네스</w:t>
      </w:r>
      <w:proofErr w:type="spellEnd"/>
      <w:r>
        <w:rPr>
          <w:color w:val="555555"/>
          <w:sz w:val="19"/>
          <w:szCs w:val="19"/>
        </w:rPr>
        <w:t xml:space="preserve"> 엔지니어링</w:t>
      </w:r>
    </w:p>
    <w:p w14:paraId="3B337403" w14:textId="77777777" w:rsidR="00BD50EA" w:rsidRDefault="00000000">
      <w:pPr>
        <w:spacing w:after="60"/>
        <w:jc w:val="center"/>
      </w:pPr>
      <w:r>
        <w:rPr>
          <w:color w:val="555555"/>
          <w:sz w:val="19"/>
          <w:szCs w:val="19"/>
        </w:rPr>
        <w:t>Magic Square 7단계: 주제 → 설계(R-G-I-O · Cursor 기술 체계) → A·R·R·R → 확장</w:t>
      </w:r>
    </w:p>
    <w:p w14:paraId="3FF667CA" w14:textId="77777777" w:rsidR="00BD50EA" w:rsidRDefault="00000000">
      <w:pPr>
        <w:spacing w:after="540"/>
        <w:jc w:val="center"/>
      </w:pPr>
      <w:r>
        <w:rPr>
          <w:color w:val="555555"/>
          <w:sz w:val="19"/>
          <w:szCs w:val="19"/>
        </w:rPr>
        <w:t xml:space="preserve">ARRR = C2C × Dual-Track TDD의 </w:t>
      </w:r>
      <w:proofErr w:type="gramStart"/>
      <w:r>
        <w:rPr>
          <w:color w:val="555555"/>
          <w:sz w:val="19"/>
          <w:szCs w:val="19"/>
        </w:rPr>
        <w:t>실행  ·</w:t>
      </w:r>
      <w:proofErr w:type="gramEnd"/>
      <w:r>
        <w:rPr>
          <w:color w:val="555555"/>
          <w:sz w:val="19"/>
          <w:szCs w:val="19"/>
        </w:rPr>
        <w:t xml:space="preserve">  TDD·</w:t>
      </w:r>
      <w:proofErr w:type="spellStart"/>
      <w:r>
        <w:rPr>
          <w:color w:val="555555"/>
          <w:sz w:val="19"/>
          <w:szCs w:val="19"/>
        </w:rPr>
        <w:t>리팩토링으로</w:t>
      </w:r>
      <w:proofErr w:type="spellEnd"/>
      <w:r>
        <w:rPr>
          <w:color w:val="555555"/>
          <w:sz w:val="19"/>
          <w:szCs w:val="19"/>
        </w:rPr>
        <w:t xml:space="preserve"> Clean Code</w:t>
      </w:r>
    </w:p>
    <w:p w14:paraId="6AF87BE9" w14:textId="77777777" w:rsidR="00BD50EA" w:rsidRDefault="00000000">
      <w:pPr>
        <w:spacing w:after="40"/>
        <w:jc w:val="center"/>
      </w:pPr>
      <w:r>
        <w:rPr>
          <w:b/>
          <w:bCs/>
          <w:color w:val="1F3A5F"/>
          <w:sz w:val="22"/>
          <w:szCs w:val="22"/>
        </w:rPr>
        <w:t xml:space="preserve">하루 8시간 집중 </w:t>
      </w:r>
      <w:proofErr w:type="gramStart"/>
      <w:r>
        <w:rPr>
          <w:b/>
          <w:bCs/>
          <w:color w:val="1F3A5F"/>
          <w:sz w:val="22"/>
          <w:szCs w:val="22"/>
        </w:rPr>
        <w:t>과정  ·</w:t>
      </w:r>
      <w:proofErr w:type="gramEnd"/>
      <w:r>
        <w:rPr>
          <w:b/>
          <w:bCs/>
          <w:color w:val="1F3A5F"/>
          <w:sz w:val="22"/>
          <w:szCs w:val="22"/>
        </w:rPr>
        <w:t xml:space="preserve">  수업 08:30 ~ </w:t>
      </w:r>
      <w:proofErr w:type="gramStart"/>
      <w:r>
        <w:rPr>
          <w:b/>
          <w:bCs/>
          <w:color w:val="1F3A5F"/>
          <w:sz w:val="22"/>
          <w:szCs w:val="22"/>
        </w:rPr>
        <w:t>17:30  |</w:t>
      </w:r>
      <w:proofErr w:type="gramEnd"/>
      <w:r>
        <w:rPr>
          <w:b/>
          <w:bCs/>
          <w:color w:val="1F3A5F"/>
          <w:sz w:val="22"/>
          <w:szCs w:val="22"/>
        </w:rPr>
        <w:t xml:space="preserve">  점심 11:45 ~ 13:00</w:t>
      </w:r>
    </w:p>
    <w:p w14:paraId="59B67714" w14:textId="77777777" w:rsidR="00BD50EA" w:rsidRDefault="00000000">
      <w:pPr>
        <w:spacing w:after="900"/>
        <w:jc w:val="center"/>
      </w:pPr>
      <w:r>
        <w:rPr>
          <w:color w:val="555555"/>
          <w:sz w:val="18"/>
          <w:szCs w:val="18"/>
        </w:rPr>
        <w:t>강의(40%) + 실습(60%</w:t>
      </w:r>
      <w:proofErr w:type="gramStart"/>
      <w:r>
        <w:rPr>
          <w:color w:val="555555"/>
          <w:sz w:val="18"/>
          <w:szCs w:val="18"/>
        </w:rPr>
        <w:t>)  ·</w:t>
      </w:r>
      <w:proofErr w:type="gramEnd"/>
      <w:r>
        <w:rPr>
          <w:color w:val="555555"/>
          <w:sz w:val="18"/>
          <w:szCs w:val="18"/>
        </w:rPr>
        <w:t xml:space="preserve">  개발자 및 </w:t>
      </w:r>
      <w:proofErr w:type="spellStart"/>
      <w:r>
        <w:rPr>
          <w:color w:val="555555"/>
          <w:sz w:val="18"/>
          <w:szCs w:val="18"/>
        </w:rPr>
        <w:t>입문자</w:t>
      </w:r>
      <w:proofErr w:type="spellEnd"/>
      <w:r>
        <w:rPr>
          <w:color w:val="555555"/>
          <w:sz w:val="18"/>
          <w:szCs w:val="18"/>
        </w:rPr>
        <w:t xml:space="preserve"> 대상</w:t>
      </w:r>
    </w:p>
    <w:p w14:paraId="48032796" w14:textId="77777777" w:rsidR="00BD50EA" w:rsidRDefault="00000000">
      <w:pPr>
        <w:jc w:val="center"/>
      </w:pPr>
      <w:proofErr w:type="gramStart"/>
      <w:r>
        <w:rPr>
          <w:color w:val="5A7896"/>
          <w:sz w:val="18"/>
          <w:szCs w:val="18"/>
        </w:rPr>
        <w:t>2026  ·</w:t>
      </w:r>
      <w:proofErr w:type="gramEnd"/>
      <w:r>
        <w:rPr>
          <w:color w:val="5A7896"/>
          <w:sz w:val="18"/>
          <w:szCs w:val="18"/>
        </w:rPr>
        <w:t xml:space="preserve">  김대경 Ph.D.</w:t>
      </w:r>
    </w:p>
    <w:p w14:paraId="3C127FDB" w14:textId="77777777" w:rsidR="00BD50EA" w:rsidRDefault="00BD50EA">
      <w:pPr>
        <w:pageBreakBefore/>
      </w:pPr>
    </w:p>
    <w:p w14:paraId="2CBFD0A6" w14:textId="77777777" w:rsidR="00BD50EA" w:rsidRDefault="00000000">
      <w:pPr>
        <w:pStyle w:val="1"/>
      </w:pPr>
      <w:bookmarkStart w:id="0" w:name="_Toc231300177"/>
      <w:r>
        <w:t>이 과정을 관통하는 하나의 생각</w:t>
      </w:r>
      <w:bookmarkEnd w:id="0"/>
    </w:p>
    <w:p w14:paraId="55B42CD9" w14:textId="77777777" w:rsidR="00BD50EA" w:rsidRDefault="00000000">
      <w:pPr>
        <w:spacing w:after="140" w:line="276" w:lineRule="auto"/>
      </w:pPr>
      <w:r>
        <w:t>오늘 배우는 모든 기법은 결국 한 가지 목표를 위한 것입니다. 그것은 "개념(요구)이 코드까지 의미를 잃지 않고 이어지게 하는 것" — 즉 C2C(Concept-to-Code Traceability)입니다.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2B901731" w14:textId="77777777">
        <w:tc>
          <w:tcPr>
            <w:tcW w:w="936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C2951AD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① 목표 — C2C (개념→코드 추적성)</w:t>
            </w:r>
          </w:p>
          <w:p w14:paraId="582F59AD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요구·개념이 코드까지 추적 가능해야 한다. 이것이 전부의 이유다.</w:t>
            </w:r>
          </w:p>
        </w:tc>
      </w:tr>
    </w:tbl>
    <w:p w14:paraId="51D6885E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C6C3F3E" w14:textId="77777777">
        <w:tc>
          <w:tcPr>
            <w:tcW w:w="9360" w:type="dxa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shd w:val="clear" w:color="auto" w:fill="2E5C8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E3A689F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② 왜 — 추적성(Traceability) 확보</w:t>
            </w:r>
          </w:p>
          <w:p w14:paraId="11CC79E0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테스트 없는 코드는 "어디가 왜 깨졌는지" 모른다. 추적성이 이 문제를 푼다.</w:t>
            </w:r>
          </w:p>
        </w:tc>
      </w:tr>
    </w:tbl>
    <w:p w14:paraId="0FC3288F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1FFA607" w14:textId="77777777">
        <w:tc>
          <w:tcPr>
            <w:tcW w:w="9360" w:type="dxa"/>
            <w:tcBorders>
              <w:top w:val="single" w:sz="4" w:space="0" w:color="2A7D6F"/>
              <w:left w:val="single" w:sz="4" w:space="0" w:color="2A7D6F"/>
              <w:bottom w:val="single" w:sz="4" w:space="0" w:color="2A7D6F"/>
              <w:right w:val="single" w:sz="4" w:space="0" w:color="2A7D6F"/>
            </w:tcBorders>
            <w:shd w:val="clear" w:color="auto" w:fill="2A7D6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CF7B351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③ 수단이자 사이클 — Dual-Track TDD = ARRR</w:t>
            </w:r>
          </w:p>
          <w:p w14:paraId="55A6FB33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 xml:space="preserve">Dual-Track TDD를 </w:t>
            </w:r>
            <w:proofErr w:type="spellStart"/>
            <w:r>
              <w:rPr>
                <w:color w:val="FFFFFF"/>
                <w:sz w:val="17"/>
                <w:szCs w:val="17"/>
              </w:rPr>
              <w:t>Ask·Respond·Refine·Repeat</w:t>
            </w:r>
            <w:proofErr w:type="spellEnd"/>
            <w:r>
              <w:rPr>
                <w:color w:val="FFFFFF"/>
                <w:sz w:val="17"/>
                <w:szCs w:val="17"/>
              </w:rPr>
              <w:t>로 돌리는 것이 곧 추적성 확보다. 둘은 같다.</w:t>
            </w:r>
          </w:p>
        </w:tc>
      </w:tr>
    </w:tbl>
    <w:p w14:paraId="47910D7E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4571B093" w14:textId="77777777">
        <w:tc>
          <w:tcPr>
            <w:tcW w:w="9360" w:type="dxa"/>
            <w:tcBorders>
              <w:top w:val="single" w:sz="4" w:space="0" w:color="C77A12"/>
              <w:left w:val="single" w:sz="4" w:space="0" w:color="C77A12"/>
              <w:bottom w:val="single" w:sz="4" w:space="0" w:color="C77A12"/>
              <w:right w:val="single" w:sz="4" w:space="0" w:color="C77A12"/>
            </w:tcBorders>
            <w:shd w:val="clear" w:color="auto" w:fill="C77A12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2BF8866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④ 결과 — TDD·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리팩토링으로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Clean Code</w:t>
            </w:r>
          </w:p>
          <w:p w14:paraId="28E07192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추적 가능하고, 테스트가 보호하며, 계속 손볼 수 있는 깨끗한 코드.</w:t>
            </w:r>
          </w:p>
        </w:tc>
      </w:tr>
    </w:tbl>
    <w:p w14:paraId="358FDCA2" w14:textId="77777777" w:rsidR="00BD50EA" w:rsidRDefault="00BD50E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E30D446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B0FF589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강사 한 마디 — 오해 금지</w:t>
            </w:r>
          </w:p>
          <w:p w14:paraId="5E4B7BEF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"ARRR"과 "C2C × Dual-Track TDD"는 </w:t>
            </w:r>
            <w:proofErr w:type="spellStart"/>
            <w:r>
              <w:rPr>
                <w:b/>
                <w:bCs/>
              </w:rPr>
              <w:t>따로가</w:t>
            </w:r>
            <w:proofErr w:type="spellEnd"/>
            <w:r>
              <w:rPr>
                <w:b/>
                <w:bCs/>
              </w:rPr>
              <w:t xml:space="preserve"> 아닙니다. </w:t>
            </w:r>
            <w:r>
              <w:t>ARRR(질문→응답→정제→반복)을 돌리는 것이 곧 Dual-Track TDD 실행이고, 그것이 C2C(추적성)를 담보하는 방법입니다.</w:t>
            </w:r>
          </w:p>
          <w:p w14:paraId="10DE60B6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Ask = RED, Respond = GREEN, Refine = REFACTOR, Repeat = 다음 질문. </w:t>
            </w:r>
            <w:r>
              <w:t>이 한 줄을 머릿속에 새기고 가시면 오늘은 성공입니다.</w:t>
            </w:r>
          </w:p>
        </w:tc>
      </w:tr>
    </w:tbl>
    <w:p w14:paraId="724C5712" w14:textId="77777777" w:rsidR="00BD50EA" w:rsidRDefault="00BD50EA">
      <w:pPr>
        <w:pageBreakBefore/>
      </w:pPr>
    </w:p>
    <w:p w14:paraId="75B53EFA" w14:textId="77777777" w:rsidR="00BD50EA" w:rsidRDefault="00000000">
      <w:pPr>
        <w:pStyle w:val="1"/>
      </w:pPr>
      <w:bookmarkStart w:id="1" w:name="_Toc231300178"/>
      <w:r>
        <w:t>과정 개요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50EA" w14:paraId="15E42C05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DFD5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C2068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BD50EA" w14:paraId="026A527D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98791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교육 대상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2B80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개발자 및 </w:t>
            </w:r>
            <w:proofErr w:type="spellStart"/>
            <w:r>
              <w:rPr>
                <w:sz w:val="19"/>
                <w:szCs w:val="19"/>
              </w:rPr>
              <w:t>입문자</w:t>
            </w:r>
            <w:proofErr w:type="spellEnd"/>
            <w:r>
              <w:rPr>
                <w:sz w:val="19"/>
                <w:szCs w:val="19"/>
              </w:rPr>
              <w:t xml:space="preserve"> (Git 기초 숙지 전제)</w:t>
            </w:r>
          </w:p>
        </w:tc>
      </w:tr>
      <w:tr w:rsidR="00BD50EA" w14:paraId="3C827689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B4181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교육 시간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CBF4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8시간 — 08:30 ~ 17:30 (점심 11:45 ~ 13:00, 휴식 3회 포함)</w:t>
            </w:r>
          </w:p>
        </w:tc>
      </w:tr>
      <w:tr w:rsidR="00BD50EA" w14:paraId="43A48FB9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A2FA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교육 방식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2D0E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강의 40% + 실습 60% (개념 → 시연 → 개별 실습 순환)</w:t>
            </w:r>
          </w:p>
        </w:tc>
      </w:tr>
      <w:tr w:rsidR="00BD50EA" w14:paraId="6FCE0D8E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A7E5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사전 준비물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D395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Cursor AI 설치 · Python 3.11+ · Git 계정 · 실습용 빈 저장소</w:t>
            </w:r>
          </w:p>
        </w:tc>
      </w:tr>
      <w:tr w:rsidR="00BD50EA" w14:paraId="4530D29F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AF4F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핵심 목표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3EB91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개념이 코드까지 추적되는(C2C) 개발 흐름을 1일 안에 체득</w:t>
            </w:r>
          </w:p>
        </w:tc>
      </w:tr>
      <w:tr w:rsidR="00BD50EA" w14:paraId="2C4F9451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CF96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관통 예제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89D8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Magic Square 4×4 — 7단계 프로젝트로 전 과정을 하나로 연결</w:t>
            </w:r>
          </w:p>
        </w:tc>
      </w:tr>
      <w:tr w:rsidR="00BD50EA" w14:paraId="4B5396A0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9A64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7단계</w:t>
            </w:r>
          </w:p>
        </w:tc>
        <w:tc>
          <w:tcPr>
            <w:tcW w:w="7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D4DE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① 주제 선정 ② 설계(</w:t>
            </w:r>
            <w:proofErr w:type="spellStart"/>
            <w:r>
              <w:rPr>
                <w:sz w:val="19"/>
                <w:szCs w:val="19"/>
              </w:rPr>
              <w:t>R-G-I-O·Cursor</w:t>
            </w:r>
            <w:proofErr w:type="spellEnd"/>
            <w:r>
              <w:rPr>
                <w:sz w:val="19"/>
                <w:szCs w:val="19"/>
              </w:rPr>
              <w:t xml:space="preserve"> 기술 체계) ③ Ask ④ Respond ⑤ Refine ⑥ Repeat ⑦ 기능 확장</w:t>
            </w:r>
          </w:p>
        </w:tc>
      </w:tr>
    </w:tbl>
    <w:p w14:paraId="60C658EE" w14:textId="77777777" w:rsidR="00BD50EA" w:rsidRDefault="00BD50EA">
      <w:pPr>
        <w:pageBreakBefore/>
      </w:pPr>
    </w:p>
    <w:p w14:paraId="344E9660" w14:textId="77777777" w:rsidR="00BD50EA" w:rsidRDefault="00000000">
      <w:pPr>
        <w:pStyle w:val="1"/>
      </w:pPr>
      <w:bookmarkStart w:id="2" w:name="_Toc231300179"/>
      <w:r>
        <w:t>목차</w:t>
      </w:r>
      <w:bookmarkEnd w:id="2"/>
    </w:p>
    <w:sdt>
      <w:sdtPr>
        <w:alias w:val="Table of Contents"/>
        <w:id w:val="-563877888"/>
      </w:sdtPr>
      <w:sdtContent>
        <w:p w14:paraId="45EBBAA4" w14:textId="77777777" w:rsidR="004E1012" w:rsidRDefault="00000000">
          <w:pPr>
            <w:pStyle w:val="1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00177" w:history="1">
            <w:r w:rsidR="004E1012" w:rsidRPr="003A7AC6">
              <w:rPr>
                <w:rStyle w:val="a5"/>
                <w:noProof/>
              </w:rPr>
              <w:t>이 과정을 관통하는 하나의 생각</w:t>
            </w:r>
            <w:r w:rsidR="004E1012">
              <w:rPr>
                <w:noProof/>
              </w:rPr>
              <w:tab/>
            </w:r>
            <w:r w:rsidR="004E1012">
              <w:rPr>
                <w:noProof/>
              </w:rPr>
              <w:fldChar w:fldCharType="begin"/>
            </w:r>
            <w:r w:rsidR="004E1012">
              <w:rPr>
                <w:noProof/>
              </w:rPr>
              <w:instrText xml:space="preserve"> PAGEREF _Toc231300177 \h </w:instrText>
            </w:r>
            <w:r w:rsidR="004E1012">
              <w:rPr>
                <w:noProof/>
              </w:rPr>
            </w:r>
            <w:r w:rsidR="004E1012">
              <w:rPr>
                <w:noProof/>
              </w:rPr>
              <w:fldChar w:fldCharType="separate"/>
            </w:r>
            <w:r w:rsidR="004E1012">
              <w:rPr>
                <w:noProof/>
              </w:rPr>
              <w:t>1</w:t>
            </w:r>
            <w:r w:rsidR="004E1012">
              <w:rPr>
                <w:noProof/>
              </w:rPr>
              <w:fldChar w:fldCharType="end"/>
            </w:r>
          </w:hyperlink>
        </w:p>
        <w:p w14:paraId="7F63F047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78" w:history="1">
            <w:r w:rsidRPr="003A7AC6">
              <w:rPr>
                <w:rStyle w:val="a5"/>
                <w:noProof/>
              </w:rPr>
              <w:t>과정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05D7AB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79" w:history="1">
            <w:r w:rsidRPr="003A7AC6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F88F9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80" w:history="1">
            <w:r w:rsidRPr="003A7AC6">
              <w:rPr>
                <w:rStyle w:val="a5"/>
                <w:noProof/>
              </w:rPr>
              <w:t>하루 시간표 (08:30 ~ 17:30)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A687BB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81" w:history="1">
            <w:r w:rsidRPr="003A7AC6">
              <w:rPr>
                <w:rStyle w:val="a5"/>
                <w:noProof/>
              </w:rPr>
              <w:t>오리엔테이션 (08:30 ~ 08:55, 25분)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1F184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82" w:history="1">
            <w:r w:rsidRPr="003A7AC6">
              <w:rPr>
                <w:rStyle w:val="a5"/>
                <w:noProof/>
              </w:rPr>
              <w:t>세션 1 — 바이브 코딩 vs C2C 기반 코딩 (08:55 ~ 10:15, 80분)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B33F6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3" w:history="1">
            <w:r w:rsidRPr="003A7AC6">
              <w:rPr>
                <w:rStyle w:val="a5"/>
                <w:noProof/>
              </w:rPr>
              <w:t>1-1.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554A7F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4" w:history="1">
            <w:r w:rsidRPr="003A7AC6">
              <w:rPr>
                <w:rStyle w:val="a5"/>
                <w:noProof/>
              </w:rPr>
              <w:t>1-2. 시간 배분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7B3B7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5" w:history="1">
            <w:r w:rsidRPr="003A7AC6">
              <w:rPr>
                <w:rStyle w:val="a5"/>
                <w:noProof/>
              </w:rPr>
              <w:t>1-3. 바이브 코딩 vs C2C 기반 코딩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565B8E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6" w:history="1">
            <w:r w:rsidRPr="003A7AC6">
              <w:rPr>
                <w:rStyle w:val="a5"/>
                <w:noProof/>
              </w:rPr>
              <w:t>1-4. C2C가 핵심인 이유 — 전체 개념 지도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033BE3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7" w:history="1">
            <w:r w:rsidRPr="003A7AC6">
              <w:rPr>
                <w:rStyle w:val="a5"/>
                <w:noProof/>
              </w:rPr>
              <w:t>1-5. AI에게 의도를 전달하는 3단계 — 프롬프트 · 컨텍스트 · 하네스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D637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8" w:history="1">
            <w:r w:rsidRPr="003A7AC6">
              <w:rPr>
                <w:rStyle w:val="a5"/>
                <w:noProof/>
              </w:rPr>
              <w:t>1-6. 미니 체험 (18분) — 바이브로 만든 코드, 추적 가능한가?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E54BB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89" w:history="1">
            <w:r w:rsidRPr="003A7AC6">
              <w:rPr>
                <w:rStyle w:val="a5"/>
                <w:noProof/>
              </w:rPr>
              <w:t>1-7. 세션 1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544C0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90" w:history="1">
            <w:r w:rsidRPr="003A7AC6">
              <w:rPr>
                <w:rStyle w:val="a5"/>
                <w:noProof/>
              </w:rPr>
              <w:t>세션 2 — C2C × Dual-Track TDD ≡ ARRR (10:30 ~ 11:45, 75분)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B6A25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1" w:history="1">
            <w:r w:rsidRPr="003A7AC6">
              <w:rPr>
                <w:rStyle w:val="a5"/>
                <w:noProof/>
              </w:rPr>
              <w:t>2-1.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3D299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2" w:history="1">
            <w:r w:rsidRPr="003A7AC6">
              <w:rPr>
                <w:rStyle w:val="a5"/>
                <w:noProof/>
              </w:rPr>
              <w:t>2-2. 시간 배분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32A85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3" w:history="1">
            <w:r w:rsidRPr="003A7AC6">
              <w:rPr>
                <w:rStyle w:val="a5"/>
                <w:noProof/>
              </w:rPr>
              <w:t>2-3. C2C 추적성 — 개념이 코드까지 끊기지 않게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322B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4" w:history="1">
            <w:r w:rsidRPr="003A7AC6">
              <w:rPr>
                <w:rStyle w:val="a5"/>
                <w:noProof/>
              </w:rPr>
              <w:t>2-4. 추적성을 코드로 강제하는 장치 — Dual-Track TDD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5847DB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5" w:history="1">
            <w:r w:rsidRPr="003A7AC6">
              <w:rPr>
                <w:rStyle w:val="a5"/>
                <w:noProof/>
              </w:rPr>
              <w:t>2-5. ARRR ≡ Dual-Track TDD 실행 — 같은 것의 다른 이름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C99A4B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6" w:history="1">
            <w:r w:rsidRPr="003A7AC6">
              <w:rPr>
                <w:rStyle w:val="a5"/>
                <w:noProof/>
              </w:rPr>
              <w:t>2-6. Magic Square 문제 정의 — 오늘의 관통 예제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30DAED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7" w:history="1">
            <w:r w:rsidRPr="003A7AC6">
              <w:rPr>
                <w:rStyle w:val="a5"/>
                <w:noProof/>
              </w:rPr>
              <w:t>2-7. 7단계 진행 방식 개요 (정정판)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BB254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198" w:history="1">
            <w:r w:rsidRPr="003A7AC6">
              <w:rPr>
                <w:rStyle w:val="a5"/>
                <w:noProof/>
              </w:rPr>
              <w:t>세션 3 — 7단계 ①② 주제 선정 &amp; 프로젝트 설계 (13:00 ~ 14:25, 85분)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520A5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199" w:history="1">
            <w:r w:rsidRPr="003A7AC6">
              <w:rPr>
                <w:rStyle w:val="a5"/>
                <w:noProof/>
              </w:rPr>
              <w:t>3-1.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25BDE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0" w:history="1">
            <w:r w:rsidRPr="003A7AC6">
              <w:rPr>
                <w:rStyle w:val="a5"/>
                <w:noProof/>
              </w:rPr>
              <w:t>3-2. 시간 배분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B2C4B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01" w:history="1">
            <w:r w:rsidRPr="003A7AC6">
              <w:rPr>
                <w:rStyle w:val="a5"/>
                <w:noProof/>
              </w:rPr>
              <w:t>세션 4 — 7단계 ③~⑦ ARRR 실행 (14:40 ~ 16:05, 85분)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EEE827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2" w:history="1">
            <w:r w:rsidRPr="003A7AC6">
              <w:rPr>
                <w:rStyle w:val="a5"/>
                <w:noProof/>
              </w:rPr>
              <w:t>4-1.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CEEC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3" w:history="1">
            <w:r w:rsidRPr="003A7AC6">
              <w:rPr>
                <w:rStyle w:val="a5"/>
                <w:noProof/>
              </w:rPr>
              <w:t>4-2. 시간 배분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0C3C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4" w:history="1">
            <w:r w:rsidRPr="003A7AC6">
              <w:rPr>
                <w:rStyle w:val="a5"/>
                <w:noProof/>
              </w:rPr>
              <w:t>4-3. 전체 그림 — ARRR ↔ 개발 활동 ↔ Cursor 요소 (이 표가 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1446D8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05" w:history="1">
            <w:r w:rsidRPr="003A7AC6">
              <w:rPr>
                <w:rStyle w:val="a5"/>
                <w:noProof/>
              </w:rPr>
              <w:t>심화 A — ARRR 실증 예제: 문자열 덧셈 계산기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EAF39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6" w:history="1">
            <w:r w:rsidRPr="003A7AC6">
              <w:rPr>
                <w:rStyle w:val="a5"/>
                <w:noProof/>
              </w:rPr>
              <w:t>A-1. Ask (질문) — 실패하는 테스트부터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506F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7" w:history="1">
            <w:r w:rsidRPr="003A7AC6">
              <w:rPr>
                <w:rStyle w:val="a5"/>
                <w:noProof/>
              </w:rPr>
              <w:t>A-2. Respond (응답) — 통과시키는 최소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9ACE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8" w:history="1">
            <w:r w:rsidRPr="003A7AC6">
              <w:rPr>
                <w:rStyle w:val="a5"/>
                <w:noProof/>
              </w:rPr>
              <w:t>A-3. Refine (정제) — 리팩토링으로 Clean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A7B47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09" w:history="1">
            <w:r w:rsidRPr="003A7AC6">
              <w:rPr>
                <w:rStyle w:val="a5"/>
                <w:noProof/>
              </w:rPr>
              <w:t>A-4. Repeat (반복) — 새 요구사항으로 다음 사이클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37FB1C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10" w:history="1">
            <w:r w:rsidRPr="003A7AC6">
              <w:rPr>
                <w:rStyle w:val="a5"/>
                <w:noProof/>
              </w:rPr>
              <w:t>심화 B — Cursor AI 기술 체계 심화 (세션 3 확장)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90A03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1" w:history="1">
            <w:r w:rsidRPr="003A7AC6">
              <w:rPr>
                <w:rStyle w:val="a5"/>
                <w:noProof/>
              </w:rPr>
              <w:t>B-1. Command 모음 — 자주 쓰는 워크플로우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1D3D8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2" w:history="1">
            <w:r w:rsidRPr="003A7AC6">
              <w:rPr>
                <w:rStyle w:val="a5"/>
                <w:noProof/>
              </w:rPr>
              <w:t>B-2. Skill 절차 예시 — "어떻게 실행하는가"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8D0E2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3" w:history="1">
            <w:r w:rsidRPr="003A7AC6">
              <w:rPr>
                <w:rStyle w:val="a5"/>
                <w:noProof/>
              </w:rPr>
              <w:t>B-3. Sub-Agent — 역할 특화형 보조 Agent (4종)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2544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4" w:history="1">
            <w:r w:rsidRPr="003A7AC6">
              <w:rPr>
                <w:rStyle w:val="a5"/>
                <w:noProof/>
              </w:rPr>
              <w:t>B-4. Hooks — Harness 이벤트에 거는 자동화 스크립트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794EA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5" w:history="1">
            <w:r w:rsidRPr="003A7AC6">
              <w:rPr>
                <w:rStyle w:val="a5"/>
                <w:noProof/>
              </w:rPr>
              <w:t>B-5. 전체 관계도 — 플랫폼층 vs 설정층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98912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6" w:history="1">
            <w:r w:rsidRPr="003A7AC6">
              <w:rPr>
                <w:rStyle w:val="a5"/>
                <w:noProof/>
              </w:rPr>
              <w:t>B-6. AI 개발 워크플로우 황금 공식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63FB7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17" w:history="1">
            <w:r w:rsidRPr="003A7AC6">
              <w:rPr>
                <w:rStyle w:val="a5"/>
                <w:noProof/>
              </w:rPr>
              <w:t>심화 C — 세션 1 강사 시연 스크립트 (TDD 재구현)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73DB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8" w:history="1">
            <w:r w:rsidRPr="003A7AC6">
              <w:rPr>
                <w:rStyle w:val="a5"/>
                <w:noProof/>
              </w:rPr>
              <w:t xml:space="preserve">C-1. </w:t>
            </w:r>
            <w:r w:rsidRPr="003A7AC6">
              <w:rPr>
                <w:rStyle w:val="a5"/>
                <w:rFonts w:ascii="Segoe UI Emoji" w:hAnsi="Segoe UI Emoji" w:cs="Segoe UI Emoji"/>
                <w:noProof/>
              </w:rPr>
              <w:t>🔴</w:t>
            </w:r>
            <w:r w:rsidRPr="003A7AC6">
              <w:rPr>
                <w:rStyle w:val="a5"/>
                <w:noProof/>
              </w:rPr>
              <w:t xml:space="preserve"> RED — 의도된 실패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6DD5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19" w:history="1">
            <w:r w:rsidRPr="003A7AC6">
              <w:rPr>
                <w:rStyle w:val="a5"/>
                <w:noProof/>
              </w:rPr>
              <w:t xml:space="preserve">C-2. </w:t>
            </w:r>
            <w:r w:rsidRPr="003A7AC6">
              <w:rPr>
                <w:rStyle w:val="a5"/>
                <w:rFonts w:ascii="Segoe UI Emoji" w:hAnsi="Segoe UI Emoji" w:cs="Segoe UI Emoji"/>
                <w:noProof/>
              </w:rPr>
              <w:t>🟢</w:t>
            </w:r>
            <w:r w:rsidRPr="003A7AC6">
              <w:rPr>
                <w:rStyle w:val="a5"/>
                <w:noProof/>
              </w:rPr>
              <w:t xml:space="preserve"> GREEN — 가장 빠른 통과 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6EA6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0" w:history="1">
            <w:r w:rsidRPr="003A7AC6">
              <w:rPr>
                <w:rStyle w:val="a5"/>
                <w:noProof/>
              </w:rPr>
              <w:t xml:space="preserve">C-3. </w:t>
            </w:r>
            <w:r w:rsidRPr="003A7AC6">
              <w:rPr>
                <w:rStyle w:val="a5"/>
                <w:rFonts w:ascii="Segoe UI Emoji" w:hAnsi="Segoe UI Emoji" w:cs="Segoe UI Emoji"/>
                <w:noProof/>
              </w:rPr>
              <w:t>🔵</w:t>
            </w:r>
            <w:r w:rsidRPr="003A7AC6">
              <w:rPr>
                <w:rStyle w:val="a5"/>
                <w:noProof/>
              </w:rPr>
              <w:t xml:space="preserve"> REFACTOR — 안전한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ABB3E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21" w:history="1">
            <w:r w:rsidRPr="003A7AC6">
              <w:rPr>
                <w:rStyle w:val="a5"/>
                <w:noProof/>
              </w:rPr>
              <w:t>세션 5 — AI 기반 문서화 (16:15 ~ 17:10, 55분)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FE2D37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2" w:history="1">
            <w:r w:rsidRPr="003A7AC6">
              <w:rPr>
                <w:rStyle w:val="a5"/>
                <w:noProof/>
              </w:rPr>
              <w:t>5-1. 학습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195BD8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3" w:history="1">
            <w:r w:rsidRPr="003A7AC6">
              <w:rPr>
                <w:rStyle w:val="a5"/>
                <w:noProof/>
              </w:rPr>
              <w:t>5-2. 시간 배분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51E2C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4" w:history="1">
            <w:r w:rsidRPr="003A7AC6">
              <w:rPr>
                <w:rStyle w:val="a5"/>
                <w:noProof/>
              </w:rPr>
              <w:t>5-3. AI 문서화 3원칙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35A5F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5" w:history="1">
            <w:r w:rsidRPr="003A7AC6">
              <w:rPr>
                <w:rStyle w:val="a5"/>
                <w:noProof/>
              </w:rPr>
              <w:t>5-4. 문서 종류별 자동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6EC6ED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6" w:history="1">
            <w:r w:rsidRPr="003A7AC6">
              <w:rPr>
                <w:rStyle w:val="a5"/>
                <w:noProof/>
              </w:rPr>
              <w:t>5-5. 최종 작업 보고서 8섹션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258D4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7" w:history="1">
            <w:r w:rsidRPr="003A7AC6">
              <w:rPr>
                <w:rStyle w:val="a5"/>
                <w:noProof/>
              </w:rPr>
              <w:t>5-6. 실습 (23분)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671B2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28" w:history="1">
            <w:r w:rsidRPr="003A7AC6">
              <w:rPr>
                <w:rStyle w:val="a5"/>
                <w:noProof/>
              </w:rPr>
              <w:t>마무리 — KPT 회고 &amp; 현업 적용 (17:10 ~ 17:30, 20분)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46160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29" w:history="1">
            <w:r w:rsidRPr="003A7AC6">
              <w:rPr>
                <w:rStyle w:val="a5"/>
                <w:noProof/>
              </w:rPr>
              <w:t>오늘 배운 것 — C2C로 다시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8840E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30" w:history="1">
            <w:r w:rsidRPr="003A7AC6">
              <w:rPr>
                <w:rStyle w:val="a5"/>
                <w:noProof/>
              </w:rPr>
              <w:t>KPT 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EE14E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31" w:history="1">
            <w:r w:rsidRPr="003A7AC6">
              <w:rPr>
                <w:rStyle w:val="a5"/>
                <w:noProof/>
              </w:rPr>
              <w:t>현업 적용 — 팀 액션 아이템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64D79" w14:textId="77777777" w:rsidR="004E1012" w:rsidRDefault="004E1012">
          <w:pPr>
            <w:pStyle w:val="11"/>
            <w:tabs>
              <w:tab w:val="right" w:leader="dot" w:pos="9630"/>
            </w:tabs>
            <w:rPr>
              <w:noProof/>
            </w:rPr>
          </w:pPr>
          <w:hyperlink w:anchor="_Toc231300232" w:history="1">
            <w:r w:rsidRPr="003A7AC6">
              <w:rPr>
                <w:rStyle w:val="a5"/>
                <w:noProof/>
              </w:rPr>
              <w:t>부록 — 빠른 참조 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16D028" w14:textId="77777777" w:rsidR="004E1012" w:rsidRDefault="004E1012">
          <w:pPr>
            <w:pStyle w:val="20"/>
            <w:tabs>
              <w:tab w:val="right" w:leader="dot" w:pos="9630"/>
            </w:tabs>
            <w:ind w:left="420"/>
            <w:rPr>
              <w:noProof/>
            </w:rPr>
          </w:pPr>
          <w:hyperlink w:anchor="_Toc231300233" w:history="1">
            <w:r w:rsidRPr="003A7AC6">
              <w:rPr>
                <w:rStyle w:val="a5"/>
                <w:noProof/>
              </w:rPr>
              <w:t>핵심 개념 한 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_Toc231300233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C6706" w14:textId="77777777" w:rsidR="00BD50EA" w:rsidRDefault="00000000">
          <w:r>
            <w:fldChar w:fldCharType="end"/>
          </w:r>
        </w:p>
      </w:sdtContent>
    </w:sdt>
    <w:p w14:paraId="60491883" w14:textId="77777777" w:rsidR="00BD50EA" w:rsidRDefault="00BD50EA">
      <w:pPr>
        <w:pageBreakBefore/>
      </w:pPr>
    </w:p>
    <w:p w14:paraId="6F3E306E" w14:textId="77777777" w:rsidR="00BD50EA" w:rsidRDefault="00000000">
      <w:pPr>
        <w:pStyle w:val="1"/>
      </w:pPr>
      <w:bookmarkStart w:id="3" w:name="_Toc231300180"/>
      <w:r>
        <w:t>하루 시간표 (08:30 ~ 17:30)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50"/>
        <w:gridCol w:w="4910"/>
        <w:gridCol w:w="1700"/>
      </w:tblGrid>
      <w:tr w:rsidR="00BD50EA" w14:paraId="211885FE" w14:textId="77777777">
        <w:trPr>
          <w:tblHeader/>
        </w:trPr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4D9C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498C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세션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56462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8BA8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형식</w:t>
            </w:r>
          </w:p>
        </w:tc>
      </w:tr>
      <w:tr w:rsidR="00BD50EA" w14:paraId="43FBB04E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9168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08:30~08:55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2D851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오리엔테이션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1850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환영 · 수준 체크 · 오늘의 한 문장(C2C)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8283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</w:t>
            </w:r>
          </w:p>
        </w:tc>
      </w:tr>
      <w:tr w:rsidR="00BD50EA" w14:paraId="414AA1D6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7708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08:55~10:15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9412B5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세션 1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E5750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바이브</w:t>
            </w:r>
            <w:proofErr w:type="spellEnd"/>
            <w:r>
              <w:rPr>
                <w:sz w:val="18"/>
                <w:szCs w:val="18"/>
              </w:rPr>
              <w:t xml:space="preserve"> 코딩 vs C2C 기반 코딩 · 프롬프트/컨텍스트/</w:t>
            </w:r>
            <w:proofErr w:type="spellStart"/>
            <w:r>
              <w:rPr>
                <w:sz w:val="18"/>
                <w:szCs w:val="18"/>
              </w:rPr>
              <w:t>하네스</w:t>
            </w:r>
            <w:proofErr w:type="spellEnd"/>
            <w:r>
              <w:rPr>
                <w:sz w:val="18"/>
                <w:szCs w:val="18"/>
              </w:rPr>
              <w:t xml:space="preserve"> 엔지니어링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85C5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강의+토론</w:t>
            </w:r>
          </w:p>
        </w:tc>
      </w:tr>
      <w:tr w:rsidR="00BD50EA" w14:paraId="4A5CAB78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F65B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10:15~10:30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EB2B8" w14:textId="77777777" w:rsidR="00BD50EA" w:rsidRDefault="00000000">
            <w:r>
              <w:rPr>
                <w:color w:val="555555"/>
              </w:rPr>
              <w:t>☕ 휴식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AF30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9C6C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</w:tr>
      <w:tr w:rsidR="00BD50EA" w14:paraId="0FB00941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B043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10:30~11:45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E9CB5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세션 2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EB1F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C2C × Dual-Track TDD ≡ ARRR (하나의 사이클) · Magic Square · 7단계 개요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DD48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강의+실습</w:t>
            </w:r>
          </w:p>
        </w:tc>
      </w:tr>
      <w:tr w:rsidR="00BD50EA" w14:paraId="7414CBFB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FC8E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11:45~13:00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AE191" w14:textId="77777777" w:rsidR="00BD50EA" w:rsidRDefault="00000000">
            <w:r>
              <w:rPr>
                <w:b/>
                <w:bCs/>
                <w:color w:val="9B2D1F"/>
              </w:rPr>
              <w:t>🍱 점심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C529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844D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</w:tr>
      <w:tr w:rsidR="00BD50EA" w14:paraId="61646E4D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2560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13:00~14:25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ABEC7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세션 3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5C4A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7단계 ①②: 주제 선정 + 프로젝트 설계(R-G-I-O) + Cursor AI 기술 체계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5943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강의+실습</w:t>
            </w:r>
          </w:p>
        </w:tc>
      </w:tr>
      <w:tr w:rsidR="00BD50EA" w14:paraId="7BE9A0A8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87C2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14:25~14:40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ED701" w14:textId="77777777" w:rsidR="00BD50EA" w:rsidRDefault="00000000">
            <w:r>
              <w:rPr>
                <w:color w:val="555555"/>
              </w:rPr>
              <w:t>☕ 휴식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B131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8F98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</w:tr>
      <w:tr w:rsidR="00BD50EA" w14:paraId="20AE853E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54D7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14:40~16:05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97F29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세션 4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012D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7단계 ③~⑦: ARRR 실행(A=RED·R=GREEN·R=REFACTOR·R=반복) + 기능 확장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EF4B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강의+실습</w:t>
            </w:r>
          </w:p>
        </w:tc>
      </w:tr>
      <w:tr w:rsidR="00BD50EA" w14:paraId="263F6A01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A6BE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16:05~16:15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B12C0" w14:textId="77777777" w:rsidR="00BD50EA" w:rsidRDefault="00000000">
            <w:r>
              <w:rPr>
                <w:color w:val="555555"/>
              </w:rPr>
              <w:t>☕ 휴식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B3DA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9B4F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─</w:t>
            </w:r>
          </w:p>
        </w:tc>
      </w:tr>
      <w:tr w:rsidR="00BD50EA" w14:paraId="74FDF756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263C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16:15~17:10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ACB12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세션 5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D3C1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AI 기반 문서화 — ⑧ 문서화 단계 정립 (</w:t>
            </w:r>
            <w:proofErr w:type="spellStart"/>
            <w:r>
              <w:rPr>
                <w:sz w:val="18"/>
                <w:szCs w:val="18"/>
              </w:rPr>
              <w:t>PRD·To-Do·Test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Case·Report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7344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강의+실습</w:t>
            </w:r>
          </w:p>
        </w:tc>
      </w:tr>
      <w:tr w:rsidR="00BD50EA" w14:paraId="4BE23ECA" w14:textId="77777777">
        <w:tc>
          <w:tcPr>
            <w:tcW w:w="1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6932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17:10~17:30</w:t>
            </w:r>
          </w:p>
        </w:tc>
        <w:tc>
          <w:tcPr>
            <w:tcW w:w="125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7409D" w14:textId="77777777" w:rsidR="00BD50EA" w:rsidRDefault="00000000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마무리</w:t>
            </w:r>
          </w:p>
        </w:tc>
        <w:tc>
          <w:tcPr>
            <w:tcW w:w="491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6A8E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KPT 회고 · 현업 적용 계획 · Q&amp;A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A155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토론</w:t>
            </w:r>
          </w:p>
        </w:tc>
      </w:tr>
    </w:tbl>
    <w:p w14:paraId="418FB974" w14:textId="77777777" w:rsidR="00BD50EA" w:rsidRDefault="00BD50EA">
      <w:pPr>
        <w:spacing w:after="1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2E465784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1CA6A76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⏰ 진행 안내</w:t>
            </w:r>
          </w:p>
          <w:p w14:paraId="0D630A1C" w14:textId="77777777" w:rsidR="00BD50EA" w:rsidRDefault="00000000">
            <w:pPr>
              <w:spacing w:after="40" w:line="264" w:lineRule="auto"/>
              <w:ind w:left="200" w:hanging="160"/>
            </w:pPr>
            <w:r>
              <w:t>• 세션 1·2는 개념 정렬에 집중합니다. "ARRR이 곧 Dual-Track TDD"가 잡혀야 오후가 쉽습니다.</w:t>
            </w:r>
          </w:p>
          <w:p w14:paraId="2B879476" w14:textId="77777777" w:rsidR="00BD50EA" w:rsidRDefault="00000000">
            <w:pPr>
              <w:spacing w:after="40" w:line="264" w:lineRule="auto"/>
              <w:ind w:left="200" w:hanging="160"/>
            </w:pPr>
            <w:r>
              <w:t>• 세션 3·4는 Magic Square 하나로 7단계를 끝까지 따라갑니다.</w:t>
            </w:r>
          </w:p>
          <w:p w14:paraId="0B5746DE" w14:textId="77777777" w:rsidR="00BD50EA" w:rsidRDefault="00000000">
            <w:pPr>
              <w:spacing w:after="40" w:line="264" w:lineRule="auto"/>
              <w:ind w:left="200" w:hanging="160"/>
            </w:pPr>
            <w:r>
              <w:t>• 실습 미완료 항목은 워크북 숙제로 전환합니다.</w:t>
            </w:r>
          </w:p>
        </w:tc>
      </w:tr>
    </w:tbl>
    <w:p w14:paraId="5B982484" w14:textId="77777777" w:rsidR="00BD50EA" w:rsidRDefault="00BD50EA">
      <w:pPr>
        <w:pageBreakBefore/>
      </w:pPr>
    </w:p>
    <w:p w14:paraId="76BDB351" w14:textId="77777777" w:rsidR="00BD50EA" w:rsidRDefault="00000000">
      <w:pPr>
        <w:pStyle w:val="1"/>
      </w:pPr>
      <w:bookmarkStart w:id="4" w:name="_Toc231300181"/>
      <w:r>
        <w:t>오리엔테이션 (08:30 ~ 08:55, 25분)</w:t>
      </w:r>
      <w:bookmarkEnd w:id="4"/>
    </w:p>
    <w:p w14:paraId="669522AF" w14:textId="77777777" w:rsidR="00BD50EA" w:rsidRDefault="00000000">
      <w:pPr>
        <w:spacing w:after="80" w:line="276" w:lineRule="auto"/>
      </w:pPr>
      <w:r>
        <w:t>강의가 아니라 기대치를 맞추는 시간입니다. 오늘의 한 문장 "우리는 C2C를 한다"</w:t>
      </w:r>
      <w:proofErr w:type="spellStart"/>
      <w:r>
        <w:t>를</w:t>
      </w:r>
      <w:proofErr w:type="spellEnd"/>
      <w:r>
        <w:t xml:space="preserve"> 칠판에 적고 시작하세요.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5160"/>
      </w:tblGrid>
      <w:tr w:rsidR="00BD50EA" w14:paraId="65961D3B" w14:textId="77777777">
        <w:trPr>
          <w:tblHeader/>
        </w:trPr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081F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2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E9B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5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50D2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강사 행동</w:t>
            </w:r>
          </w:p>
        </w:tc>
      </w:tr>
      <w:tr w:rsidR="00BD50EA" w14:paraId="46463850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C43A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08:30~08:38</w:t>
            </w:r>
          </w:p>
        </w:tc>
        <w:tc>
          <w:tcPr>
            <w:tcW w:w="2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BB0E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환영 · 오늘의 한 문장</w:t>
            </w:r>
          </w:p>
        </w:tc>
        <w:tc>
          <w:tcPr>
            <w:tcW w:w="5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FB02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C2C 화살표(목표→추적성→Dual-Track=</w:t>
            </w:r>
            <w:proofErr w:type="spellStart"/>
            <w:r>
              <w:rPr>
                <w:sz w:val="19"/>
                <w:szCs w:val="19"/>
              </w:rPr>
              <w:t>ARRR→Clean</w:t>
            </w:r>
            <w:proofErr w:type="spellEnd"/>
            <w:r>
              <w:rPr>
                <w:sz w:val="19"/>
                <w:szCs w:val="19"/>
              </w:rPr>
              <w:t xml:space="preserve"> Code)를 한 장으로 보여주기</w:t>
            </w:r>
          </w:p>
        </w:tc>
      </w:tr>
      <w:tr w:rsidR="00BD50EA" w14:paraId="64F3FEAF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B34F9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08:38~08:48</w:t>
            </w:r>
          </w:p>
        </w:tc>
        <w:tc>
          <w:tcPr>
            <w:tcW w:w="2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BFB1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사전 수준 체크</w:t>
            </w:r>
          </w:p>
        </w:tc>
        <w:tc>
          <w:tcPr>
            <w:tcW w:w="5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D6C6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거수: TDD </w:t>
            </w:r>
            <w:proofErr w:type="gramStart"/>
            <w:r>
              <w:rPr>
                <w:sz w:val="19"/>
                <w:szCs w:val="19"/>
              </w:rPr>
              <w:t>경험 /</w:t>
            </w:r>
            <w:proofErr w:type="gramEnd"/>
            <w:r>
              <w:rPr>
                <w:sz w:val="19"/>
                <w:szCs w:val="19"/>
              </w:rPr>
              <w:t xml:space="preserve"> Cursor </w:t>
            </w:r>
            <w:proofErr w:type="gramStart"/>
            <w:r>
              <w:rPr>
                <w:sz w:val="19"/>
                <w:szCs w:val="19"/>
              </w:rPr>
              <w:t>사용 /</w:t>
            </w:r>
            <w:proofErr w:type="gramEnd"/>
            <w:r>
              <w:rPr>
                <w:sz w:val="19"/>
                <w:szCs w:val="19"/>
              </w:rPr>
              <w:t xml:space="preserve"> Git </w:t>
            </w:r>
            <w:proofErr w:type="gramStart"/>
            <w:r>
              <w:rPr>
                <w:sz w:val="19"/>
                <w:szCs w:val="19"/>
              </w:rPr>
              <w:t>숙련 /</w:t>
            </w:r>
            <w:proofErr w:type="gramEnd"/>
            <w:r>
              <w:rPr>
                <w:sz w:val="19"/>
                <w:szCs w:val="19"/>
              </w:rPr>
              <w:t xml:space="preserve"> "AI 코드 그냥 믿고 쓴 적"</w:t>
            </w:r>
          </w:p>
        </w:tc>
      </w:tr>
      <w:tr w:rsidR="00BD50EA" w14:paraId="666E94BC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E6EE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08:48~08:55</w:t>
            </w:r>
          </w:p>
        </w:tc>
        <w:tc>
          <w:tcPr>
            <w:tcW w:w="25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20410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환경 점검</w:t>
            </w:r>
          </w:p>
        </w:tc>
        <w:tc>
          <w:tcPr>
            <w:tcW w:w="51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2B9CC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Cursor 실행 · Python 3.11+ · git 설정 확인, 안 된 사람 즉시 지원</w:t>
            </w:r>
          </w:p>
        </w:tc>
      </w:tr>
    </w:tbl>
    <w:p w14:paraId="3B4CD108" w14:textId="77777777" w:rsidR="00BD50EA" w:rsidRDefault="00BD50E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ADE58F0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CFBE67E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마지막 거수 질문이 핵심</w:t>
            </w:r>
          </w:p>
          <w:p w14:paraId="36C6274C" w14:textId="77777777" w:rsidR="00BD50EA" w:rsidRDefault="00000000">
            <w:pPr>
              <w:spacing w:line="276" w:lineRule="auto"/>
            </w:pPr>
            <w:r>
              <w:rPr>
                <w:i/>
                <w:iCs/>
              </w:rPr>
              <w:t>"AI가 짜준 코드를 그냥 믿고 써본 적 있나요?"에 손이 많이 올라올수록, 세션 1의 "</w:t>
            </w:r>
            <w:proofErr w:type="spellStart"/>
            <w:r>
              <w:rPr>
                <w:i/>
                <w:iCs/>
              </w:rPr>
              <w:t>바이브</w:t>
            </w:r>
            <w:proofErr w:type="spellEnd"/>
            <w:r>
              <w:rPr>
                <w:i/>
                <w:iCs/>
              </w:rPr>
              <w:t xml:space="preserve"> 코딩의 한계"가 강하게 와닿습니다.</w:t>
            </w:r>
          </w:p>
        </w:tc>
      </w:tr>
    </w:tbl>
    <w:p w14:paraId="6F06D038" w14:textId="77777777" w:rsidR="00BD50EA" w:rsidRDefault="00BD50EA">
      <w:pPr>
        <w:pageBreakBefore/>
      </w:pPr>
    </w:p>
    <w:p w14:paraId="736ED6DF" w14:textId="77777777" w:rsidR="00BD50EA" w:rsidRDefault="00000000">
      <w:pPr>
        <w:pStyle w:val="1"/>
      </w:pPr>
      <w:bookmarkStart w:id="5" w:name="_Toc231300182"/>
      <w:r>
        <w:t xml:space="preserve">세션 1 — </w:t>
      </w:r>
      <w:proofErr w:type="spellStart"/>
      <w:r>
        <w:t>바이브</w:t>
      </w:r>
      <w:proofErr w:type="spellEnd"/>
      <w:r>
        <w:t xml:space="preserve"> 코딩 vs C2C 기반 코딩 (08:55 ~ 10:15, 80분)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A069BE0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E3623D1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세션의 한 줄 메시지</w:t>
            </w:r>
          </w:p>
          <w:p w14:paraId="7E08FE09" w14:textId="77777777" w:rsidR="00BD50EA" w:rsidRDefault="00000000">
            <w:pPr>
              <w:spacing w:line="276" w:lineRule="auto"/>
            </w:pPr>
            <w:r>
              <w:t>AI에게 일을 시키는 방식은 두 갈래입니다. 느낌대로 시키는 '</w:t>
            </w:r>
            <w:proofErr w:type="spellStart"/>
            <w:r>
              <w:t>바이브</w:t>
            </w:r>
            <w:proofErr w:type="spellEnd"/>
            <w:r>
              <w:t xml:space="preserve"> 코딩'과, 개념이 코드까지 추적되게 시키는 'C2C 기반 코딩'. 그리고 의도를 전달하는 방법에는 프롬프트 → 컨텍스트 → </w:t>
            </w:r>
            <w:proofErr w:type="spellStart"/>
            <w:r>
              <w:t>하네스</w:t>
            </w:r>
            <w:proofErr w:type="spellEnd"/>
            <w:r>
              <w:t xml:space="preserve"> 엔지니어링의 3단계가 있습니다.</w:t>
            </w:r>
          </w:p>
        </w:tc>
      </w:tr>
    </w:tbl>
    <w:p w14:paraId="2A96BCEA" w14:textId="77777777" w:rsidR="00BD50EA" w:rsidRDefault="00000000">
      <w:pPr>
        <w:pStyle w:val="2"/>
      </w:pPr>
      <w:bookmarkStart w:id="6" w:name="_Toc231300183"/>
      <w:r>
        <w:rPr>
          <w:sz w:val="26"/>
          <w:szCs w:val="26"/>
        </w:rPr>
        <w:t>1-1. 학습 목표</w:t>
      </w:r>
      <w:bookmarkEnd w:id="6"/>
    </w:p>
    <w:p w14:paraId="73DA1CFE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proofErr w:type="spellStart"/>
      <w:r>
        <w:t>바이브</w:t>
      </w:r>
      <w:proofErr w:type="spellEnd"/>
      <w:r>
        <w:t xml:space="preserve"> 코딩과 C2C 기반 코딩의 차이를 설명할 수 있다</w:t>
      </w:r>
    </w:p>
    <w:p w14:paraId="11974120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C2C(개념→코드 추적성)가 왜 오늘의 핵심인지 말할 수 있다</w:t>
      </w:r>
    </w:p>
    <w:p w14:paraId="72AA1E0C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프롬프트·컨텍스트·</w:t>
      </w:r>
      <w:proofErr w:type="spellStart"/>
      <w:r>
        <w:t>하네스</w:t>
      </w:r>
      <w:proofErr w:type="spellEnd"/>
      <w:r>
        <w:t xml:space="preserve"> 엔지니어링의 차이와 포함 관계를 구분할 수 있다</w:t>
      </w:r>
    </w:p>
    <w:p w14:paraId="034F9FC2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Cursor의 기능(</w:t>
      </w:r>
      <w:proofErr w:type="spellStart"/>
      <w:r>
        <w:t>Rule·Skill·Command</w:t>
      </w:r>
      <w:proofErr w:type="spellEnd"/>
      <w:r>
        <w:t xml:space="preserve"> 등)이 어느 엔지니어링에 해당하는지 연결할 수 있다</w:t>
      </w:r>
    </w:p>
    <w:p w14:paraId="20B09073" w14:textId="77777777" w:rsidR="00BD50EA" w:rsidRDefault="00000000">
      <w:pPr>
        <w:pStyle w:val="2"/>
      </w:pPr>
      <w:bookmarkStart w:id="7" w:name="_Toc231300184"/>
      <w:r>
        <w:rPr>
          <w:sz w:val="26"/>
          <w:szCs w:val="26"/>
        </w:rPr>
        <w:t>1-2. 시간 배분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60"/>
        <w:gridCol w:w="800"/>
      </w:tblGrid>
      <w:tr w:rsidR="00BD50EA" w14:paraId="2553673C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23D62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9AC85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C54F2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</w:t>
            </w:r>
          </w:p>
        </w:tc>
      </w:tr>
      <w:tr w:rsidR="00BD50EA" w14:paraId="760FF582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C3FC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08:55~09:10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814CD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바이브</w:t>
            </w:r>
            <w:proofErr w:type="spellEnd"/>
            <w:r>
              <w:rPr>
                <w:sz w:val="19"/>
                <w:szCs w:val="19"/>
              </w:rPr>
              <w:t xml:space="preserve"> 코딩 vs C2C 기반 코딩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2F64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59B0B61E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A80F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09:10~09:22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3B1B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C2C가 핵심인 이유 + 전체 개념 지도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6B09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BD50EA" w14:paraId="3531689C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7780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09:22~09:50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3E02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프롬프트 → 컨텍스트 → </w:t>
            </w:r>
            <w:proofErr w:type="spellStart"/>
            <w:r>
              <w:rPr>
                <w:sz w:val="19"/>
                <w:szCs w:val="19"/>
              </w:rPr>
              <w:t>하네스</w:t>
            </w:r>
            <w:proofErr w:type="spellEnd"/>
            <w:r>
              <w:rPr>
                <w:sz w:val="19"/>
                <w:szCs w:val="19"/>
              </w:rPr>
              <w:t xml:space="preserve"> 엔지니어링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A587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28</w:t>
            </w:r>
          </w:p>
        </w:tc>
      </w:tr>
      <w:tr w:rsidR="00BD50EA" w14:paraId="22FA9CEB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70150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09:50~10:08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A2F5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미니 체험 — </w:t>
            </w:r>
            <w:proofErr w:type="spellStart"/>
            <w:r>
              <w:rPr>
                <w:sz w:val="19"/>
                <w:szCs w:val="19"/>
              </w:rPr>
              <w:t>바이브로</w:t>
            </w:r>
            <w:proofErr w:type="spellEnd"/>
            <w:r>
              <w:rPr>
                <w:sz w:val="19"/>
                <w:szCs w:val="19"/>
              </w:rPr>
              <w:t xml:space="preserve"> 만든 코드, 추적 가능한가?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69E7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BD50EA" w14:paraId="194F0076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29AB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10:08~10:15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74DC7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세션 요약 + Q&amp;A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FB490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</w:tr>
    </w:tbl>
    <w:p w14:paraId="06D163FF" w14:textId="77777777" w:rsidR="00BD50EA" w:rsidRDefault="00000000">
      <w:pPr>
        <w:pStyle w:val="2"/>
      </w:pPr>
      <w:bookmarkStart w:id="8" w:name="_Toc231300185"/>
      <w:r>
        <w:rPr>
          <w:sz w:val="26"/>
          <w:szCs w:val="26"/>
        </w:rPr>
        <w:t xml:space="preserve">1-3. </w:t>
      </w:r>
      <w:proofErr w:type="spellStart"/>
      <w:r>
        <w:rPr>
          <w:sz w:val="26"/>
          <w:szCs w:val="26"/>
        </w:rPr>
        <w:t>바이브</w:t>
      </w:r>
      <w:proofErr w:type="spellEnd"/>
      <w:r>
        <w:rPr>
          <w:sz w:val="26"/>
          <w:szCs w:val="26"/>
        </w:rPr>
        <w:t xml:space="preserve"> 코딩 vs C2C 기반 코딩</w:t>
      </w:r>
      <w:bookmarkEnd w:id="8"/>
    </w:p>
    <w:p w14:paraId="29F5D8CC" w14:textId="77777777" w:rsidR="00BD50EA" w:rsidRDefault="00000000">
      <w:pPr>
        <w:spacing w:after="80" w:line="276" w:lineRule="auto"/>
      </w:pPr>
      <w:r>
        <w:t>"</w:t>
      </w:r>
      <w:proofErr w:type="spellStart"/>
      <w:r>
        <w:t>바이브</w:t>
      </w:r>
      <w:proofErr w:type="spellEnd"/>
      <w:r>
        <w:t xml:space="preserve"> 코딩"은 AI에게 자연어로 </w:t>
      </w:r>
      <w:proofErr w:type="spellStart"/>
      <w:r>
        <w:t>슥</w:t>
      </w:r>
      <w:proofErr w:type="spellEnd"/>
      <w:r>
        <w:t xml:space="preserve"> 요청하고, 동작하는 것 같으면 그냥 쓰는 방식입니다. 빠르지만 "왜 동작하는지", "이게 어떤 요구에서 나왔는지"</w:t>
      </w:r>
      <w:proofErr w:type="spellStart"/>
      <w:r>
        <w:t>를</w:t>
      </w:r>
      <w:proofErr w:type="spellEnd"/>
      <w:r>
        <w:t xml:space="preserve"> 아무도 모릅니다. "C2C 기반 코딩"은 모든 코드 한 줄이 개념(요구·</w:t>
      </w:r>
      <w:proofErr w:type="spellStart"/>
      <w:r>
        <w:t>불변식</w:t>
      </w:r>
      <w:proofErr w:type="spellEnd"/>
      <w:r>
        <w:t>)으로 거슬러 추적되도록 만드는 방식입니다.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0EA" w14:paraId="41C29132" w14:textId="77777777">
        <w:tc>
          <w:tcPr>
            <w:tcW w:w="4680" w:type="dxa"/>
            <w:tcBorders>
              <w:top w:val="single" w:sz="6" w:space="0" w:color="E8A79B"/>
              <w:left w:val="single" w:sz="6" w:space="0" w:color="E8A79B"/>
              <w:bottom w:val="single" w:sz="6" w:space="0" w:color="E8A79B"/>
              <w:right w:val="single" w:sz="6" w:space="0" w:color="E8A79B"/>
            </w:tcBorders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8AD590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9B2D1F"/>
                <w:sz w:val="20"/>
                <w:szCs w:val="20"/>
              </w:rPr>
              <w:t xml:space="preserve">🌀 </w:t>
            </w:r>
            <w:proofErr w:type="spellStart"/>
            <w:r>
              <w:rPr>
                <w:b/>
                <w:bCs/>
                <w:color w:val="9B2D1F"/>
                <w:sz w:val="20"/>
                <w:szCs w:val="20"/>
              </w:rPr>
              <w:t>바이브</w:t>
            </w:r>
            <w:proofErr w:type="spellEnd"/>
            <w:r>
              <w:rPr>
                <w:b/>
                <w:bCs/>
                <w:color w:val="9B2D1F"/>
                <w:sz w:val="20"/>
                <w:szCs w:val="20"/>
              </w:rPr>
              <w:t xml:space="preserve"> 코딩</w:t>
            </w:r>
          </w:p>
          <w:p w14:paraId="042FCBC9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9B2D1F"/>
              </w:rPr>
              <w:t xml:space="preserve">• </w:t>
            </w:r>
            <w:r>
              <w:rPr>
                <w:sz w:val="18"/>
                <w:szCs w:val="18"/>
              </w:rPr>
              <w:t>느낌대로 요청 → 동작하면 채택</w:t>
            </w:r>
          </w:p>
          <w:p w14:paraId="38A982A9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9B2D1F"/>
              </w:rPr>
              <w:lastRenderedPageBreak/>
              <w:t xml:space="preserve">• </w:t>
            </w:r>
            <w:r>
              <w:rPr>
                <w:sz w:val="18"/>
                <w:szCs w:val="18"/>
              </w:rPr>
              <w:t>테스트·근거 없음 → 추적 불가</w:t>
            </w:r>
          </w:p>
          <w:p w14:paraId="5A06606A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9B2D1F"/>
              </w:rPr>
              <w:t xml:space="preserve">• </w:t>
            </w:r>
            <w:r>
              <w:rPr>
                <w:sz w:val="18"/>
                <w:szCs w:val="18"/>
              </w:rPr>
              <w:t>기능 추가하면 어디가 깨지는지 모름</w:t>
            </w:r>
          </w:p>
          <w:p w14:paraId="41ADA63D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9B2D1F"/>
              </w:rPr>
              <w:t xml:space="preserve">• </w:t>
            </w:r>
            <w:r>
              <w:rPr>
                <w:sz w:val="18"/>
                <w:szCs w:val="18"/>
              </w:rPr>
              <w:t>AI 코드를 맹신하게 됨</w:t>
            </w:r>
          </w:p>
        </w:tc>
        <w:tc>
          <w:tcPr>
            <w:tcW w:w="468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CF42EF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E5C36"/>
                <w:sz w:val="20"/>
                <w:szCs w:val="20"/>
              </w:rPr>
              <w:lastRenderedPageBreak/>
              <w:t>🎯 C2C 기반 코딩</w:t>
            </w:r>
          </w:p>
          <w:p w14:paraId="53479D52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개념→요구→테스트→코드로 연결</w:t>
            </w:r>
          </w:p>
          <w:p w14:paraId="7D6B2C1A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lastRenderedPageBreak/>
              <w:t xml:space="preserve">• </w:t>
            </w:r>
            <w:r>
              <w:rPr>
                <w:sz w:val="18"/>
                <w:szCs w:val="18"/>
              </w:rPr>
              <w:t>모든 코드가 어떤 개념의 산물인지 추적</w:t>
            </w:r>
          </w:p>
          <w:p w14:paraId="1387CF12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깨지면 어느 계층·어느 개념인지 즉시 파악</w:t>
            </w:r>
          </w:p>
          <w:p w14:paraId="5C1F8F1F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AI 출력을 테스트로 검증</w:t>
            </w:r>
          </w:p>
        </w:tc>
      </w:tr>
    </w:tbl>
    <w:p w14:paraId="60490B72" w14:textId="77777777" w:rsidR="00BD50EA" w:rsidRDefault="00BD50E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AF90E23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48FDE9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테스트는 왜 쓰는가 — 오해 바로잡기</w:t>
            </w:r>
          </w:p>
          <w:p w14:paraId="2441CA42" w14:textId="77777777" w:rsidR="00BD50EA" w:rsidRDefault="00000000">
            <w:pPr>
              <w:spacing w:line="276" w:lineRule="auto"/>
            </w:pPr>
            <w:r>
              <w:t xml:space="preserve">테스트는 "버그 잡으려고" 또는 "커버리지 채우려고" 쓰는 게 아닙니다. 진짜 이유는 설계 검증, </w:t>
            </w:r>
            <w:proofErr w:type="spellStart"/>
            <w:r>
              <w:t>리팩토링의</w:t>
            </w:r>
            <w:proofErr w:type="spellEnd"/>
            <w:r>
              <w:t xml:space="preserve"> 안전망, 살아있는 문서, 회귀(잘 되던 게 다시 깨짐) 방지입니다. 이 네 가지가 모두 C2C(추적성)를 떠받칩니다.</w:t>
            </w:r>
          </w:p>
        </w:tc>
      </w:tr>
    </w:tbl>
    <w:p w14:paraId="0FA0051F" w14:textId="77777777" w:rsidR="00BD50EA" w:rsidRDefault="00000000">
      <w:pPr>
        <w:pStyle w:val="2"/>
      </w:pPr>
      <w:bookmarkStart w:id="9" w:name="_Toc231300186"/>
      <w:r>
        <w:rPr>
          <w:sz w:val="26"/>
          <w:szCs w:val="26"/>
        </w:rPr>
        <w:t>1-4. C2C가 핵심인 이유 — 전체 개념 지도</w:t>
      </w:r>
      <w:bookmarkEnd w:id="9"/>
    </w:p>
    <w:p w14:paraId="08F136C7" w14:textId="77777777" w:rsidR="00BD50EA" w:rsidRDefault="00000000">
      <w:pPr>
        <w:spacing w:after="80" w:line="276" w:lineRule="auto"/>
      </w:pPr>
      <w:r>
        <w:t xml:space="preserve">오늘 등장하는 TDD, Dual-Track, ARRR, </w:t>
      </w:r>
      <w:proofErr w:type="spellStart"/>
      <w:r>
        <w:t>리팩토링은</w:t>
      </w:r>
      <w:proofErr w:type="spellEnd"/>
      <w:r>
        <w:t xml:space="preserve"> 모두 C2C라는 하나의 목표를 위한 수단입니다. 특히 Dual-Track TDD와 ARRR은 같은 것의 다른 이름입니다.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C243792" w14:textId="77777777">
        <w:tc>
          <w:tcPr>
            <w:tcW w:w="936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8CF32D5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C2C (개념→코드 추적성)</w:t>
            </w:r>
          </w:p>
          <w:p w14:paraId="2FDDD43F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목표: 의미가 코드까지 끊기지 않게</w:t>
            </w:r>
          </w:p>
        </w:tc>
      </w:tr>
    </w:tbl>
    <w:p w14:paraId="4474CF34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1807DF6C" w14:textId="77777777">
        <w:tc>
          <w:tcPr>
            <w:tcW w:w="9360" w:type="dxa"/>
            <w:tcBorders>
              <w:top w:val="single" w:sz="4" w:space="0" w:color="2A7D6F"/>
              <w:left w:val="single" w:sz="4" w:space="0" w:color="2A7D6F"/>
              <w:bottom w:val="single" w:sz="4" w:space="0" w:color="2A7D6F"/>
              <w:right w:val="single" w:sz="4" w:space="0" w:color="2A7D6F"/>
            </w:tcBorders>
            <w:shd w:val="clear" w:color="auto" w:fill="2A7D6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03DDEC6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Dual-Track TDD = ARRR 사이클</w:t>
            </w:r>
          </w:p>
          <w:p w14:paraId="70982672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수단이자 방법: 질문(RED)→응답(GREEN)→정제(REFACTOR)→반복</w:t>
            </w:r>
          </w:p>
        </w:tc>
      </w:tr>
    </w:tbl>
    <w:p w14:paraId="0112FD64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E36F3B2" w14:textId="77777777">
        <w:tc>
          <w:tcPr>
            <w:tcW w:w="9360" w:type="dxa"/>
            <w:tcBorders>
              <w:top w:val="single" w:sz="4" w:space="0" w:color="C77A12"/>
              <w:left w:val="single" w:sz="4" w:space="0" w:color="C77A12"/>
              <w:bottom w:val="single" w:sz="4" w:space="0" w:color="C77A12"/>
              <w:right w:val="single" w:sz="4" w:space="0" w:color="C77A12"/>
            </w:tcBorders>
            <w:shd w:val="clear" w:color="auto" w:fill="C77A12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08F9FEC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Clean Code</w:t>
            </w:r>
          </w:p>
          <w:p w14:paraId="30F6FC39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결과: 추적되고 보호되는 깨끗한 코드</w:t>
            </w:r>
          </w:p>
        </w:tc>
      </w:tr>
    </w:tbl>
    <w:p w14:paraId="6D2FB719" w14:textId="77777777" w:rsidR="00BD50EA" w:rsidRDefault="00000000">
      <w:pPr>
        <w:pStyle w:val="2"/>
      </w:pPr>
      <w:bookmarkStart w:id="10" w:name="_Toc231300187"/>
      <w:r>
        <w:rPr>
          <w:sz w:val="26"/>
          <w:szCs w:val="26"/>
        </w:rPr>
        <w:t xml:space="preserve">1-5. AI에게 의도를 전달하는 3단계 — 프롬프트 · 컨텍스트 · </w:t>
      </w:r>
      <w:proofErr w:type="spellStart"/>
      <w:r>
        <w:rPr>
          <w:sz w:val="26"/>
          <w:szCs w:val="26"/>
        </w:rPr>
        <w:t>하네스</w:t>
      </w:r>
      <w:bookmarkEnd w:id="10"/>
      <w:proofErr w:type="spellEnd"/>
    </w:p>
    <w:p w14:paraId="5A902634" w14:textId="77777777" w:rsidR="00BD50EA" w:rsidRDefault="00000000">
      <w:pPr>
        <w:spacing w:after="80" w:line="276" w:lineRule="auto"/>
      </w:pPr>
      <w:r>
        <w:t>"프롬프트", "컨텍스트", "</w:t>
      </w:r>
      <w:proofErr w:type="spellStart"/>
      <w:r>
        <w:t>하네스</w:t>
      </w:r>
      <w:proofErr w:type="spellEnd"/>
      <w:r>
        <w:t>"는 경쟁 개념이 아니라 점점 넓어지는 동심원입니다. 아래로 갈수록 범위가 커지고, C2C(추적성)를 담보하는 힘도 커집니다.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1700"/>
        <w:gridCol w:w="2760"/>
      </w:tblGrid>
      <w:tr w:rsidR="00BD50EA" w14:paraId="01E05309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676EC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D3A5C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한 줄 정의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4DA9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핵심 질문</w:t>
            </w:r>
          </w:p>
        </w:tc>
        <w:tc>
          <w:tcPr>
            <w:tcW w:w="2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21C9B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다루는 것</w:t>
            </w:r>
          </w:p>
        </w:tc>
      </w:tr>
      <w:tr w:rsidR="00BD50EA" w14:paraId="12A2F06A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E22F7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프롬프트 엔지니어링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01509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모델에 주는 '</w:t>
            </w:r>
            <w:proofErr w:type="spellStart"/>
            <w:r>
              <w:rPr>
                <w:sz w:val="17"/>
                <w:szCs w:val="17"/>
              </w:rPr>
              <w:t>지시문</w:t>
            </w:r>
            <w:proofErr w:type="spellEnd"/>
            <w:r>
              <w:rPr>
                <w:sz w:val="17"/>
                <w:szCs w:val="17"/>
              </w:rPr>
              <w:t xml:space="preserve"> 자체'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다듬는 일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3A055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어떻게 말할까?</w:t>
            </w:r>
          </w:p>
        </w:tc>
        <w:tc>
          <w:tcPr>
            <w:tcW w:w="2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AC136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역할 부여 · 예시 · 출력 형식 등 한 번의 텍스트</w:t>
            </w:r>
          </w:p>
        </w:tc>
      </w:tr>
      <w:tr w:rsidR="00BD50EA" w14:paraId="7D4575D6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DC40A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컨텍스트 엔지니어링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66995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모델이 보는 '정보 환경 전체'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설계하는 일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D4A93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무엇을 보여줄까?</w:t>
            </w:r>
          </w:p>
        </w:tc>
        <w:tc>
          <w:tcPr>
            <w:tcW w:w="2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2D441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시스템 지시 · 참조 문서(RAG) · 메모리 · 대화 이력 · 도구 정의</w:t>
            </w:r>
          </w:p>
        </w:tc>
      </w:tr>
      <w:tr w:rsidR="00BD50EA" w14:paraId="078D4642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683BB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lastRenderedPageBreak/>
              <w:t>하네스</w:t>
            </w:r>
            <w:proofErr w:type="spellEnd"/>
            <w:r>
              <w:rPr>
                <w:sz w:val="17"/>
                <w:szCs w:val="17"/>
              </w:rPr>
              <w:t xml:space="preserve"> 엔지니어링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899D8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모델을 둘러싼 '실행 골격 전체'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설계하는 일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29F27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어떻게 일하게 할까?</w:t>
            </w:r>
          </w:p>
        </w:tc>
        <w:tc>
          <w:tcPr>
            <w:tcW w:w="2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07108" w14:textId="77777777" w:rsidR="00BD50E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실행 루프 · 도구 호출 · 컨텍스트 관리 · 가드레일 · 검증/추적</w:t>
            </w:r>
          </w:p>
        </w:tc>
      </w:tr>
    </w:tbl>
    <w:p w14:paraId="51CCF950" w14:textId="77777777" w:rsidR="00BD50EA" w:rsidRDefault="00BD50EA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7BF8EB46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F8559C3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핵심 관계 — 동심원</w:t>
            </w:r>
          </w:p>
          <w:p w14:paraId="79D176A9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프롬프트 ⊂ 컨텍스트 ⊂ </w:t>
            </w:r>
            <w:proofErr w:type="spellStart"/>
            <w:r>
              <w:rPr>
                <w:b/>
                <w:bCs/>
              </w:rPr>
              <w:t>하네스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컨텍스트 엔지니어링은 프롬프트 엔지니어링의 </w:t>
            </w:r>
            <w:proofErr w:type="spellStart"/>
            <w:r>
              <w:t>상위집합이고</w:t>
            </w:r>
            <w:proofErr w:type="spellEnd"/>
            <w:r>
              <w:t xml:space="preserve">, 코딩 에이전트의 </w:t>
            </w:r>
            <w:proofErr w:type="spellStart"/>
            <w:r>
              <w:t>하네스</w:t>
            </w:r>
            <w:proofErr w:type="spellEnd"/>
            <w:r>
              <w:t xml:space="preserve"> 엔지니어링은 컨텍스트 엔지니어링을 코드 실행 환경까지 확장한 것입니다.</w:t>
            </w:r>
          </w:p>
          <w:p w14:paraId="73C23604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Agent = Model + Harness. </w:t>
            </w:r>
            <w:r>
              <w:t xml:space="preserve">LLM은 '엔진'일 뿐, 도구·루프·검증을 붙인 </w:t>
            </w:r>
            <w:proofErr w:type="spellStart"/>
            <w:r>
              <w:t>하네스가</w:t>
            </w:r>
            <w:proofErr w:type="spellEnd"/>
            <w:r>
              <w:t xml:space="preserve"> 있어야 실제로 일하는 에이전트가 됩니다.</w:t>
            </w:r>
          </w:p>
          <w:p w14:paraId="7C9F24C5" w14:textId="77777777" w:rsidR="00BD50EA" w:rsidRDefault="00000000">
            <w:pPr>
              <w:spacing w:after="40" w:line="264" w:lineRule="auto"/>
              <w:ind w:left="200" w:hanging="160"/>
            </w:pPr>
            <w:proofErr w:type="spellStart"/>
            <w:r>
              <w:rPr>
                <w:b/>
                <w:bCs/>
              </w:rPr>
              <w:t>Karpathy</w:t>
            </w:r>
            <w:proofErr w:type="spellEnd"/>
            <w:r>
              <w:rPr>
                <w:b/>
                <w:bCs/>
              </w:rPr>
              <w:t xml:space="preserve">의 비유: </w:t>
            </w:r>
            <w:r>
              <w:t>컨텍스트 엔지니어링은 "컨텍스트 윈도우를 딱 맞는 정보로 채우는 섬세한 기술".</w:t>
            </w:r>
          </w:p>
          <w:p w14:paraId="00529A5F" w14:textId="77777777" w:rsidR="00BD50EA" w:rsidRDefault="00000000">
            <w:pPr>
              <w:spacing w:before="50" w:line="276" w:lineRule="auto"/>
            </w:pPr>
            <w:r>
              <w:rPr>
                <w:color w:val="8A6D00"/>
                <w:sz w:val="18"/>
                <w:szCs w:val="18"/>
              </w:rPr>
              <w:t xml:space="preserve">→ 추적성(C2C)은 한 줄 프롬프트로는 부족합니다. 컨텍스트(PRD·Rules)와 </w:t>
            </w:r>
            <w:proofErr w:type="spellStart"/>
            <w:r>
              <w:rPr>
                <w:color w:val="8A6D00"/>
                <w:sz w:val="18"/>
                <w:szCs w:val="18"/>
              </w:rPr>
              <w:t>하네스</w:t>
            </w:r>
            <w:proofErr w:type="spellEnd"/>
            <w:r>
              <w:rPr>
                <w:color w:val="8A6D00"/>
                <w:sz w:val="18"/>
                <w:szCs w:val="18"/>
              </w:rPr>
              <w:t>(테스트 루프)가 받쳐줘야 개념이 코드까지 끊기지 않습니다. 이 '</w:t>
            </w:r>
            <w:proofErr w:type="spellStart"/>
            <w:r>
              <w:rPr>
                <w:color w:val="8A6D00"/>
                <w:sz w:val="18"/>
                <w:szCs w:val="18"/>
              </w:rPr>
              <w:t>하네스</w:t>
            </w:r>
            <w:proofErr w:type="spellEnd"/>
            <w:r>
              <w:rPr>
                <w:color w:val="8A6D00"/>
                <w:sz w:val="18"/>
                <w:szCs w:val="18"/>
              </w:rPr>
              <w:t>'의 실체가 세션 3의 Cursor AI 기술 체계입니다.</w:t>
            </w:r>
          </w:p>
        </w:tc>
      </w:tr>
    </w:tbl>
    <w:p w14:paraId="1766E88D" w14:textId="77777777" w:rsidR="00BD50EA" w:rsidRDefault="00BD50EA">
      <w:pPr>
        <w:spacing w:after="80"/>
      </w:pPr>
    </w:p>
    <w:p w14:paraId="61F41E58" w14:textId="77777777" w:rsidR="00BD50EA" w:rsidRDefault="00000000">
      <w:pPr>
        <w:spacing w:after="80" w:line="276" w:lineRule="auto"/>
      </w:pPr>
      <w:r>
        <w:rPr>
          <w:b/>
          <w:bCs/>
          <w:sz w:val="19"/>
          <w:szCs w:val="19"/>
        </w:rPr>
        <w:t>Cursor로 보면 이렇게 대응됩니다: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D50EA" w14:paraId="4A7587A2" w14:textId="77777777">
        <w:trPr>
          <w:tblHeader/>
        </w:trPr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0DD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엔지니어링 단계</w:t>
            </w:r>
          </w:p>
        </w:tc>
        <w:tc>
          <w:tcPr>
            <w:tcW w:w="6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9560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Cursor에서의 모습</w:t>
            </w:r>
          </w:p>
        </w:tc>
      </w:tr>
      <w:tr w:rsidR="00BD50EA" w14:paraId="380F1954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123D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프롬프트</w:t>
            </w:r>
          </w:p>
        </w:tc>
        <w:tc>
          <w:tcPr>
            <w:tcW w:w="6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8248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Chat/Composer에 입력하는 한 번의 요청 (역할·작업·형식 지정)</w:t>
            </w:r>
          </w:p>
        </w:tc>
      </w:tr>
      <w:tr w:rsidR="00BD50EA" w14:paraId="2043F2B2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B78C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컨텍스트</w:t>
            </w:r>
          </w:p>
        </w:tc>
        <w:tc>
          <w:tcPr>
            <w:tcW w:w="6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4DB7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@PRD.md · @파일 참조 </w:t>
            </w:r>
            <w:proofErr w:type="gramStart"/>
            <w:r>
              <w:rPr>
                <w:sz w:val="19"/>
                <w:szCs w:val="19"/>
              </w:rPr>
              <w:t>· .</w:t>
            </w:r>
            <w:proofErr w:type="spellStart"/>
            <w:r>
              <w:rPr>
                <w:sz w:val="19"/>
                <w:szCs w:val="19"/>
              </w:rPr>
              <w:t>cursorrules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· Skill 문서 · MCP로 가져온 외부 정보</w:t>
            </w:r>
          </w:p>
        </w:tc>
      </w:tr>
      <w:tr w:rsidR="00BD50EA" w14:paraId="52F355F8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24C4F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하네스</w:t>
            </w:r>
            <w:proofErr w:type="spellEnd"/>
          </w:p>
        </w:tc>
        <w:tc>
          <w:tcPr>
            <w:tcW w:w="6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674F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Agent 모드의 실행 루프 + Tool(파일·터미널) + Rule + Command + 테스트/리뷰 루프</w:t>
            </w:r>
          </w:p>
        </w:tc>
      </w:tr>
    </w:tbl>
    <w:p w14:paraId="5C35E42F" w14:textId="77777777" w:rsidR="00BD50EA" w:rsidRDefault="00000000">
      <w:pPr>
        <w:spacing w:after="80" w:line="276" w:lineRule="auto"/>
      </w:pPr>
      <w:r>
        <w:rPr>
          <w:i/>
          <w:iCs/>
          <w:color w:val="555555"/>
          <w:sz w:val="16"/>
          <w:szCs w:val="16"/>
        </w:rPr>
        <w:t>※ 프롬프트·컨텍스트·</w:t>
      </w:r>
      <w:proofErr w:type="spellStart"/>
      <w:r>
        <w:rPr>
          <w:i/>
          <w:iCs/>
          <w:color w:val="555555"/>
          <w:sz w:val="16"/>
          <w:szCs w:val="16"/>
        </w:rPr>
        <w:t>하네스</w:t>
      </w:r>
      <w:proofErr w:type="spellEnd"/>
      <w:r>
        <w:rPr>
          <w:i/>
          <w:iCs/>
          <w:color w:val="555555"/>
          <w:sz w:val="16"/>
          <w:szCs w:val="16"/>
        </w:rPr>
        <w:t xml:space="preserve"> 엔지니어링 정의는 외부 자료(</w:t>
      </w:r>
      <w:proofErr w:type="spellStart"/>
      <w:r>
        <w:rPr>
          <w:i/>
          <w:iCs/>
          <w:color w:val="555555"/>
          <w:sz w:val="16"/>
          <w:szCs w:val="16"/>
        </w:rPr>
        <w:t>PromptLayer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Firecrawl</w:t>
      </w:r>
      <w:proofErr w:type="spellEnd"/>
      <w:r>
        <w:rPr>
          <w:i/>
          <w:iCs/>
          <w:color w:val="555555"/>
          <w:sz w:val="16"/>
          <w:szCs w:val="16"/>
        </w:rPr>
        <w:t>, Martin Fowler/Thoughtworks, Sebastian Raschka 등, 2025~2026)를 참고해 정리했습니다.</w:t>
      </w:r>
    </w:p>
    <w:p w14:paraId="1A7FB7CB" w14:textId="77777777" w:rsidR="00BD50EA" w:rsidRDefault="00000000">
      <w:pPr>
        <w:pStyle w:val="2"/>
      </w:pPr>
      <w:bookmarkStart w:id="11" w:name="_Toc231300188"/>
      <w:r>
        <w:rPr>
          <w:sz w:val="26"/>
          <w:szCs w:val="26"/>
        </w:rPr>
        <w:t xml:space="preserve">1-6. 미니 체험 (18분) — </w:t>
      </w:r>
      <w:proofErr w:type="spellStart"/>
      <w:r>
        <w:rPr>
          <w:sz w:val="26"/>
          <w:szCs w:val="26"/>
        </w:rPr>
        <w:t>바이브로</w:t>
      </w:r>
      <w:proofErr w:type="spellEnd"/>
      <w:r>
        <w:rPr>
          <w:sz w:val="26"/>
          <w:szCs w:val="26"/>
        </w:rPr>
        <w:t xml:space="preserve"> 만든 코드, 추적 가능한가?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BD50EA" w14:paraId="5F576D13" w14:textId="77777777">
        <w:tc>
          <w:tcPr>
            <w:tcW w:w="9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0BA9C9F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 xml:space="preserve">✏️ 체험 — </w:t>
            </w:r>
            <w:proofErr w:type="spellStart"/>
            <w:r>
              <w:rPr>
                <w:b/>
                <w:bCs/>
                <w:color w:val="1F3A5F"/>
              </w:rPr>
              <w:t>바이브</w:t>
            </w:r>
            <w:proofErr w:type="spellEnd"/>
            <w:r>
              <w:rPr>
                <w:b/>
                <w:bCs/>
                <w:color w:val="1F3A5F"/>
              </w:rPr>
              <w:t xml:space="preserve"> 코딩 한 번 해보기</w:t>
            </w:r>
          </w:p>
          <w:p w14:paraId="02174A3F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① </w:t>
            </w:r>
            <w:r>
              <w:t>Cursor에 "a와 b를 더하는 add 함수 만들어줘" 한 줄 요청 → 그대로 실행</w:t>
            </w:r>
          </w:p>
          <w:p w14:paraId="5F083D49" w14:textId="77777777" w:rsidR="002A577C" w:rsidRDefault="002A577C">
            <w:pPr>
              <w:spacing w:after="40" w:line="264" w:lineRule="auto"/>
              <w:ind w:left="200" w:hanging="160"/>
            </w:pPr>
          </w:p>
          <w:p w14:paraId="2FDA267E" w14:textId="7406CA1A" w:rsidR="002A577C" w:rsidRDefault="002A577C">
            <w:pPr>
              <w:spacing w:after="40" w:line="264" w:lineRule="auto"/>
              <w:ind w:left="200" w:hanging="160"/>
            </w:pPr>
            <w:r w:rsidRPr="002A577C">
              <w:rPr>
                <w:noProof/>
              </w:rPr>
              <w:lastRenderedPageBreak/>
              <w:drawing>
                <wp:inline distT="0" distB="0" distL="0" distR="0" wp14:anchorId="438432AB" wp14:editId="4198A143">
                  <wp:extent cx="6121400" cy="2409825"/>
                  <wp:effectExtent l="0" t="0" r="0" b="9525"/>
                  <wp:docPr id="4186263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263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23581" w14:textId="77777777" w:rsidR="002A577C" w:rsidRDefault="002A577C">
            <w:pPr>
              <w:spacing w:after="40" w:line="264" w:lineRule="auto"/>
              <w:ind w:left="200" w:hanging="160"/>
            </w:pPr>
          </w:p>
          <w:p w14:paraId="5287F521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② </w:t>
            </w:r>
            <w:r>
              <w:t>"음수도 되게 해줘", "실수도 되게 해줘" 즉흥 추가 요청을 2~3번 반복</w:t>
            </w:r>
          </w:p>
          <w:p w14:paraId="4A6DC9F9" w14:textId="77777777" w:rsidR="002A577C" w:rsidRDefault="002A577C">
            <w:pPr>
              <w:spacing w:after="40" w:line="264" w:lineRule="auto"/>
              <w:ind w:left="200" w:hanging="160"/>
            </w:pPr>
          </w:p>
          <w:p w14:paraId="2022CAEC" w14:textId="6EB1609A" w:rsidR="002A577C" w:rsidRDefault="002A577C">
            <w:pPr>
              <w:spacing w:after="40" w:line="264" w:lineRule="auto"/>
              <w:ind w:left="200" w:hanging="160"/>
            </w:pPr>
            <w:r w:rsidRPr="002A577C">
              <w:rPr>
                <w:noProof/>
              </w:rPr>
              <w:drawing>
                <wp:inline distT="0" distB="0" distL="0" distR="0" wp14:anchorId="25D3E098" wp14:editId="4C5BE961">
                  <wp:extent cx="6121400" cy="2480945"/>
                  <wp:effectExtent l="0" t="0" r="0" b="0"/>
                  <wp:docPr id="1719967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672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6F195" w14:textId="77777777" w:rsidR="002A577C" w:rsidRDefault="002A577C">
            <w:pPr>
              <w:spacing w:after="40" w:line="264" w:lineRule="auto"/>
              <w:ind w:left="200" w:hanging="160"/>
            </w:pPr>
          </w:p>
          <w:p w14:paraId="44D3CD34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③ </w:t>
            </w:r>
            <w:r>
              <w:t xml:space="preserve">질문: "지금 이 코드는 어떤 요구에서 나왔나요? 무엇이 보장되나요? </w:t>
            </w:r>
            <w:proofErr w:type="spellStart"/>
            <w:r>
              <w:t>테스트는요</w:t>
            </w:r>
            <w:proofErr w:type="spellEnd"/>
            <w:r>
              <w:t>?"</w:t>
            </w:r>
          </w:p>
          <w:p w14:paraId="09E1E7F1" w14:textId="77777777" w:rsidR="00C22293" w:rsidRDefault="00C22293">
            <w:pPr>
              <w:spacing w:after="40" w:line="264" w:lineRule="auto"/>
              <w:ind w:left="200" w:hanging="160"/>
            </w:pPr>
          </w:p>
          <w:p w14:paraId="1D37D009" w14:textId="3A389AFF" w:rsidR="00C22293" w:rsidRDefault="00C22293">
            <w:pPr>
              <w:spacing w:after="40" w:line="264" w:lineRule="auto"/>
              <w:ind w:left="200" w:hanging="160"/>
            </w:pPr>
            <w:r w:rsidRPr="00C22293">
              <w:rPr>
                <w:noProof/>
              </w:rPr>
              <w:lastRenderedPageBreak/>
              <w:drawing>
                <wp:inline distT="0" distB="0" distL="0" distR="0" wp14:anchorId="289F0998" wp14:editId="783FE7B4">
                  <wp:extent cx="6121400" cy="2849880"/>
                  <wp:effectExtent l="0" t="0" r="0" b="7620"/>
                  <wp:docPr id="2019498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498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8469C" w14:textId="77777777" w:rsidR="00C22293" w:rsidRDefault="00C22293">
            <w:pPr>
              <w:spacing w:after="40" w:line="264" w:lineRule="auto"/>
              <w:ind w:left="200" w:hanging="160"/>
            </w:pPr>
          </w:p>
          <w:p w14:paraId="4541AC10" w14:textId="49FB5E53" w:rsidR="00C22293" w:rsidRDefault="00C22293">
            <w:pPr>
              <w:spacing w:after="40" w:line="264" w:lineRule="auto"/>
              <w:ind w:left="200" w:hanging="160"/>
            </w:pPr>
            <w:r w:rsidRPr="00C22293">
              <w:rPr>
                <w:noProof/>
              </w:rPr>
              <w:drawing>
                <wp:inline distT="0" distB="0" distL="0" distR="0" wp14:anchorId="0BB923C7" wp14:editId="589E3F9D">
                  <wp:extent cx="6121400" cy="3357880"/>
                  <wp:effectExtent l="0" t="0" r="0" b="0"/>
                  <wp:docPr id="2968438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843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0331B" w14:textId="77777777" w:rsidR="00C22293" w:rsidRDefault="00C22293">
            <w:pPr>
              <w:spacing w:after="40" w:line="264" w:lineRule="auto"/>
              <w:ind w:left="200" w:hanging="160"/>
            </w:pPr>
          </w:p>
          <w:p w14:paraId="0C74290C" w14:textId="77777777" w:rsidR="00BD50EA" w:rsidRDefault="00000000">
            <w:pPr>
              <w:spacing w:before="40" w:line="276" w:lineRule="auto"/>
            </w:pPr>
            <w:r>
              <w:rPr>
                <w:b/>
                <w:bCs/>
                <w:color w:val="8A6D00"/>
                <w:sz w:val="18"/>
                <w:szCs w:val="18"/>
              </w:rPr>
              <w:t xml:space="preserve">핵심 포인트: 동작은 하지만 "개념→코드" 연결고리가 없습니다. 이것이 </w:t>
            </w:r>
            <w:proofErr w:type="spellStart"/>
            <w:r>
              <w:rPr>
                <w:b/>
                <w:bCs/>
                <w:color w:val="8A6D00"/>
                <w:sz w:val="18"/>
                <w:szCs w:val="18"/>
              </w:rPr>
              <w:t>바이브</w:t>
            </w:r>
            <w:proofErr w:type="spellEnd"/>
            <w:r>
              <w:rPr>
                <w:b/>
                <w:bCs/>
                <w:color w:val="8A6D00"/>
                <w:sz w:val="18"/>
                <w:szCs w:val="18"/>
              </w:rPr>
              <w:t xml:space="preserve"> 코딩의 한계이고, 세션 2부터 ARRR(=Dual-Track TDD)로 이 고리를 만들기 시작합니다.</w:t>
            </w:r>
          </w:p>
        </w:tc>
      </w:tr>
    </w:tbl>
    <w:p w14:paraId="6DE9A220" w14:textId="77777777" w:rsidR="006A702A" w:rsidRDefault="006A702A">
      <w:pPr>
        <w:pStyle w:val="2"/>
        <w:rPr>
          <w:sz w:val="26"/>
          <w:szCs w:val="26"/>
        </w:rPr>
      </w:pPr>
      <w:bookmarkStart w:id="12" w:name="_Toc231300189"/>
    </w:p>
    <w:p w14:paraId="7D545FB0" w14:textId="7B7E6516" w:rsidR="006A702A" w:rsidRDefault="006A702A" w:rsidP="006A702A">
      <w:pPr>
        <w:pStyle w:val="1"/>
        <w:rPr>
          <w:sz w:val="26"/>
          <w:szCs w:val="26"/>
        </w:rPr>
      </w:pPr>
      <w:bookmarkStart w:id="13" w:name="_Toc231300217"/>
      <w:r>
        <w:lastRenderedPageBreak/>
        <w:t xml:space="preserve">(TDD </w:t>
      </w:r>
      <w:proofErr w:type="spellStart"/>
      <w:r>
        <w:t>재구현</w:t>
      </w:r>
      <w:proofErr w:type="spellEnd"/>
      <w:r>
        <w:t>)</w:t>
      </w:r>
      <w:bookmarkStart w:id="14" w:name="_Toc231300218"/>
      <w:bookmarkEnd w:id="13"/>
    </w:p>
    <w:p w14:paraId="0EBCFC76" w14:textId="612F93E0" w:rsidR="006A702A" w:rsidRDefault="006A702A" w:rsidP="006A702A">
      <w:pPr>
        <w:pStyle w:val="2"/>
      </w:pPr>
      <w:r>
        <w:rPr>
          <w:sz w:val="26"/>
          <w:szCs w:val="26"/>
        </w:rPr>
        <w:t xml:space="preserve"> 🔴 RED — 의도된 실패 만들기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702A" w14:paraId="43A23094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DE847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TDD 방식으로 사칙연산 기능을 개발하려고 합니다.</w:t>
            </w:r>
          </w:p>
          <w:p w14:paraId="1334A21E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1단계로 'tests/test_calc.py' 파일을 생성하고, 두 수의 합을</w:t>
            </w:r>
          </w:p>
          <w:p w14:paraId="653C26D3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검증하는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test_add_returns_sum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 테스트 코드를 작성해줘.</w:t>
            </w:r>
          </w:p>
          <w:p w14:paraId="4FAA59E6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아직 구현 코드('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/calc.py')는 만들지 마세요.</w:t>
            </w:r>
          </w:p>
          <w:p w14:paraId="55479FF3" w14:textId="77777777" w:rsidR="006A702A" w:rsidRDefault="006A702A" w:rsidP="00C074CB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실행 시 당연히 실패(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ModuleNotFoundError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)하는</w:t>
            </w:r>
          </w:p>
          <w:p w14:paraId="37D00D7C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상태를 만드는 것이 목적입니다.</w:t>
            </w:r>
          </w:p>
        </w:tc>
      </w:tr>
    </w:tbl>
    <w:p w14:paraId="402E7223" w14:textId="77777777" w:rsidR="006A702A" w:rsidRDefault="006A702A" w:rsidP="006A702A">
      <w:pPr>
        <w:spacing w:before="50" w:after="80" w:line="276" w:lineRule="auto"/>
        <w:rPr>
          <w:i/>
          <w:iCs/>
          <w:color w:val="555555"/>
          <w:sz w:val="18"/>
          <w:szCs w:val="18"/>
        </w:rPr>
      </w:pPr>
      <w:r>
        <w:rPr>
          <w:b/>
          <w:bCs/>
          <w:sz w:val="18"/>
          <w:szCs w:val="18"/>
        </w:rPr>
        <w:t xml:space="preserve">멘트: </w:t>
      </w:r>
      <w:r>
        <w:rPr>
          <w:i/>
          <w:iCs/>
          <w:color w:val="555555"/>
          <w:sz w:val="18"/>
          <w:szCs w:val="18"/>
        </w:rPr>
        <w:t xml:space="preserve">"add 함수가 아직 없으니 </w:t>
      </w:r>
      <w:proofErr w:type="spellStart"/>
      <w:r>
        <w:rPr>
          <w:i/>
          <w:iCs/>
          <w:color w:val="555555"/>
          <w:sz w:val="18"/>
          <w:szCs w:val="18"/>
        </w:rPr>
        <w:t>pytest</w:t>
      </w:r>
      <w:proofErr w:type="spellEnd"/>
      <w:r>
        <w:rPr>
          <w:i/>
          <w:iCs/>
          <w:color w:val="555555"/>
          <w:sz w:val="18"/>
          <w:szCs w:val="18"/>
        </w:rPr>
        <w:t>를 돌리면 의도된 실패(RED)가 납니다."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EB764C" w14:paraId="0400CD7D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8F5F6" w14:textId="06BAAC86" w:rsidR="00EB764C" w:rsidRDefault="00EB764C" w:rsidP="00C074CB">
            <w:pPr>
              <w:spacing w:line="252" w:lineRule="auto"/>
            </w:pPr>
            <w:r w:rsidRPr="00EB764C">
              <w:rPr>
                <w:rFonts w:hint="eastAsia"/>
                <w:sz w:val="18"/>
                <w:szCs w:val="18"/>
              </w:rPr>
              <w:t>가상</w:t>
            </w:r>
            <w:r w:rsidRPr="00EB764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EB764C">
              <w:rPr>
                <w:rFonts w:hint="eastAsia"/>
                <w:sz w:val="18"/>
                <w:szCs w:val="18"/>
              </w:rPr>
              <w:t>환경에서</w:t>
            </w:r>
            <w:r w:rsidRPr="00EB764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EB764C">
              <w:rPr>
                <w:rFonts w:hint="eastAsia"/>
                <w:sz w:val="18"/>
                <w:szCs w:val="18"/>
              </w:rPr>
              <w:t>실행하고</w:t>
            </w:r>
            <w:r w:rsidRPr="00EB764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EB764C">
              <w:rPr>
                <w:rFonts w:hint="eastAsia"/>
                <w:sz w:val="18"/>
                <w:szCs w:val="18"/>
              </w:rPr>
              <w:t>테스트하는</w:t>
            </w:r>
            <w:r w:rsidRPr="00EB764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EB764C">
              <w:rPr>
                <w:rFonts w:hint="eastAsia"/>
                <w:sz w:val="18"/>
                <w:szCs w:val="18"/>
              </w:rPr>
              <w:t>명령어를</w:t>
            </w:r>
            <w:r w:rsidRPr="00EB764C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EB764C">
              <w:rPr>
                <w:rFonts w:hint="eastAsia"/>
                <w:sz w:val="18"/>
                <w:szCs w:val="18"/>
              </w:rPr>
              <w:t>알려줘</w:t>
            </w:r>
          </w:p>
        </w:tc>
      </w:tr>
      <w:tr w:rsidR="00EB764C" w14:paraId="18DFA87B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CE1D0" w14:textId="4E680C7A" w:rsidR="00EB764C" w:rsidRPr="00EB764C" w:rsidRDefault="00EB764C" w:rsidP="00C074CB">
            <w:pPr>
              <w:spacing w:line="252" w:lineRule="auto"/>
              <w:rPr>
                <w:sz w:val="18"/>
                <w:szCs w:val="18"/>
              </w:rPr>
            </w:pPr>
            <w:r w:rsidRPr="00EB764C">
              <w:rPr>
                <w:noProof/>
                <w:sz w:val="18"/>
                <w:szCs w:val="18"/>
              </w:rPr>
              <w:drawing>
                <wp:inline distT="0" distB="0" distL="0" distR="0" wp14:anchorId="08B37FF6" wp14:editId="6940C719">
                  <wp:extent cx="6121400" cy="3362325"/>
                  <wp:effectExtent l="0" t="0" r="0" b="9525"/>
                  <wp:docPr id="15486831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831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D706C" w14:textId="3AF8F9C0" w:rsidR="006A702A" w:rsidRDefault="006A702A" w:rsidP="006A702A">
      <w:pPr>
        <w:pStyle w:val="2"/>
      </w:pPr>
      <w:bookmarkStart w:id="15" w:name="_Toc231300219"/>
      <w:r>
        <w:rPr>
          <w:sz w:val="26"/>
          <w:szCs w:val="26"/>
        </w:rPr>
        <w:t>🟢 GREEN — 가장 빠른 통과 코드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702A" w14:paraId="4026DB1B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EB28E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이제 2단계 GREEN 단계입니다. 방금 만든 테스트를 통과시키도록</w:t>
            </w:r>
          </w:p>
          <w:p w14:paraId="4C84CAD3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/calc.py'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를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생성하고 add(a, b) 함수를 가장 단순한 형태로</w:t>
            </w:r>
          </w:p>
          <w:p w14:paraId="1D65E74E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구현해줘. 그리고 'tests/test_calc.py'가 이 함수를 올바르게</w:t>
            </w:r>
          </w:p>
          <w:p w14:paraId="69676F54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하도록 테스트 코드도 함께 업데이트해줘.</w:t>
            </w:r>
          </w:p>
        </w:tc>
      </w:tr>
    </w:tbl>
    <w:p w14:paraId="2DB082BC" w14:textId="77777777" w:rsidR="006A702A" w:rsidRDefault="006A702A" w:rsidP="006A702A">
      <w:pPr>
        <w:spacing w:before="50" w:after="80" w:line="276" w:lineRule="auto"/>
        <w:rPr>
          <w:i/>
          <w:iCs/>
          <w:color w:val="555555"/>
          <w:sz w:val="18"/>
          <w:szCs w:val="18"/>
        </w:rPr>
      </w:pPr>
      <w:r>
        <w:rPr>
          <w:b/>
          <w:bCs/>
          <w:sz w:val="18"/>
          <w:szCs w:val="18"/>
        </w:rPr>
        <w:t xml:space="preserve">멘트: </w:t>
      </w:r>
      <w:r>
        <w:rPr>
          <w:i/>
          <w:iCs/>
          <w:color w:val="555555"/>
          <w:sz w:val="18"/>
          <w:szCs w:val="18"/>
        </w:rPr>
        <w:t>"1 passed — 이제 이 테스트는 우리 코드의 안전자산이 되었습니다."</w:t>
      </w:r>
    </w:p>
    <w:p w14:paraId="24145302" w14:textId="5C3AE45F" w:rsidR="00EB764C" w:rsidRDefault="00EB764C" w:rsidP="006A702A">
      <w:pPr>
        <w:spacing w:before="50" w:after="80" w:line="276" w:lineRule="auto"/>
      </w:pPr>
      <w:r w:rsidRPr="00EB764C">
        <w:rPr>
          <w:noProof/>
        </w:rPr>
        <w:lastRenderedPageBreak/>
        <w:drawing>
          <wp:inline distT="0" distB="0" distL="0" distR="0" wp14:anchorId="5A57F43D" wp14:editId="7706EBDD">
            <wp:extent cx="6121400" cy="2877820"/>
            <wp:effectExtent l="0" t="0" r="0" b="0"/>
            <wp:docPr id="19130702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0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2E28" w14:textId="77777777" w:rsidR="00EB764C" w:rsidRDefault="00EB764C" w:rsidP="006A702A">
      <w:pPr>
        <w:spacing w:before="50" w:after="80" w:line="276" w:lineRule="auto"/>
      </w:pPr>
    </w:p>
    <w:p w14:paraId="67943DA9" w14:textId="7C91FEDB" w:rsidR="006A702A" w:rsidRDefault="006A702A" w:rsidP="006A702A">
      <w:pPr>
        <w:pStyle w:val="2"/>
      </w:pPr>
      <w:bookmarkStart w:id="16" w:name="_Toc231300220"/>
      <w:r>
        <w:rPr>
          <w:sz w:val="26"/>
          <w:szCs w:val="26"/>
        </w:rPr>
        <w:t>🔵 REFACTOR — 안전한 개선</w:t>
      </w:r>
      <w:bookmarkEnd w:id="16"/>
    </w:p>
    <w:p w14:paraId="3D0E74A8" w14:textId="77777777" w:rsidR="006A702A" w:rsidRDefault="006A702A" w:rsidP="006A702A">
      <w:pPr>
        <w:spacing w:after="80" w:line="276" w:lineRule="auto"/>
      </w:pPr>
      <w:r>
        <w:rPr>
          <w:sz w:val="19"/>
          <w:szCs w:val="19"/>
        </w:rPr>
        <w:t>시연 효과를 위해 일부러 지저분한 주석을 넣은 뒤 정리를 요청하면 극적입니다.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702A" w14:paraId="04326076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E18F6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마지막 3단계 REFACTOR 단계입니다.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/calc.py'와</w:t>
            </w:r>
          </w:p>
          <w:p w14:paraId="42307D98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'tests/test_calc.py'를 검토하고 불필요한 주석·타입 힌트(선택)·</w:t>
            </w:r>
          </w:p>
          <w:p w14:paraId="594EFD2B" w14:textId="77777777" w:rsidR="006A702A" w:rsidRDefault="006A702A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가독성을 해치는 부분을 깔끔하게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리팩토링해줘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4653495D" w14:textId="77777777" w:rsidR="006A702A" w:rsidRDefault="006A702A" w:rsidP="00C074CB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리팩토링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후에도 기존 테스트(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)가 통과하는지 확인할 수 있게 해줘.</w:t>
            </w:r>
          </w:p>
        </w:tc>
      </w:tr>
    </w:tbl>
    <w:p w14:paraId="1BAB4305" w14:textId="77777777" w:rsidR="006A702A" w:rsidRDefault="006A702A" w:rsidP="006A702A">
      <w:pPr>
        <w:spacing w:before="50" w:after="80" w:line="276" w:lineRule="auto"/>
        <w:rPr>
          <w:i/>
          <w:iCs/>
          <w:color w:val="555555"/>
          <w:sz w:val="18"/>
          <w:szCs w:val="18"/>
        </w:rPr>
      </w:pPr>
      <w:r>
        <w:rPr>
          <w:b/>
          <w:bCs/>
          <w:sz w:val="18"/>
          <w:szCs w:val="18"/>
        </w:rPr>
        <w:t xml:space="preserve">멘트: </w:t>
      </w:r>
      <w:r>
        <w:rPr>
          <w:i/>
          <w:iCs/>
          <w:color w:val="555555"/>
          <w:sz w:val="18"/>
          <w:szCs w:val="18"/>
        </w:rPr>
        <w:t>"</w:t>
      </w:r>
      <w:proofErr w:type="spellStart"/>
      <w:r>
        <w:rPr>
          <w:i/>
          <w:iCs/>
          <w:color w:val="555555"/>
          <w:sz w:val="18"/>
          <w:szCs w:val="18"/>
        </w:rPr>
        <w:t>리팩토링을</w:t>
      </w:r>
      <w:proofErr w:type="spellEnd"/>
      <w:r>
        <w:rPr>
          <w:i/>
          <w:iCs/>
          <w:color w:val="555555"/>
          <w:sz w:val="18"/>
          <w:szCs w:val="18"/>
        </w:rPr>
        <w:t xml:space="preserve"> 해도 여전히 1 passed. 테스트가 코드를 지켜주기 때문에 전혀 불안하지 않습니다 — 이것이 TDD의 핵심 가치입니다."</w:t>
      </w:r>
    </w:p>
    <w:p w14:paraId="5B3337A4" w14:textId="77777777" w:rsidR="00EB764C" w:rsidRDefault="00EB764C" w:rsidP="006A702A">
      <w:pPr>
        <w:spacing w:before="50" w:after="80" w:line="276" w:lineRule="auto"/>
      </w:pPr>
    </w:p>
    <w:p w14:paraId="390A96B5" w14:textId="204871AC" w:rsidR="00EB764C" w:rsidRDefault="00EB764C" w:rsidP="006A702A">
      <w:pPr>
        <w:spacing w:before="50" w:after="80" w:line="276" w:lineRule="auto"/>
      </w:pPr>
      <w:r w:rsidRPr="00EB764C">
        <w:rPr>
          <w:noProof/>
        </w:rPr>
        <w:lastRenderedPageBreak/>
        <w:drawing>
          <wp:inline distT="0" distB="0" distL="0" distR="0" wp14:anchorId="163D84CA" wp14:editId="210CFA76">
            <wp:extent cx="6121400" cy="2839085"/>
            <wp:effectExtent l="0" t="0" r="0" b="0"/>
            <wp:docPr id="1287030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0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DA7B" w14:textId="77777777" w:rsidR="006A702A" w:rsidRDefault="006A702A" w:rsidP="006A702A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702A" w14:paraId="70E6C43A" w14:textId="77777777" w:rsidTr="00C074CB">
        <w:tc>
          <w:tcPr>
            <w:tcW w:w="9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76854FD" w14:textId="77777777" w:rsidR="006A702A" w:rsidRDefault="006A702A" w:rsidP="00C074CB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✏️ 미니 실습 — subtract를 직접 (</w:t>
            </w:r>
            <w:proofErr w:type="spellStart"/>
            <w:r>
              <w:rPr>
                <w:b/>
                <w:bCs/>
                <w:color w:val="1F3A5F"/>
              </w:rPr>
              <w:t>바이브</w:t>
            </w:r>
            <w:proofErr w:type="spellEnd"/>
            <w:r>
              <w:rPr>
                <w:b/>
                <w:bCs/>
                <w:color w:val="1F3A5F"/>
              </w:rPr>
              <w:t xml:space="preserve"> vs TDD)</w:t>
            </w:r>
          </w:p>
          <w:p w14:paraId="18911926" w14:textId="77777777" w:rsidR="006A702A" w:rsidRDefault="006A702A" w:rsidP="00C074CB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>1-A (</w:t>
            </w:r>
            <w:proofErr w:type="spellStart"/>
            <w:r>
              <w:rPr>
                <w:b/>
                <w:bCs/>
              </w:rPr>
              <w:t>바이브</w:t>
            </w:r>
            <w:proofErr w:type="spellEnd"/>
            <w:r>
              <w:rPr>
                <w:b/>
                <w:bCs/>
              </w:rPr>
              <w:t xml:space="preserve">, 5분): </w:t>
            </w:r>
            <w:r>
              <w:t>"a에서 b를 빼는 subtract 함수를 src/calc.py에 추가해줘" → 테스트 없음 확인</w:t>
            </w:r>
          </w:p>
          <w:p w14:paraId="117E72DE" w14:textId="77777777" w:rsidR="006A702A" w:rsidRDefault="006A702A" w:rsidP="00C074CB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1-B (TDD, 12분): </w:t>
            </w:r>
            <w:r>
              <w:t>RED(</w:t>
            </w:r>
            <w:proofErr w:type="spellStart"/>
            <w:r>
              <w:t>test_subtract_returns_diff</w:t>
            </w:r>
            <w:proofErr w:type="spellEnd"/>
            <w:r>
              <w:t xml:space="preserve"> 실패) → GREEN(return a-b) → REFACTOR+COMMIT</w:t>
            </w:r>
          </w:p>
          <w:p w14:paraId="3B095AA2" w14:textId="77777777" w:rsidR="006A702A" w:rsidRDefault="006A702A" w:rsidP="00C074CB">
            <w:pPr>
              <w:spacing w:before="40" w:line="276" w:lineRule="auto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비교 질문: "구현부터 한 1-A와, 실패를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보고 한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단계씩 밟은 1-B 중 어느 쪽이 더 안심이 되나요?"</w:t>
            </w:r>
          </w:p>
        </w:tc>
      </w:tr>
    </w:tbl>
    <w:p w14:paraId="3734FCC9" w14:textId="77777777" w:rsidR="006A702A" w:rsidRPr="006A702A" w:rsidRDefault="006A702A">
      <w:pPr>
        <w:pStyle w:val="2"/>
        <w:rPr>
          <w:sz w:val="26"/>
          <w:szCs w:val="26"/>
        </w:rPr>
      </w:pPr>
    </w:p>
    <w:p w14:paraId="38006930" w14:textId="06D28D08" w:rsidR="00BD50EA" w:rsidRDefault="00000000">
      <w:pPr>
        <w:pStyle w:val="2"/>
      </w:pPr>
      <w:r>
        <w:rPr>
          <w:sz w:val="26"/>
          <w:szCs w:val="26"/>
        </w:rPr>
        <w:t>1-7. 세션 1 요약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469E55B8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2D036E0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📋 세션 1에서 잡고 갈 것</w:t>
            </w:r>
          </w:p>
          <w:p w14:paraId="08D5DA16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</w:t>
            </w:r>
            <w:proofErr w:type="spellStart"/>
            <w:r>
              <w:t>바이브</w:t>
            </w:r>
            <w:proofErr w:type="spellEnd"/>
            <w:r>
              <w:t xml:space="preserve"> 코딩 = 추적 </w:t>
            </w:r>
            <w:proofErr w:type="gramStart"/>
            <w:r>
              <w:t>불가 /</w:t>
            </w:r>
            <w:proofErr w:type="gramEnd"/>
            <w:r>
              <w:t xml:space="preserve"> C2C 기반 코딩 = 개념→코드 추적 가능</w:t>
            </w:r>
          </w:p>
          <w:p w14:paraId="0F1C4601" w14:textId="77777777" w:rsidR="00BD50EA" w:rsidRDefault="00000000">
            <w:pPr>
              <w:spacing w:after="40" w:line="264" w:lineRule="auto"/>
              <w:ind w:left="200" w:hanging="160"/>
            </w:pPr>
            <w:r>
              <w:t>• C2C가 목표이고, Dual-Track TDD(=ARRR)는 그 수단이자 사이클</w:t>
            </w:r>
          </w:p>
          <w:p w14:paraId="4AB64DD3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의도 전달 3단계: 프롬프트(말) → 컨텍스트(정보 환경) → </w:t>
            </w:r>
            <w:proofErr w:type="spellStart"/>
            <w:r>
              <w:t>하네스</w:t>
            </w:r>
            <w:proofErr w:type="spellEnd"/>
            <w:r>
              <w:t>(실행 골격)</w:t>
            </w:r>
          </w:p>
          <w:p w14:paraId="4ED46E75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Cursor의 </w:t>
            </w:r>
            <w:proofErr w:type="spellStart"/>
            <w:r>
              <w:t>Rule·Skill·Command·Tool</w:t>
            </w:r>
            <w:proofErr w:type="spellEnd"/>
            <w:r>
              <w:t xml:space="preserve">·루프 = </w:t>
            </w:r>
            <w:proofErr w:type="spellStart"/>
            <w:r>
              <w:t>하네스</w:t>
            </w:r>
            <w:proofErr w:type="spellEnd"/>
            <w:r>
              <w:t xml:space="preserve"> 엔지니어링의 실체 (세션 3에서 상세)</w:t>
            </w:r>
          </w:p>
        </w:tc>
      </w:tr>
    </w:tbl>
    <w:p w14:paraId="434B5E2B" w14:textId="77777777" w:rsidR="00BD50EA" w:rsidRDefault="00BD50EA">
      <w:pPr>
        <w:pageBreakBefore/>
      </w:pPr>
    </w:p>
    <w:p w14:paraId="3D6867CB" w14:textId="77777777" w:rsidR="00BD50EA" w:rsidRDefault="00000000">
      <w:pPr>
        <w:pStyle w:val="1"/>
      </w:pPr>
      <w:bookmarkStart w:id="17" w:name="_Toc231300190"/>
      <w:r>
        <w:t>세션 2 — C2C × Dual-Track TDD ≡ ARRR (10:30 ~ 11:45, 75분)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4A938C0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62BE38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세션의 한 줄 메시지</w:t>
            </w:r>
          </w:p>
          <w:p w14:paraId="0C2864A1" w14:textId="77777777" w:rsidR="00BD50EA" w:rsidRDefault="00000000">
            <w:pPr>
              <w:spacing w:line="276" w:lineRule="auto"/>
            </w:pPr>
            <w:r>
              <w:t>C2C는 4개의 계층으로 개념을 코드까지 잇습니다. 그 연결을 코드로 강제하는 장치가 Dual-Track TDD이고, 이를 돌리는 사이클이 ARRR입니다. 세 가지는 별개가 아니라 하나의 일입니다. 오늘의 실습 예제 Magic Square도 여기서 소개합니다.</w:t>
            </w:r>
          </w:p>
        </w:tc>
      </w:tr>
    </w:tbl>
    <w:p w14:paraId="6AF2E36E" w14:textId="77777777" w:rsidR="00BD50EA" w:rsidRDefault="00000000">
      <w:pPr>
        <w:pStyle w:val="2"/>
      </w:pPr>
      <w:bookmarkStart w:id="18" w:name="_Toc231300191"/>
      <w:r>
        <w:rPr>
          <w:sz w:val="26"/>
          <w:szCs w:val="26"/>
        </w:rPr>
        <w:t>2-1. 학습 목표</w:t>
      </w:r>
      <w:bookmarkEnd w:id="18"/>
    </w:p>
    <w:p w14:paraId="030BF052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C2C 추적성의 4계층(</w:t>
      </w:r>
      <w:proofErr w:type="spellStart"/>
      <w:r>
        <w:t>Invariant→UI</w:t>
      </w:r>
      <w:proofErr w:type="spellEnd"/>
      <w:r>
        <w:t xml:space="preserve"> </w:t>
      </w:r>
      <w:proofErr w:type="spellStart"/>
      <w:r>
        <w:t>Contract→Domain→Unit</w:t>
      </w:r>
      <w:proofErr w:type="spellEnd"/>
      <w:r>
        <w:t>)을 설명할 수 있다</w:t>
      </w:r>
    </w:p>
    <w:p w14:paraId="7C0F28EA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Dual-Track TDD의 Track A/B 역할 차이를 구분할 수 있다</w:t>
      </w:r>
    </w:p>
    <w:p w14:paraId="6CA1A2E0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ARRR이 곧 Dual-Track TDD 실행임을 — Ask=RED, Respond=GREEN, Refine=REFACTOR로 — 설명할 수 있다</w:t>
      </w:r>
    </w:p>
    <w:p w14:paraId="0FF264B0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Magic Square 문제와 7단계 진행 방식의 큰 그림을 그릴 수 있다</w:t>
      </w:r>
    </w:p>
    <w:p w14:paraId="610D6A69" w14:textId="77777777" w:rsidR="00BD50EA" w:rsidRDefault="00000000">
      <w:pPr>
        <w:pStyle w:val="2"/>
      </w:pPr>
      <w:bookmarkStart w:id="19" w:name="_Toc231300192"/>
      <w:r>
        <w:rPr>
          <w:sz w:val="26"/>
          <w:szCs w:val="26"/>
        </w:rPr>
        <w:t>2-2. 시간 배분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60"/>
        <w:gridCol w:w="800"/>
      </w:tblGrid>
      <w:tr w:rsidR="00BD50EA" w14:paraId="5C4308FF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81A01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A8CB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598C7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</w:t>
            </w:r>
          </w:p>
        </w:tc>
      </w:tr>
      <w:tr w:rsidR="00BD50EA" w14:paraId="62647647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CFE79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10:30~10:45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B27A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C2C 추적성 4계층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CCDE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76A516A1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A6DB1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10:45~11:00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EE85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추적성을 코드로 강제 — Dual-Track TDD (Track A/B) · ECB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4C8B8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6A227A29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20BE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11:00~11:18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EBE6E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ARRR ≡ Dual-Track TDD 실행 (Ask=RED ...)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C804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BD50EA" w14:paraId="3096C53A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56A9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11:18~11:30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6C15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Magic Square 문제 정의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470C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BD50EA" w14:paraId="51D9DB4C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91A7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11:30~11:45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9EDC7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7단계 진행 방식 개요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39FE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</w:tbl>
    <w:p w14:paraId="2DBEDAE9" w14:textId="77777777" w:rsidR="00BD50EA" w:rsidRDefault="00000000">
      <w:pPr>
        <w:pStyle w:val="2"/>
      </w:pPr>
      <w:bookmarkStart w:id="20" w:name="_Toc231300193"/>
      <w:r>
        <w:rPr>
          <w:sz w:val="26"/>
          <w:szCs w:val="26"/>
        </w:rPr>
        <w:t>2-3. C2C 추적성 — 개념이 코드까지 끊기지 않게</w:t>
      </w:r>
      <w:bookmarkEnd w:id="20"/>
    </w:p>
    <w:p w14:paraId="0DE0F07E" w14:textId="77777777" w:rsidR="00BD50EA" w:rsidRDefault="00000000">
      <w:pPr>
        <w:spacing w:after="80" w:line="276" w:lineRule="auto"/>
      </w:pPr>
      <w:r>
        <w:t>C2C(Concept-to-Code Traceability)는 "무엇이 절대 바뀌면 안 되는가"(개념·</w:t>
      </w:r>
      <w:proofErr w:type="spellStart"/>
      <w:r>
        <w:t>불변식</w:t>
      </w:r>
      <w:proofErr w:type="spellEnd"/>
      <w:r>
        <w:t>)에서 출발해 코드까지 연결고리를 끊지 않는 것입니다. 검증은 위에서 아래로 내려갑니다.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3060"/>
        <w:gridCol w:w="1800"/>
      </w:tblGrid>
      <w:tr w:rsidR="00BD50EA" w14:paraId="4FF64D49" w14:textId="77777777">
        <w:trPr>
          <w:tblHeader/>
        </w:trPr>
        <w:tc>
          <w:tcPr>
            <w:tcW w:w="1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6CF12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288FB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3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DDBCD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1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6206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ECB 대응</w:t>
            </w:r>
          </w:p>
        </w:tc>
      </w:tr>
      <w:tr w:rsidR="00BD50EA" w14:paraId="55744734" w14:textId="77777777">
        <w:tc>
          <w:tcPr>
            <w:tcW w:w="1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FCE0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Layer 1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E9FB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Invariant (불변 조건)</w:t>
            </w:r>
          </w:p>
        </w:tc>
        <w:tc>
          <w:tcPr>
            <w:tcW w:w="3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2989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무엇이 절대 바뀌면 안 되는가</w:t>
            </w:r>
          </w:p>
        </w:tc>
        <w:tc>
          <w:tcPr>
            <w:tcW w:w="1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4693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수학적 진실 (예: 합 = 34)</w:t>
            </w:r>
          </w:p>
        </w:tc>
      </w:tr>
      <w:tr w:rsidR="00BD50EA" w14:paraId="2EE483D9" w14:textId="77777777">
        <w:tc>
          <w:tcPr>
            <w:tcW w:w="1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C7DE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Layer 2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6722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UI Contract Test (경계)</w:t>
            </w:r>
          </w:p>
        </w:tc>
        <w:tc>
          <w:tcPr>
            <w:tcW w:w="3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6830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UX가 올바르게 반응하는가</w:t>
            </w:r>
          </w:p>
        </w:tc>
        <w:tc>
          <w:tcPr>
            <w:tcW w:w="1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DB8B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Boundary</w:t>
            </w:r>
          </w:p>
        </w:tc>
      </w:tr>
      <w:tr w:rsidR="00BD50EA" w14:paraId="6FD34104" w14:textId="77777777">
        <w:tc>
          <w:tcPr>
            <w:tcW w:w="1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2F23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Layer 3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35F1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Domain Test (제어)</w:t>
            </w:r>
          </w:p>
        </w:tc>
        <w:tc>
          <w:tcPr>
            <w:tcW w:w="3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465F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비즈니스 규칙이 작동하는가</w:t>
            </w:r>
          </w:p>
        </w:tc>
        <w:tc>
          <w:tcPr>
            <w:tcW w:w="1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7FEB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Control</w:t>
            </w:r>
          </w:p>
        </w:tc>
      </w:tr>
      <w:tr w:rsidR="00BD50EA" w14:paraId="3AD4BC26" w14:textId="77777777">
        <w:tc>
          <w:tcPr>
            <w:tcW w:w="1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2197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Layer 4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68F3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Implementation Unit (구현)</w:t>
            </w:r>
          </w:p>
        </w:tc>
        <w:tc>
          <w:tcPr>
            <w:tcW w:w="3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10D4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단위 알고리즘이 정확한가</w:t>
            </w:r>
          </w:p>
        </w:tc>
        <w:tc>
          <w:tcPr>
            <w:tcW w:w="1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7C7B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Entity</w:t>
            </w:r>
          </w:p>
        </w:tc>
      </w:tr>
    </w:tbl>
    <w:p w14:paraId="0E42D865" w14:textId="77777777" w:rsidR="00BD50EA" w:rsidRDefault="00000000">
      <w:pPr>
        <w:spacing w:after="80" w:line="276" w:lineRule="auto"/>
      </w:pPr>
      <w:r>
        <w:rPr>
          <w:i/>
          <w:iCs/>
          <w:color w:val="555555"/>
          <w:sz w:val="18"/>
          <w:szCs w:val="18"/>
        </w:rPr>
        <w:t xml:space="preserve">→ 검증 방향: </w:t>
      </w:r>
      <w:proofErr w:type="spellStart"/>
      <w:r>
        <w:rPr>
          <w:i/>
          <w:iCs/>
          <w:color w:val="555555"/>
          <w:sz w:val="18"/>
          <w:szCs w:val="18"/>
        </w:rPr>
        <w:t>불변식</w:t>
      </w:r>
      <w:proofErr w:type="spellEnd"/>
      <w:r>
        <w:rPr>
          <w:i/>
          <w:iCs/>
          <w:color w:val="555555"/>
          <w:sz w:val="18"/>
          <w:szCs w:val="18"/>
        </w:rPr>
        <w:t>(수학 진실) → UI 계약 → 도메인 규칙 → 구현 단위. "테스트가 없는 코드는 추적 불가 → 제거 대상"이 C2C의 태도입니다.</w:t>
      </w:r>
    </w:p>
    <w:p w14:paraId="35746552" w14:textId="77777777" w:rsidR="00BD50EA" w:rsidRDefault="00000000">
      <w:pPr>
        <w:pStyle w:val="2"/>
      </w:pPr>
      <w:bookmarkStart w:id="21" w:name="_Toc231300194"/>
      <w:r>
        <w:rPr>
          <w:sz w:val="26"/>
          <w:szCs w:val="26"/>
        </w:rPr>
        <w:t>2-4. 추적성을 코드로 강제하는 장치 — Dual-Track TDD</w:t>
      </w:r>
      <w:bookmarkEnd w:id="21"/>
    </w:p>
    <w:p w14:paraId="4D5FD155" w14:textId="77777777" w:rsidR="00BD50EA" w:rsidRDefault="00000000">
      <w:pPr>
        <w:spacing w:after="80" w:line="276" w:lineRule="auto"/>
      </w:pPr>
      <w:r>
        <w:t>하나의 TDD 사이클로 UI와 도메인을 동시에 설계하긴 어렵습니다. 그래서 두 트랙으로 나눕니다. Boundary Track은 '사용자가 보는 계약'을, Logic Track은 '시스템의 핵심 규칙'을 각각 추적·보호합니다. 이것이 ECB 구조와 딱 맞습니다.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0EA" w14:paraId="6822FC5A" w14:textId="77777777">
        <w:tc>
          <w:tcPr>
            <w:tcW w:w="468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EE7BD9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Track A — UI / Boundary</w:t>
            </w:r>
          </w:p>
          <w:p w14:paraId="2B122919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입력 계약 위반을 Boundary에서 차단</w:t>
            </w:r>
          </w:p>
          <w:p w14:paraId="72BF61E5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E001~E007 Error Contract 보호</w:t>
            </w:r>
          </w:p>
          <w:p w14:paraId="331B88C6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Mock으로 Domain 격리</w:t>
            </w:r>
          </w:p>
          <w:p w14:paraId="425AF410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실제 사용자 시나리오와 직결</w:t>
            </w:r>
          </w:p>
          <w:p w14:paraId="3651E560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b/>
                <w:bCs/>
                <w:sz w:val="18"/>
                <w:szCs w:val="18"/>
              </w:rPr>
              <w:t>테스트 위치: tests/boundary/</w:t>
            </w:r>
          </w:p>
        </w:tc>
        <w:tc>
          <w:tcPr>
            <w:tcW w:w="468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96C5D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E5C36"/>
                <w:sz w:val="20"/>
                <w:szCs w:val="20"/>
              </w:rPr>
              <w:t>Track B — Domain / Logic</w:t>
            </w:r>
          </w:p>
          <w:p w14:paraId="761F197A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도메인 알고리즘을 순수 함수로 검증</w:t>
            </w:r>
          </w:p>
          <w:p w14:paraId="22215A87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Mock 없이 실제 Entity 호출</w:t>
            </w:r>
          </w:p>
          <w:p w14:paraId="749AB499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불변식</w:t>
            </w:r>
            <w:proofErr w:type="spellEnd"/>
            <w:r>
              <w:rPr>
                <w:sz w:val="18"/>
                <w:szCs w:val="18"/>
              </w:rPr>
              <w:t>(I1~I11) 단위 보장</w:t>
            </w:r>
          </w:p>
          <w:p w14:paraId="6E0F3D54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비즈니스 로직 독립 보장</w:t>
            </w:r>
          </w:p>
          <w:p w14:paraId="59B0A125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b/>
                <w:bCs/>
                <w:sz w:val="18"/>
                <w:szCs w:val="18"/>
              </w:rPr>
              <w:t>테스트 위치: tests/entity/</w:t>
            </w:r>
          </w:p>
        </w:tc>
      </w:tr>
    </w:tbl>
    <w:p w14:paraId="213808D3" w14:textId="77777777" w:rsidR="00BD50EA" w:rsidRDefault="00BD50E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EB5B6E5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DB7515A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💡 ECB 한 줄 정리</w:t>
            </w:r>
          </w:p>
          <w:p w14:paraId="7CB8ED91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Boundary: </w:t>
            </w:r>
            <w:r>
              <w:t>사용자와 대화하는 창구 — 입력 검증·출력 형식화 (Domain 알고리즘 금지)</w:t>
            </w:r>
          </w:p>
          <w:p w14:paraId="5D7EC7E3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Control: </w:t>
            </w:r>
            <w:r>
              <w:t xml:space="preserve">작업 순서를 지휘하는 감독 — </w:t>
            </w:r>
            <w:proofErr w:type="spellStart"/>
            <w:r>
              <w:t>유스케이스</w:t>
            </w:r>
            <w:proofErr w:type="spellEnd"/>
            <w:r>
              <w:t xml:space="preserve"> 조율 (I/O 검증·UI 문자열 금지)</w:t>
            </w:r>
          </w:p>
          <w:p w14:paraId="63C7452D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Entity: </w:t>
            </w:r>
            <w:r>
              <w:t>핵심 규칙을 지키는 전문가 — 순수 로직·</w:t>
            </w:r>
            <w:proofErr w:type="spellStart"/>
            <w:r>
              <w:t>불변식</w:t>
            </w:r>
            <w:proofErr w:type="spellEnd"/>
            <w:r>
              <w:t xml:space="preserve"> (Boundary/Control import 금지)</w:t>
            </w:r>
          </w:p>
        </w:tc>
      </w:tr>
    </w:tbl>
    <w:p w14:paraId="4C367071" w14:textId="77777777" w:rsidR="00BD50EA" w:rsidRDefault="00000000">
      <w:pPr>
        <w:pStyle w:val="2"/>
      </w:pPr>
      <w:bookmarkStart w:id="22" w:name="_Toc231300195"/>
      <w:r>
        <w:rPr>
          <w:sz w:val="26"/>
          <w:szCs w:val="26"/>
        </w:rPr>
        <w:t>2-5. ARRR ≡ Dual-Track TDD 실행 — 같은 것의 다른 이름</w:t>
      </w:r>
      <w:bookmarkEnd w:id="22"/>
    </w:p>
    <w:p w14:paraId="5F8485A0" w14:textId="77777777" w:rsidR="00BD50EA" w:rsidRDefault="00000000">
      <w:pPr>
        <w:spacing w:after="80" w:line="276" w:lineRule="auto"/>
      </w:pPr>
      <w:r>
        <w:t>Dual-Track TDD를 실제로 굴리는 리듬이 ARRR입니다. 시스템에 질문하고(테스트), 답하고(구현), 다듬고(</w:t>
      </w:r>
      <w:proofErr w:type="spellStart"/>
      <w:r>
        <w:t>리팩토링</w:t>
      </w:r>
      <w:proofErr w:type="spellEnd"/>
      <w:r>
        <w:t xml:space="preserve">), 반복합니다. 다시 강조합니다 — ARRR과 Dual-Track TDD는 </w:t>
      </w:r>
      <w:proofErr w:type="spellStart"/>
      <w:r>
        <w:t>따로가</w:t>
      </w:r>
      <w:proofErr w:type="spellEnd"/>
      <w:r>
        <w:t xml:space="preserve"> 아니라 같은 일입니다.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360"/>
        <w:gridCol w:w="2900"/>
      </w:tblGrid>
      <w:tr w:rsidR="00BD50EA" w14:paraId="24EE3F13" w14:textId="77777777">
        <w:trPr>
          <w:tblHeader/>
        </w:trPr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73E8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ARRR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61D4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1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FA99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TDD 단계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0A171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BD50EA" w14:paraId="31E45099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6794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— Ask (질문)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71CD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테스트를 써서 시스템에 질문한다</w:t>
            </w:r>
          </w:p>
        </w:tc>
        <w:tc>
          <w:tcPr>
            <w:tcW w:w="1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A369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D8B4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실패 (FAIL/ERROR)</w:t>
            </w:r>
          </w:p>
        </w:tc>
      </w:tr>
      <w:tr w:rsidR="00BD50EA" w14:paraId="3AD4BDDE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4CD7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R — Respond (응답)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ACD1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테스트를 통과하는 최소 코드로 답한다</w:t>
            </w:r>
          </w:p>
        </w:tc>
        <w:tc>
          <w:tcPr>
            <w:tcW w:w="1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B693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GREEN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025B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성공 (PASS)</w:t>
            </w:r>
          </w:p>
        </w:tc>
      </w:tr>
      <w:tr w:rsidR="00BD50EA" w14:paraId="316CAC2A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4D14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 — Refine (정제)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E672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중복 제거·이름 정리로 답을 다듬는다</w:t>
            </w:r>
          </w:p>
        </w:tc>
        <w:tc>
          <w:tcPr>
            <w:tcW w:w="1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7A6B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REFACTOR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2D39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계약 불변·전체 GREEN 유지</w:t>
            </w:r>
          </w:p>
        </w:tc>
      </w:tr>
      <w:tr w:rsidR="00BD50EA" w14:paraId="4264D9E5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58C5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 — Repeat (반복)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5D19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다음 질문으로 대화를 계속한다</w:t>
            </w:r>
          </w:p>
        </w:tc>
        <w:tc>
          <w:tcPr>
            <w:tcW w:w="1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5EAC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다음 RED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D20E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최소 3회 이상 반복</w:t>
            </w:r>
          </w:p>
        </w:tc>
      </w:tr>
      <w:tr w:rsidR="00BD50EA" w14:paraId="62F6FFC1" w14:textId="77777777">
        <w:tc>
          <w:tcPr>
            <w:tcW w:w="9360" w:type="dxa"/>
            <w:gridSpan w:val="4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2081011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E5C36"/>
              </w:rPr>
              <w:t>핵심</w:t>
            </w:r>
          </w:p>
          <w:p w14:paraId="7A5D28E6" w14:textId="77777777" w:rsidR="00BD50EA" w:rsidRDefault="00000000">
            <w:pPr>
              <w:spacing w:line="276" w:lineRule="auto"/>
            </w:pPr>
            <w:proofErr w:type="spellStart"/>
            <w:r>
              <w:t>리팩토링을</w:t>
            </w:r>
            <w:proofErr w:type="spellEnd"/>
            <w:r>
              <w:t xml:space="preserve"> 해도 불안하지 않은 이유는 테스트(추적성)가 코드를 지켜주기 때문입니다. "동작하게(GREEN) → 올바르게·깨끗하게(Refine) → 반복"의 순서가 Clean Code를 만듭니다. 이 사이클이 7단계의 ③~⑥(A·R·R·R)이고, 세션 4에서 Magic Square로 직접 돌립니다.</w:t>
            </w:r>
          </w:p>
        </w:tc>
      </w:tr>
    </w:tbl>
    <w:p w14:paraId="7119F344" w14:textId="77777777" w:rsidR="003914E7" w:rsidRDefault="003914E7">
      <w:pPr>
        <w:pStyle w:val="2"/>
        <w:rPr>
          <w:sz w:val="26"/>
          <w:szCs w:val="26"/>
        </w:rPr>
      </w:pPr>
      <w:bookmarkStart w:id="23" w:name="_Toc231300196"/>
    </w:p>
    <w:p w14:paraId="65A7C69F" w14:textId="69878F8E" w:rsidR="003914E7" w:rsidRDefault="003914E7" w:rsidP="003914E7">
      <w:pPr>
        <w:pStyle w:val="1"/>
      </w:pPr>
      <w:bookmarkStart w:id="24" w:name="_Toc231300205"/>
      <w:r>
        <w:t>ARRR 실증 예제: 문자열 덧셈 계산기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439BDCD2" w14:textId="77777777" w:rsidTr="00C074CB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07B9CF2" w14:textId="77777777" w:rsidR="003914E7" w:rsidRDefault="003914E7" w:rsidP="00C074CB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부록의 목적</w:t>
            </w:r>
          </w:p>
          <w:p w14:paraId="5140F24A" w14:textId="77777777" w:rsidR="003914E7" w:rsidRDefault="003914E7" w:rsidP="00C074CB">
            <w:pPr>
              <w:spacing w:line="276" w:lineRule="auto"/>
            </w:pPr>
            <w:r>
              <w:t>세션 2~4에서 "ARRR = Dual-Track TDD"를 개념으로 배웠습니다. 여기서는 작은 예제(</w:t>
            </w:r>
            <w:proofErr w:type="spellStart"/>
            <w:r>
              <w:t>StringCalculator</w:t>
            </w:r>
            <w:proofErr w:type="spellEnd"/>
            <w:r>
              <w:t xml:space="preserve">) 하나로 </w:t>
            </w:r>
            <w:proofErr w:type="spellStart"/>
            <w:r>
              <w:t>Ask→Respond→Refine→Repeat</w:t>
            </w:r>
            <w:proofErr w:type="spellEnd"/>
            <w:r>
              <w:t>를 코드로 끝까지 따라가며, "TDD·</w:t>
            </w:r>
            <w:proofErr w:type="spellStart"/>
            <w:r>
              <w:t>리팩토링으로</w:t>
            </w:r>
            <w:proofErr w:type="spellEnd"/>
            <w:r>
              <w:t xml:space="preserve"> Clean Code를 달성"하는 과정을 눈으로 확인합니다. 세션 4의 보충 자료로 쓰세요.</w:t>
            </w:r>
          </w:p>
        </w:tc>
      </w:tr>
    </w:tbl>
    <w:p w14:paraId="4D733942" w14:textId="109B3732" w:rsidR="003914E7" w:rsidRDefault="003914E7" w:rsidP="003914E7">
      <w:pPr>
        <w:pStyle w:val="2"/>
      </w:pPr>
      <w:bookmarkStart w:id="25" w:name="_Toc231300206"/>
      <w:r>
        <w:rPr>
          <w:sz w:val="26"/>
          <w:szCs w:val="26"/>
        </w:rPr>
        <w:t>1. Ask (질문) — 실패하는 테스트부터</w:t>
      </w:r>
      <w:bookmarkEnd w:id="25"/>
    </w:p>
    <w:p w14:paraId="58687211" w14:textId="77777777" w:rsidR="003914E7" w:rsidRDefault="003914E7" w:rsidP="003914E7">
      <w:pPr>
        <w:spacing w:after="80" w:line="276" w:lineRule="auto"/>
      </w:pPr>
      <w:r>
        <w:t>코드가 없는 상태에서 먼저 테스트로 시스템에 질문합니다. 당연히 실패(RED)합니다.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1F113418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CCEE4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4CC9DD10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@Test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testAddEmptyStringReturnsZero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7329FA7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// 빈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문자열의 합은 0이어야 한다.</w:t>
            </w:r>
          </w:p>
          <w:p w14:paraId="6C23B8A2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assertEquals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0,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).add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(""));</w:t>
            </w:r>
          </w:p>
          <w:p w14:paraId="316F1F81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F186D0F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@Test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testAddSingleNumberReturnsTheNumber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371CA015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// 단일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숫자의 합은 그 숫자 자체.</w:t>
            </w:r>
          </w:p>
          <w:p w14:paraId="603611FB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assertEquals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5,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).add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("5"));</w:t>
            </w:r>
          </w:p>
          <w:p w14:paraId="155CA78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E9465C7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@Test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testAddTwoNumbersReturnsSum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3E113472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// 쉼표로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구분된 두 숫자의 합.</w:t>
            </w:r>
          </w:p>
          <w:p w14:paraId="3515D940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assertEquals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8,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).add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("3,5"));</w:t>
            </w:r>
          </w:p>
          <w:p w14:paraId="223C2BF1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96E7F29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2083B48" w14:textId="2DA12F44" w:rsidR="003914E7" w:rsidRDefault="003914E7" w:rsidP="003914E7">
      <w:pPr>
        <w:pStyle w:val="2"/>
      </w:pPr>
      <w:bookmarkStart w:id="26" w:name="_Toc231300207"/>
      <w:r>
        <w:rPr>
          <w:sz w:val="26"/>
          <w:szCs w:val="26"/>
        </w:rPr>
        <w:lastRenderedPageBreak/>
        <w:t>2. Respond (응답) — 통과시키는 최소 코드</w:t>
      </w:r>
      <w:bookmarkEnd w:id="26"/>
    </w:p>
    <w:p w14:paraId="40D72CB2" w14:textId="77777777" w:rsidR="003914E7" w:rsidRDefault="003914E7" w:rsidP="003914E7">
      <w:pPr>
        <w:spacing w:after="80" w:line="276" w:lineRule="auto"/>
      </w:pPr>
      <w:r>
        <w:t>질문에 답합니다. 테스트를 통과하는 가장 단순한 구현만 작성합니다.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74E59C82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A861A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6F575A53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int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add(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numbers) {</w:t>
            </w:r>
          </w:p>
          <w:p w14:paraId="05311BEA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(numbers == null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 return 0;</w:t>
            </w:r>
          </w:p>
          <w:p w14:paraId="480899ED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numbers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contains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","))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(numbers);</w:t>
            </w:r>
          </w:p>
          <w:p w14:paraId="0D06029A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sum = 0;</w:t>
            </w:r>
          </w:p>
          <w:p w14:paraId="3A9E77D5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(",")) sum +=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(num);</w:t>
            </w:r>
          </w:p>
          <w:p w14:paraId="6C67EE75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sum;</w:t>
            </w:r>
          </w:p>
          <w:p w14:paraId="6A33F4AA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63E08D4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7B20BDB" w14:textId="77777777" w:rsidR="003914E7" w:rsidRDefault="003914E7" w:rsidP="003914E7">
      <w:pPr>
        <w:spacing w:after="80" w:line="276" w:lineRule="auto"/>
      </w:pPr>
      <w:r>
        <w:rPr>
          <w:i/>
          <w:iCs/>
          <w:color w:val="555555"/>
          <w:sz w:val="18"/>
          <w:szCs w:val="18"/>
        </w:rPr>
        <w:t>→ 결과: 세 테스트 모두 통과(GREEN). 이제 이 테스트들이 코드의 안전자산이 됩니다.</w:t>
      </w:r>
    </w:p>
    <w:p w14:paraId="747DA84C" w14:textId="1B9EFCBA" w:rsidR="003914E7" w:rsidRDefault="003914E7" w:rsidP="003914E7">
      <w:pPr>
        <w:pStyle w:val="2"/>
      </w:pPr>
      <w:bookmarkStart w:id="27" w:name="_Toc231300208"/>
      <w:r>
        <w:rPr>
          <w:sz w:val="26"/>
          <w:szCs w:val="26"/>
        </w:rPr>
        <w:t xml:space="preserve">3. Refine (정제) — </w:t>
      </w:r>
      <w:proofErr w:type="spellStart"/>
      <w:r>
        <w:rPr>
          <w:sz w:val="26"/>
          <w:szCs w:val="26"/>
        </w:rPr>
        <w:t>리팩토링으로</w:t>
      </w:r>
      <w:proofErr w:type="spellEnd"/>
      <w:r>
        <w:rPr>
          <w:sz w:val="26"/>
          <w:szCs w:val="26"/>
        </w:rPr>
        <w:t xml:space="preserve"> Clean Code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7D30BB6B" w14:textId="77777777" w:rsidTr="00C074CB">
        <w:tc>
          <w:tcPr>
            <w:tcW w:w="9360" w:type="dxa"/>
            <w:tcBorders>
              <w:top w:val="single" w:sz="6" w:space="0" w:color="E8A79B"/>
              <w:left w:val="single" w:sz="6" w:space="0" w:color="E8A79B"/>
              <w:bottom w:val="single" w:sz="6" w:space="0" w:color="E8A79B"/>
              <w:right w:val="single" w:sz="6" w:space="0" w:color="E8A79B"/>
            </w:tcBorders>
            <w:shd w:val="clear" w:color="auto" w:fill="FBE9E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3AE605A" w14:textId="77777777" w:rsidR="003914E7" w:rsidRDefault="003914E7" w:rsidP="00C074CB">
            <w:pPr>
              <w:spacing w:after="60" w:line="264" w:lineRule="auto"/>
            </w:pPr>
            <w:proofErr w:type="spellStart"/>
            <w:r>
              <w:rPr>
                <w:b/>
                <w:bCs/>
                <w:color w:val="9B2D1F"/>
              </w:rPr>
              <w:t>리팩토링</w:t>
            </w:r>
            <w:proofErr w:type="spellEnd"/>
            <w:r>
              <w:rPr>
                <w:b/>
                <w:bCs/>
                <w:color w:val="9B2D1F"/>
              </w:rPr>
              <w:t xml:space="preserve"> 전 코드의 문제점</w:t>
            </w:r>
          </w:p>
          <w:p w14:paraId="23B3102C" w14:textId="77777777" w:rsidR="003914E7" w:rsidRDefault="003914E7" w:rsidP="00C074CB">
            <w:pPr>
              <w:spacing w:after="40" w:line="264" w:lineRule="auto"/>
              <w:ind w:left="200" w:hanging="160"/>
            </w:pPr>
            <w:r>
              <w:t>• null·빈 문자열 검사 로직이 add() 안에 뒤섞여 있다</w:t>
            </w:r>
          </w:p>
          <w:p w14:paraId="278039A8" w14:textId="77777777" w:rsidR="003914E7" w:rsidRDefault="003914E7" w:rsidP="00C074CB">
            <w:pPr>
              <w:spacing w:after="40" w:line="264" w:lineRule="auto"/>
              <w:ind w:left="200" w:hanging="160"/>
            </w:pPr>
            <w:r>
              <w:t>• 숫자 처리 로직이 add() 한 메서드에 집중 → SRP(단일 책임 원칙) 위반</w:t>
            </w:r>
          </w:p>
        </w:tc>
      </w:tr>
    </w:tbl>
    <w:p w14:paraId="5192EC75" w14:textId="77777777" w:rsidR="003914E7" w:rsidRDefault="003914E7" w:rsidP="003914E7">
      <w:pPr>
        <w:spacing w:before="40" w:after="80" w:line="276" w:lineRule="auto"/>
      </w:pPr>
      <w:r>
        <w:t>입력 검증(</w:t>
      </w:r>
      <w:proofErr w:type="spellStart"/>
      <w:r>
        <w:t>isBlank</w:t>
      </w:r>
      <w:proofErr w:type="spellEnd"/>
      <w:r>
        <w:t>)과 계산(</w:t>
      </w:r>
      <w:proofErr w:type="spellStart"/>
      <w:r>
        <w:t>calculateSum</w:t>
      </w:r>
      <w:proofErr w:type="spellEnd"/>
      <w:r>
        <w:t>)을 분리하고 스트림으로 가독성을 높입니다. 외부 동작은 그대로입니다.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4FBF071B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636A0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13EA3DBE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int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add(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numbers) {</w:t>
            </w:r>
          </w:p>
          <w:p w14:paraId="1C4F5C8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isBlank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(numbers)) return 0;</w:t>
            </w:r>
          </w:p>
          <w:p w14:paraId="2B9E1504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calculateSum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(numbers);</w:t>
            </w:r>
          </w:p>
          <w:p w14:paraId="6A991018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D0B5A2A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isBlank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numbers) {</w:t>
            </w:r>
          </w:p>
          <w:p w14:paraId="078EB0E3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numbers == null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824ADB7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228F045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calculateSum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numbers) {</w:t>
            </w:r>
            <w:proofErr w:type="gramEnd"/>
          </w:p>
          <w:p w14:paraId="77962FAD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Arrays.stream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(","))</w:t>
            </w:r>
          </w:p>
          <w:p w14:paraId="57AFEAE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mapToInt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Integer::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parseInt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12D43FDF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3A30335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E808493" w14:textId="77777777" w:rsidR="003914E7" w:rsidRDefault="003914E7" w:rsidP="003914E7">
      <w:pPr>
        <w:spacing w:after="80" w:line="276" w:lineRule="auto"/>
      </w:pPr>
      <w:r>
        <w:rPr>
          <w:i/>
          <w:iCs/>
          <w:color w:val="555555"/>
          <w:sz w:val="18"/>
          <w:szCs w:val="18"/>
        </w:rPr>
        <w:t>→ 테스트는 여전히 전부 통과. "</w:t>
      </w:r>
      <w:proofErr w:type="spellStart"/>
      <w:r>
        <w:rPr>
          <w:i/>
          <w:iCs/>
          <w:color w:val="555555"/>
          <w:sz w:val="18"/>
          <w:szCs w:val="18"/>
        </w:rPr>
        <w:t>리팩토링해도</w:t>
      </w:r>
      <w:proofErr w:type="spellEnd"/>
      <w:r>
        <w:rPr>
          <w:i/>
          <w:iCs/>
          <w:color w:val="555555"/>
          <w:sz w:val="18"/>
          <w:szCs w:val="18"/>
        </w:rPr>
        <w:t xml:space="preserve"> 불안하지 않다"는 TDD의 핵심 가치를 코드로 확인합니다.</w:t>
      </w:r>
    </w:p>
    <w:p w14:paraId="536AFF93" w14:textId="3D5227D0" w:rsidR="003914E7" w:rsidRDefault="003914E7" w:rsidP="003914E7">
      <w:pPr>
        <w:pStyle w:val="2"/>
      </w:pPr>
      <w:bookmarkStart w:id="28" w:name="_Toc231300209"/>
      <w:r>
        <w:rPr>
          <w:sz w:val="26"/>
          <w:szCs w:val="26"/>
        </w:rPr>
        <w:t>4. Repeat (반복) — 새 요구사항으로 다음 사이클</w:t>
      </w:r>
      <w:bookmarkEnd w:id="28"/>
    </w:p>
    <w:p w14:paraId="4ADB9420" w14:textId="77777777" w:rsidR="003914E7" w:rsidRDefault="003914E7" w:rsidP="003914E7">
      <w:pPr>
        <w:spacing w:after="80" w:line="276" w:lineRule="auto"/>
      </w:pPr>
      <w:r>
        <w:t xml:space="preserve">새 요구사항(세미콜론 </w:t>
      </w:r>
      <w:proofErr w:type="spellStart"/>
      <w:r>
        <w:t>구분자</w:t>
      </w:r>
      <w:proofErr w:type="spellEnd"/>
      <w:r>
        <w:t xml:space="preserve"> 지원)이 생기면, 다시 Ask(실패 테스트)부터 시작합니다.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748652A4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E74C7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@Test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testAddWithSemicolonDelimiter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F62D85F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// 세미콜론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(;)으로 구분된 숫자들의 합을 반환한다.</w:t>
            </w:r>
          </w:p>
          <w:p w14:paraId="6E13ABC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assertEquals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StringCalculator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).add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("3;7"));</w:t>
            </w:r>
          </w:p>
          <w:p w14:paraId="03B2918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기존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구현은 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를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처리 못하므로 실패(RED)</w:t>
            </w:r>
          </w:p>
        </w:tc>
      </w:tr>
    </w:tbl>
    <w:p w14:paraId="601D52EA" w14:textId="77777777" w:rsidR="003914E7" w:rsidRDefault="003914E7" w:rsidP="003914E7">
      <w:pPr>
        <w:spacing w:before="40" w:after="80" w:line="276" w:lineRule="auto"/>
      </w:pPr>
      <w:r>
        <w:lastRenderedPageBreak/>
        <w:t xml:space="preserve">그리고 </w:t>
      </w:r>
      <w:proofErr w:type="spellStart"/>
      <w:r>
        <w:t>구분자</w:t>
      </w:r>
      <w:proofErr w:type="spellEnd"/>
      <w:r>
        <w:t xml:space="preserve"> 분리 로직(</w:t>
      </w:r>
      <w:proofErr w:type="spellStart"/>
      <w:r>
        <w:t>splitNumbers</w:t>
      </w:r>
      <w:proofErr w:type="spellEnd"/>
      <w:r>
        <w:t>)을 추출해 응답합니다.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2F83ADC7" w14:textId="77777777" w:rsidTr="00C074CB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2C63B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private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calculateSum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numbers) {</w:t>
            </w:r>
            <w:proofErr w:type="gramEnd"/>
          </w:p>
          <w:p w14:paraId="657B9C80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Arrays.stream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splitNumbers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(numbers))</w:t>
            </w:r>
          </w:p>
          <w:p w14:paraId="522FB6E3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mapToInt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Integer::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parseInt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B87FAE2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AB07076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private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splitNumbers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numbers) {</w:t>
            </w:r>
            <w:proofErr w:type="gramEnd"/>
          </w:p>
          <w:p w14:paraId="5DD76031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(";"))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(";");</w:t>
            </w:r>
          </w:p>
          <w:p w14:paraId="2A92256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numbers.split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(",");</w:t>
            </w:r>
          </w:p>
          <w:p w14:paraId="43B2701C" w14:textId="77777777" w:rsidR="003914E7" w:rsidRDefault="003914E7" w:rsidP="00C074CB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9AE6955" w14:textId="77777777" w:rsidR="003914E7" w:rsidRDefault="003914E7" w:rsidP="003914E7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14E7" w14:paraId="4A062A0A" w14:textId="77777777" w:rsidTr="00C074CB">
        <w:tc>
          <w:tcPr>
            <w:tcW w:w="936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30BCB00" w14:textId="77777777" w:rsidR="003914E7" w:rsidRDefault="003914E7" w:rsidP="00C074CB">
            <w:pPr>
              <w:spacing w:after="60" w:line="264" w:lineRule="auto"/>
            </w:pPr>
            <w:r>
              <w:rPr>
                <w:b/>
                <w:bCs/>
                <w:color w:val="1E5C36"/>
              </w:rPr>
              <w:t>ARRR로 달성한 것</w:t>
            </w:r>
          </w:p>
          <w:p w14:paraId="5677B922" w14:textId="77777777" w:rsidR="003914E7" w:rsidRDefault="003914E7" w:rsidP="00C074CB">
            <w:pPr>
              <w:spacing w:line="276" w:lineRule="auto"/>
            </w:pPr>
            <w:r>
              <w:t>질문(Ask)→응답(Respond)→정제(Refine)→반복(Repeat)을 돌릴 때마다 ① 테스트가 늘어 추적성이 강해지고 ② 코드는 작은 책임으로 쪼개지며 ③ 새 기능을 안전하게 얹을 수 있습니다. 이것이 "TDD·</w:t>
            </w:r>
            <w:proofErr w:type="spellStart"/>
            <w:r>
              <w:t>리팩토링으로</w:t>
            </w:r>
            <w:proofErr w:type="spellEnd"/>
            <w:r>
              <w:t xml:space="preserve"> Clean Code 달성"입니다. Magic Square도 정확히 이 리듬으로 진행합니다.</w:t>
            </w:r>
          </w:p>
        </w:tc>
      </w:tr>
    </w:tbl>
    <w:p w14:paraId="25749D30" w14:textId="77777777" w:rsidR="003914E7" w:rsidRPr="003914E7" w:rsidRDefault="003914E7">
      <w:pPr>
        <w:pStyle w:val="2"/>
        <w:rPr>
          <w:sz w:val="26"/>
          <w:szCs w:val="26"/>
        </w:rPr>
      </w:pPr>
    </w:p>
    <w:p w14:paraId="38BE8739" w14:textId="05BEF82F" w:rsidR="00BD50EA" w:rsidRDefault="00000000">
      <w:pPr>
        <w:pStyle w:val="2"/>
        <w:rPr>
          <w:sz w:val="26"/>
          <w:szCs w:val="26"/>
        </w:rPr>
      </w:pPr>
      <w:r>
        <w:rPr>
          <w:sz w:val="26"/>
          <w:szCs w:val="26"/>
        </w:rPr>
        <w:t>2-6. Magic Square 문제 정의 — 오늘의 관통 예제</w:t>
      </w:r>
      <w:bookmarkEnd w:id="23"/>
    </w:p>
    <w:p w14:paraId="1503BFAD" w14:textId="11B64FC0" w:rsidR="00496CD6" w:rsidRPr="00496CD6" w:rsidRDefault="00496CD6" w:rsidP="00496CD6">
      <w:pPr>
        <w:spacing w:after="80" w:line="276" w:lineRule="auto"/>
        <w:rPr>
          <w:b/>
          <w:bCs/>
          <w:sz w:val="24"/>
          <w:szCs w:val="24"/>
        </w:rPr>
      </w:pPr>
      <w:r w:rsidRPr="00496CD6">
        <w:rPr>
          <w:b/>
          <w:bCs/>
          <w:sz w:val="24"/>
          <w:szCs w:val="24"/>
        </w:rPr>
        <w:t>실습 과제 전체 가이드</w:t>
      </w:r>
    </w:p>
    <w:p w14:paraId="42DE10C3" w14:textId="77777777" w:rsidR="00496CD6" w:rsidRPr="00496CD6" w:rsidRDefault="00496CD6" w:rsidP="00496CD6">
      <w:pPr>
        <w:spacing w:after="80" w:line="276" w:lineRule="auto"/>
        <w:rPr>
          <w:b/>
          <w:bCs/>
        </w:rPr>
      </w:pPr>
      <w:r w:rsidRPr="00496CD6">
        <w:rPr>
          <w:b/>
          <w:bCs/>
        </w:rPr>
        <w:t>[해결할 문제]</w:t>
      </w:r>
    </w:p>
    <w:p w14:paraId="5C35F1F6" w14:textId="35027712" w:rsidR="00496CD6" w:rsidRDefault="00496CD6" w:rsidP="00496CD6">
      <w:pPr>
        <w:spacing w:after="80" w:line="276" w:lineRule="auto"/>
      </w:pPr>
      <w:proofErr w:type="spellStart"/>
      <w:r w:rsidRPr="00496CD6">
        <w:t>마방진</w:t>
      </w:r>
      <w:proofErr w:type="spellEnd"/>
      <w:r w:rsidRPr="00496CD6">
        <w:t xml:space="preserve">(Magic Square)이란 가로, 세로, 대각선 방향의 수를 더한 값이 모두 같은 정사각형 행렬입니다. </w:t>
      </w:r>
      <w:proofErr w:type="spellStart"/>
      <w:proofErr w:type="gramStart"/>
      <w:r w:rsidRPr="00496CD6">
        <w:t>마방진</w:t>
      </w:r>
      <w:proofErr w:type="spellEnd"/>
      <w:r w:rsidRPr="00496CD6">
        <w:t xml:space="preserve">  에는</w:t>
      </w:r>
      <w:proofErr w:type="gramEnd"/>
      <w:r w:rsidRPr="00496CD6">
        <w:t xml:space="preserve"> `1`부터 `정사각형 넓이`까지, 수가 하나씩 배치되어야 합니다. 아래는 가로, 세로, 대각선 방향의 수를 </w:t>
      </w:r>
      <w:proofErr w:type="gramStart"/>
      <w:r w:rsidRPr="00496CD6">
        <w:t>더한  값이</w:t>
      </w:r>
      <w:proofErr w:type="gramEnd"/>
      <w:r w:rsidRPr="00496CD6">
        <w:t xml:space="preserve"> 모두 34인 4 x 4 </w:t>
      </w:r>
      <w:proofErr w:type="spellStart"/>
      <w:r w:rsidRPr="00496CD6">
        <w:t>마방진입니다</w:t>
      </w:r>
      <w:proofErr w:type="spellEnd"/>
      <w:r w:rsidRPr="00496CD6">
        <w:t>.</w:t>
      </w:r>
    </w:p>
    <w:p w14:paraId="23AF9DDE" w14:textId="09D0821B" w:rsidR="00496CD6" w:rsidRDefault="00496CD6" w:rsidP="00496CD6">
      <w:pPr>
        <w:spacing w:after="80" w:line="276" w:lineRule="auto"/>
      </w:pPr>
    </w:p>
    <w:p w14:paraId="1D686E67" w14:textId="402D1190" w:rsidR="00496CD6" w:rsidRDefault="00496CD6" w:rsidP="00496CD6">
      <w:pPr>
        <w:spacing w:after="80" w:line="276" w:lineRule="auto"/>
      </w:pPr>
      <w:r w:rsidRPr="00496C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795C2" wp14:editId="6A09022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00834" cy="2099691"/>
                <wp:effectExtent l="0" t="0" r="0" b="0"/>
                <wp:wrapNone/>
                <wp:docPr id="2" name="object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AA1A17-731A-02CC-8AE9-D165CDDF21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834" cy="2099691"/>
                        </a:xfrm>
                        <a:prstGeom prst="rect">
                          <a:avLst/>
                        </a:prstGeom>
                        <a:blipFill>
                          <a:blip r:embed="rId14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0843D223" id="object 4" o:spid="_x0000_s1026" style="position:absolute;margin-left:0;margin-top:0;width:165.4pt;height:16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" stroked="f">
                <v:fill r:id="rId15" o:title="" recolor="t" rotate="t" type="frame"/>
                <v:textbox inset="0,0,0,0"/>
              </v:rect>
            </w:pict>
          </mc:Fallback>
        </mc:AlternateContent>
      </w:r>
    </w:p>
    <w:p w14:paraId="644313E1" w14:textId="77777777" w:rsidR="00496CD6" w:rsidRDefault="00496CD6" w:rsidP="00496CD6">
      <w:pPr>
        <w:spacing w:after="80" w:line="276" w:lineRule="auto"/>
      </w:pPr>
    </w:p>
    <w:p w14:paraId="6A748C4E" w14:textId="597F6863" w:rsidR="00496CD6" w:rsidRDefault="00496CD6" w:rsidP="00496CD6">
      <w:pPr>
        <w:spacing w:after="80" w:line="276" w:lineRule="auto"/>
      </w:pPr>
    </w:p>
    <w:p w14:paraId="5B1FFF19" w14:textId="77777777" w:rsidR="00496CD6" w:rsidRDefault="00496CD6" w:rsidP="00496CD6">
      <w:pPr>
        <w:spacing w:after="80" w:line="276" w:lineRule="auto"/>
      </w:pPr>
    </w:p>
    <w:p w14:paraId="5393F99F" w14:textId="77777777" w:rsidR="00496CD6" w:rsidRDefault="00496CD6" w:rsidP="00496CD6">
      <w:pPr>
        <w:spacing w:after="80" w:line="276" w:lineRule="auto"/>
      </w:pPr>
    </w:p>
    <w:p w14:paraId="0E3F3E96" w14:textId="77777777" w:rsidR="00496CD6" w:rsidRDefault="00496CD6" w:rsidP="00496CD6">
      <w:pPr>
        <w:spacing w:after="80" w:line="276" w:lineRule="auto"/>
      </w:pPr>
    </w:p>
    <w:p w14:paraId="0B6DCE79" w14:textId="73593941" w:rsidR="00496CD6" w:rsidRPr="00496CD6" w:rsidRDefault="00496CD6" w:rsidP="00496CD6">
      <w:pPr>
        <w:spacing w:after="80" w:line="276" w:lineRule="auto"/>
      </w:pPr>
    </w:p>
    <w:p w14:paraId="7A6B4D05" w14:textId="77777777" w:rsidR="00496CD6" w:rsidRPr="00496CD6" w:rsidRDefault="00496CD6">
      <w:pPr>
        <w:pStyle w:val="a4"/>
        <w:numPr>
          <w:ilvl w:val="0"/>
          <w:numId w:val="2"/>
        </w:numPr>
        <w:spacing w:after="80" w:line="276" w:lineRule="auto"/>
      </w:pPr>
      <w:r w:rsidRPr="00496CD6">
        <w:lastRenderedPageBreak/>
        <w:t>두 빈칸의 위치를 찾습니다.</w:t>
      </w:r>
    </w:p>
    <w:p w14:paraId="0176A731" w14:textId="77777777" w:rsidR="00496CD6" w:rsidRPr="00496CD6" w:rsidRDefault="00496CD6">
      <w:pPr>
        <w:pStyle w:val="a4"/>
        <w:numPr>
          <w:ilvl w:val="0"/>
          <w:numId w:val="2"/>
        </w:numPr>
        <w:spacing w:after="80" w:line="276" w:lineRule="auto"/>
      </w:pPr>
      <w:r w:rsidRPr="00496CD6">
        <w:t>숫자 1 ~ 16 중 존재하지 않는 숫자 2개를 찾습니다.</w:t>
      </w:r>
    </w:p>
    <w:p w14:paraId="3FF8A558" w14:textId="77777777" w:rsidR="00496CD6" w:rsidRPr="00496CD6" w:rsidRDefault="00496CD6">
      <w:pPr>
        <w:pStyle w:val="a4"/>
        <w:numPr>
          <w:ilvl w:val="0"/>
          <w:numId w:val="2"/>
        </w:numPr>
        <w:spacing w:after="80" w:line="276" w:lineRule="auto"/>
      </w:pPr>
      <w:r w:rsidRPr="00496CD6">
        <w:t xml:space="preserve">첫 번째 빈칸에 작은 숫자를, 두 번째 빈칸에 큰 숫자를 넣어 행렬이 </w:t>
      </w:r>
      <w:proofErr w:type="spellStart"/>
      <w:r w:rsidRPr="00496CD6">
        <w:t>마방진이</w:t>
      </w:r>
      <w:proofErr w:type="spellEnd"/>
      <w:r w:rsidRPr="00496CD6">
        <w:t xml:space="preserve"> </w:t>
      </w:r>
      <w:proofErr w:type="gramStart"/>
      <w:r w:rsidRPr="00496CD6">
        <w:t>되는  지</w:t>
      </w:r>
      <w:proofErr w:type="gramEnd"/>
      <w:r w:rsidRPr="00496CD6">
        <w:t xml:space="preserve"> 검사합니다.</w:t>
      </w:r>
    </w:p>
    <w:p w14:paraId="40EBF0B2" w14:textId="77777777" w:rsidR="00496CD6" w:rsidRPr="00496CD6" w:rsidRDefault="00496CD6">
      <w:pPr>
        <w:pStyle w:val="a4"/>
        <w:numPr>
          <w:ilvl w:val="0"/>
          <w:numId w:val="2"/>
        </w:numPr>
        <w:spacing w:after="80" w:line="276" w:lineRule="auto"/>
      </w:pPr>
      <w:r w:rsidRPr="00496CD6">
        <w:t>return</w:t>
      </w:r>
    </w:p>
    <w:p w14:paraId="367DA5CC" w14:textId="77777777" w:rsidR="00496CD6" w:rsidRPr="00496CD6" w:rsidRDefault="00496CD6" w:rsidP="00496CD6">
      <w:pPr>
        <w:spacing w:after="80" w:line="276" w:lineRule="auto"/>
      </w:pPr>
      <w:r w:rsidRPr="00496CD6">
        <w:t xml:space="preserve">4-1. </w:t>
      </w:r>
      <w:proofErr w:type="spellStart"/>
      <w:r w:rsidRPr="00496CD6">
        <w:t>마방진이라면</w:t>
      </w:r>
      <w:proofErr w:type="spellEnd"/>
      <w:r w:rsidRPr="00496CD6">
        <w:t xml:space="preserve"> [작은 숫자의 행 번호, 작은 숫자의 열 번호, 작은 숫자, 큰 </w:t>
      </w:r>
      <w:proofErr w:type="gramStart"/>
      <w:r w:rsidRPr="00496CD6">
        <w:t>숫자의  행</w:t>
      </w:r>
      <w:proofErr w:type="gramEnd"/>
      <w:r w:rsidRPr="00496CD6">
        <w:t xml:space="preserve"> 번호, 큰 숫자의 열 번호, 큰 숫자]를 return 합니다.</w:t>
      </w:r>
    </w:p>
    <w:p w14:paraId="25F79E81" w14:textId="4B3321ED" w:rsidR="00496CD6" w:rsidRPr="00496CD6" w:rsidRDefault="00496CD6" w:rsidP="00496CD6">
      <w:pPr>
        <w:spacing w:after="80" w:line="276" w:lineRule="auto"/>
      </w:pPr>
      <w:r w:rsidRPr="00496CD6">
        <w:t xml:space="preserve">4-2. </w:t>
      </w:r>
      <w:proofErr w:type="spellStart"/>
      <w:r w:rsidRPr="00496CD6">
        <w:t>마방진이</w:t>
      </w:r>
      <w:proofErr w:type="spellEnd"/>
      <w:r w:rsidRPr="00496CD6">
        <w:t xml:space="preserve"> 아니라면 [큰 숫자의 행 번호, 큰 숫자의 열 번호, 큰 숫자, 작은 숫자의 행 번호, 작은 숫자의 열 번호, 작은 숫자]를 return 합니다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7DA1B26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0567612" w14:textId="77777777" w:rsidR="00BD50EA" w:rsidRDefault="00000000">
            <w:pPr>
              <w:spacing w:after="60" w:line="264" w:lineRule="auto"/>
            </w:pPr>
            <w:r>
              <w:rPr>
                <w:rFonts w:ascii="Segoe UI Emoji" w:hAnsi="Segoe UI Emoji" w:cs="Segoe UI Emoji"/>
                <w:b/>
                <w:bCs/>
                <w:color w:val="1F3A5F"/>
              </w:rPr>
              <w:t>🧩</w:t>
            </w:r>
            <w:r>
              <w:rPr>
                <w:b/>
                <w:bCs/>
                <w:color w:val="1F3A5F"/>
              </w:rPr>
              <w:t xml:space="preserve"> Magic Square 4×4 완전 정의 (PRD §8.1)</w:t>
            </w:r>
          </w:p>
          <w:p w14:paraId="0FFC3448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입력: </w:t>
            </w:r>
            <w:r>
              <w:t>4×4 int[][] — 0=빈칸(정확히 2개), 값은 0 또는 1~16, 중복 금지</w:t>
            </w:r>
          </w:p>
          <w:p w14:paraId="596E7A49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출력: </w:t>
            </w:r>
            <w:r>
              <w:t>int[6] = [r1, c1, n1, r2, c2, n2] — 좌표는 1-index</w:t>
            </w:r>
          </w:p>
          <w:p w14:paraId="7E561957" w14:textId="77777777" w:rsidR="00BD50EA" w:rsidRDefault="00000000">
            <w:pPr>
              <w:spacing w:after="40" w:line="264" w:lineRule="auto"/>
              <w:ind w:left="200" w:hanging="160"/>
            </w:pPr>
            <w:proofErr w:type="spellStart"/>
            <w:r>
              <w:rPr>
                <w:b/>
                <w:bCs/>
              </w:rPr>
              <w:t>마방진</w:t>
            </w:r>
            <w:proofErr w:type="spellEnd"/>
            <w:r>
              <w:rPr>
                <w:b/>
                <w:bCs/>
              </w:rPr>
              <w:t xml:space="preserve"> 상수: </w:t>
            </w:r>
            <w:r>
              <w:t>모든 행·열·대각선 합 = 34 (Magic Constant)</w:t>
            </w:r>
          </w:p>
          <w:p w14:paraId="48171451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검증 순서(short-circuit): </w:t>
            </w:r>
            <w:r>
              <w:t>null → size → 빈칸 수 → 값 범위 → 중복</w:t>
            </w:r>
          </w:p>
          <w:p w14:paraId="38734F0D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조합 전략: </w:t>
            </w:r>
            <w:r>
              <w:t>작은 수→첫 빈칸(Step A), 실패 시 역순(Step B)</w:t>
            </w:r>
          </w:p>
          <w:p w14:paraId="3AAC8794" w14:textId="77777777" w:rsidR="00BD50EA" w:rsidRDefault="00000000">
            <w:pPr>
              <w:spacing w:before="40" w:line="276" w:lineRule="auto"/>
            </w:pPr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예시: [[16,2,3,13</w:t>
            </w:r>
            <w:proofErr w:type="gramStart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],[</w:t>
            </w:r>
            <w:proofErr w:type="gramEnd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5,11,10,8</w:t>
            </w:r>
            <w:proofErr w:type="gramStart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],[</w:t>
            </w:r>
            <w:proofErr w:type="gramEnd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9,7,0,12</w:t>
            </w:r>
            <w:proofErr w:type="gramStart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],[</w:t>
            </w:r>
            <w:proofErr w:type="gramEnd"/>
            <w:r>
              <w:rPr>
                <w:rFonts w:ascii="Consolas" w:eastAsia="Consolas" w:hAnsi="Consolas" w:cs="Consolas"/>
                <w:color w:val="555555"/>
                <w:sz w:val="17"/>
                <w:szCs w:val="17"/>
              </w:rPr>
              <w:t>4,14,15,0]] → [3,3,1,4,4,6]</w:t>
            </w:r>
          </w:p>
        </w:tc>
      </w:tr>
    </w:tbl>
    <w:p w14:paraId="5550473C" w14:textId="03A95133" w:rsidR="00BD50EA" w:rsidRDefault="00000000">
      <w:pPr>
        <w:pStyle w:val="2"/>
      </w:pPr>
      <w:bookmarkStart w:id="29" w:name="_Toc231300197"/>
      <w:r>
        <w:rPr>
          <w:sz w:val="26"/>
          <w:szCs w:val="26"/>
        </w:rPr>
        <w:t xml:space="preserve">2-7. 7단계 진행 방식 개요 </w:t>
      </w:r>
      <w:bookmarkEnd w:id="29"/>
    </w:p>
    <w:p w14:paraId="03C9BF1D" w14:textId="77777777" w:rsidR="00BD50EA" w:rsidRDefault="00000000">
      <w:pPr>
        <w:spacing w:after="80" w:line="276" w:lineRule="auto"/>
      </w:pPr>
      <w:r>
        <w:t>세션 3~4에서 Magic Square 하나로 아래 7단계를 끝까지 따라갑니다. 핵심은 ③~⑥이 ARRR이며, 이 ARRR이 곧 C2C × Dual-Track TDD의 실행이라는 점입니다. 별개 단계가 아닙니다.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4060"/>
        <w:gridCol w:w="1700"/>
      </w:tblGrid>
      <w:tr w:rsidR="00BD50EA" w14:paraId="4652F43F" w14:textId="77777777">
        <w:trPr>
          <w:tblHeader/>
        </w:trPr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567B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9C44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CCDE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한 줄 설명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43ADD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세션</w:t>
            </w:r>
          </w:p>
        </w:tc>
      </w:tr>
      <w:tr w:rsidR="00BD50EA" w14:paraId="4F0DEDD7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0E50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057E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실무 시나리오 주제 선정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9F31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자동화할 반복 업무를 한 문장으로 고른다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FAAF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3</w:t>
            </w:r>
          </w:p>
        </w:tc>
      </w:tr>
      <w:tr w:rsidR="00BD50EA" w14:paraId="7ECCF916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A287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F7BD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프로젝트 설계 (R-G-I-O)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F487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역할·목표·입력·출력 정의 + Cursor AI 기술 체계 구성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CCBA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3</w:t>
            </w:r>
          </w:p>
        </w:tc>
      </w:tr>
      <w:tr w:rsidR="00BD50EA" w14:paraId="1351F15B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CCF2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314D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— Ask (질문)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3F6A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테스트로 시스템에 질문 = RED (Dual-Track 실패 테스트)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AC12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4</w:t>
            </w:r>
          </w:p>
        </w:tc>
      </w:tr>
      <w:tr w:rsidR="00BD50EA" w14:paraId="3073D077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4FC4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E65C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 — Respond (응답)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2D85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통과하는 최소 코드로 답 = GREEN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3183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4</w:t>
            </w:r>
          </w:p>
        </w:tc>
      </w:tr>
      <w:tr w:rsidR="00BD50EA" w14:paraId="437FE145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135B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6176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 — Refine (정제)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BA7AC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리팩토링으로</w:t>
            </w:r>
            <w:proofErr w:type="spellEnd"/>
            <w:r>
              <w:rPr>
                <w:sz w:val="18"/>
                <w:szCs w:val="18"/>
              </w:rPr>
              <w:t xml:space="preserve"> 정제 = REFACTOR (GM로 회귀 보호)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C5D9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4</w:t>
            </w:r>
          </w:p>
        </w:tc>
      </w:tr>
      <w:tr w:rsidR="00BD50EA" w14:paraId="44EFF90A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1E55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⑥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8FDB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 — Repeat (반복)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9787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다음 질문으로 사이클 반복 (문서화로 마무리)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06A0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4</w:t>
            </w:r>
          </w:p>
        </w:tc>
      </w:tr>
      <w:tr w:rsidR="00BD50EA" w14:paraId="4F9830D6" w14:textId="77777777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1C97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⑦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A324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프로젝트 기능 확장</w:t>
            </w:r>
          </w:p>
        </w:tc>
        <w:tc>
          <w:tcPr>
            <w:tcW w:w="4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8483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새 기능을 새 ARRR 사이클로 키운다 (Advanced)</w:t>
            </w:r>
          </w:p>
        </w:tc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6CE6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세션 4</w:t>
            </w:r>
          </w:p>
        </w:tc>
      </w:tr>
      <w:tr w:rsidR="00BD50EA" w14:paraId="616F82AF" w14:textId="77777777">
        <w:tc>
          <w:tcPr>
            <w:tcW w:w="9360" w:type="dxa"/>
            <w:gridSpan w:val="4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96542A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③~⑥ = ARRR = C2C × Dual-Track TDD</w:t>
            </w:r>
          </w:p>
          <w:p w14:paraId="4E27A19A" w14:textId="77777777" w:rsidR="00BD50EA" w:rsidRDefault="00000000">
            <w:pPr>
              <w:spacing w:line="276" w:lineRule="auto"/>
            </w:pPr>
            <w:r>
              <w:t xml:space="preserve">③Ask·④Respond·⑤Refine·⑥Repeat이 ARRR 사이클이고, 이것을 Dual-Track(UI/Boundary + Domain/Logic)으로 돌리는 것이 곧 C2C(추적성)를 담보하는 방법입니다. 세션 4에서 ①~⑧ 개발 활동과 Cursor 요소가 이 사이클에 어떻게 </w:t>
            </w:r>
            <w:proofErr w:type="spellStart"/>
            <w:r>
              <w:t>매핑되는지</w:t>
            </w:r>
            <w:proofErr w:type="spellEnd"/>
            <w:r>
              <w:t xml:space="preserve"> 표로 정리합니다.</w:t>
            </w:r>
          </w:p>
        </w:tc>
      </w:tr>
    </w:tbl>
    <w:p w14:paraId="0DF56971" w14:textId="77777777" w:rsidR="00BD50EA" w:rsidRDefault="00BD50EA">
      <w:pPr>
        <w:pageBreakBefore/>
      </w:pPr>
    </w:p>
    <w:p w14:paraId="1ADABCD0" w14:textId="77777777" w:rsidR="00BD50EA" w:rsidRDefault="00000000">
      <w:pPr>
        <w:pStyle w:val="1"/>
      </w:pPr>
      <w:bookmarkStart w:id="30" w:name="_Toc231300198"/>
      <w:r>
        <w:t>세션 3 — 7단계 ①② 주제 선정 &amp; 프로젝트 설계 (13:00 ~ 14:25, 85분)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8F8CC3E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48A4A35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세션의 한 줄 메시지</w:t>
            </w:r>
          </w:p>
          <w:p w14:paraId="584DBA81" w14:textId="77777777" w:rsidR="00BD50EA" w:rsidRDefault="00000000">
            <w:pPr>
              <w:spacing w:line="276" w:lineRule="auto"/>
            </w:pPr>
            <w:r>
              <w:t>코드를 짜기 전에 두 가지를 끝냅니다. ① 무엇을 자동화할지 한 문장으로 고르고, ② R-G-I-O로 설계하면서 동시에 'Cursor AI 기술 체계'</w:t>
            </w:r>
            <w:proofErr w:type="spellStart"/>
            <w:r>
              <w:t>를</w:t>
            </w:r>
            <w:proofErr w:type="spellEnd"/>
            <w:r>
              <w:t xml:space="preserve"> 구성합니다. 이 기술 체계가 세션 1에서 말한 '</w:t>
            </w:r>
            <w:proofErr w:type="spellStart"/>
            <w:r>
              <w:t>하네스</w:t>
            </w:r>
            <w:proofErr w:type="spellEnd"/>
            <w:r>
              <w:t xml:space="preserve">'의 실체이며, 세션 4의 ARRR을 돌리는 </w:t>
            </w:r>
            <w:proofErr w:type="spellStart"/>
            <w:r>
              <w:t>도구함입니다</w:t>
            </w:r>
            <w:proofErr w:type="spellEnd"/>
            <w:r>
              <w:t>.</w:t>
            </w:r>
          </w:p>
        </w:tc>
      </w:tr>
    </w:tbl>
    <w:p w14:paraId="3BC03726" w14:textId="77777777" w:rsidR="00BD50EA" w:rsidRDefault="00000000">
      <w:pPr>
        <w:pStyle w:val="2"/>
      </w:pPr>
      <w:bookmarkStart w:id="31" w:name="_Toc231300199"/>
      <w:r>
        <w:rPr>
          <w:sz w:val="26"/>
          <w:szCs w:val="26"/>
        </w:rPr>
        <w:t>3-1. 학습 목표</w:t>
      </w:r>
      <w:bookmarkEnd w:id="31"/>
    </w:p>
    <w:p w14:paraId="5810715D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자동화에 적합한 실무 주제를 '좋은 주제 조건'</w:t>
      </w:r>
      <w:proofErr w:type="spellStart"/>
      <w:r>
        <w:t>으로</w:t>
      </w:r>
      <w:proofErr w:type="spellEnd"/>
      <w:r>
        <w:t xml:space="preserve"> 선별할 수 있다</w:t>
      </w:r>
    </w:p>
    <w:p w14:paraId="09D9DE58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Role–Goal–Input–Output + 성공 기준으로 프로젝트를 설계할 수 있다</w:t>
      </w:r>
    </w:p>
    <w:p w14:paraId="06339C7B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Cursor AI 기술 체계(</w:t>
      </w:r>
      <w:proofErr w:type="spellStart"/>
      <w:r>
        <w:t>Model·Agent·Harness·Rule·Skill·Tool</w:t>
      </w:r>
      <w:proofErr w:type="spellEnd"/>
      <w:r>
        <w:t>/</w:t>
      </w:r>
      <w:proofErr w:type="spellStart"/>
      <w:r>
        <w:t>MCP·Command·Test</w:t>
      </w:r>
      <w:proofErr w:type="spellEnd"/>
      <w:r>
        <w:t>/Review Loop)의 역할을 구분할 수 있다</w:t>
      </w:r>
    </w:p>
    <w:p w14:paraId="0506CB3E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proofErr w:type="spellStart"/>
      <w:r>
        <w:t>Rule·Skill·Command</w:t>
      </w:r>
      <w:proofErr w:type="spellEnd"/>
      <w:r>
        <w:t>의 차이를 설명하고 프로젝트에 배치할 수 있다</w:t>
      </w:r>
    </w:p>
    <w:p w14:paraId="70AFB19C" w14:textId="77777777" w:rsidR="00BD50EA" w:rsidRDefault="00000000">
      <w:pPr>
        <w:pStyle w:val="2"/>
      </w:pPr>
      <w:bookmarkStart w:id="32" w:name="_Toc231300200"/>
      <w:r>
        <w:rPr>
          <w:sz w:val="26"/>
          <w:szCs w:val="26"/>
        </w:rPr>
        <w:t>3-2. 시간 배분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60"/>
        <w:gridCol w:w="800"/>
      </w:tblGrid>
      <w:tr w:rsidR="00BD50EA" w14:paraId="61E58F64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D8E55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A12A5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A0D8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</w:t>
            </w:r>
          </w:p>
        </w:tc>
      </w:tr>
      <w:tr w:rsidR="00BD50EA" w14:paraId="4809B077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AD4A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13:00~13:12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C148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STEP 1 주제 선정 (강의+개별 선택)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B87E8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BD50EA" w14:paraId="78354C2A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38F4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13:12~13:27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BC281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STEP 2-a R-G-I-O 설계 (실습)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1751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4327411C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7E789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13:27~14:05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A4B69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STEP 2-b Cursor AI 기술 체계 (강의)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BD06B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38</w:t>
            </w:r>
          </w:p>
        </w:tc>
      </w:tr>
      <w:tr w:rsidR="00BD50EA" w14:paraId="58988A47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99767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14:05~14:18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2339E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실습 </w:t>
            </w:r>
            <w:proofErr w:type="gramStart"/>
            <w:r>
              <w:rPr>
                <w:sz w:val="19"/>
                <w:szCs w:val="19"/>
              </w:rPr>
              <w:t>— .</w:t>
            </w:r>
            <w:proofErr w:type="spellStart"/>
            <w:r>
              <w:rPr>
                <w:sz w:val="19"/>
                <w:szCs w:val="19"/>
              </w:rPr>
              <w:t>cursorrules</w:t>
            </w:r>
            <w:proofErr w:type="gramEnd"/>
            <w:r>
              <w:rPr>
                <w:sz w:val="19"/>
                <w:szCs w:val="19"/>
              </w:rPr>
              <w:t>·Skill·Command</w:t>
            </w:r>
            <w:proofErr w:type="spellEnd"/>
            <w:r>
              <w:rPr>
                <w:sz w:val="19"/>
                <w:szCs w:val="19"/>
              </w:rPr>
              <w:t xml:space="preserve"> 초안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30F2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</w:tr>
      <w:tr w:rsidR="00BD50EA" w14:paraId="6D16125A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DBA7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14:18~14:25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6ED3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공유 + 요약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791E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</w:tr>
    </w:tbl>
    <w:p w14:paraId="02CAFE0F" w14:textId="77777777" w:rsidR="00BD50EA" w:rsidRPr="00173142" w:rsidRDefault="00000000">
      <w:pPr>
        <w:pBdr>
          <w:left w:val="single" w:sz="24" w:space="10" w:color="2E5C8A"/>
        </w:pBdr>
        <w:spacing w:before="180" w:after="90" w:line="268" w:lineRule="auto"/>
        <w:ind w:left="140"/>
        <w:rPr>
          <w:sz w:val="36"/>
          <w:szCs w:val="36"/>
        </w:rPr>
      </w:pPr>
      <w:r w:rsidRPr="00173142">
        <w:rPr>
          <w:b/>
          <w:bCs/>
          <w:color w:val="2E5C8A"/>
          <w:sz w:val="36"/>
          <w:szCs w:val="36"/>
        </w:rPr>
        <w:t xml:space="preserve">STEP </w:t>
      </w:r>
      <w:proofErr w:type="gramStart"/>
      <w:r w:rsidRPr="00173142">
        <w:rPr>
          <w:b/>
          <w:bCs/>
          <w:color w:val="2E5C8A"/>
          <w:sz w:val="36"/>
          <w:szCs w:val="36"/>
        </w:rPr>
        <w:t xml:space="preserve">1  </w:t>
      </w:r>
      <w:r w:rsidRPr="00173142">
        <w:rPr>
          <w:b/>
          <w:bCs/>
          <w:color w:val="1F3A5F"/>
          <w:sz w:val="36"/>
          <w:szCs w:val="36"/>
        </w:rPr>
        <w:t>실무</w:t>
      </w:r>
      <w:proofErr w:type="gramEnd"/>
      <w:r w:rsidRPr="00173142">
        <w:rPr>
          <w:b/>
          <w:bCs/>
          <w:color w:val="1F3A5F"/>
          <w:sz w:val="36"/>
          <w:szCs w:val="36"/>
        </w:rPr>
        <w:t xml:space="preserve"> 시나리오 주제 선정</w:t>
      </w:r>
    </w:p>
    <w:p w14:paraId="40814690" w14:textId="77777777" w:rsidR="00BD50EA" w:rsidRDefault="00000000">
      <w:pPr>
        <w:spacing w:after="80" w:line="276" w:lineRule="auto"/>
      </w:pPr>
      <w:r>
        <w:t>"내가 매일 반복하는 업무는 무엇인가? 그중 AI가 자동화할 수 있는 것은?"을 스스로에게 묻습니다. 예: 매일 보고서 요약, 반복 텍스트 분류, 고객 질문 응답, 제조 현장 설비 데이터 정리, 작업 지시서 생성.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0EA" w14:paraId="597609C8" w14:textId="77777777">
        <w:tc>
          <w:tcPr>
            <w:tcW w:w="9360" w:type="dxa"/>
            <w:gridSpan w:val="2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7CD63C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E5C36"/>
              </w:rPr>
              <w:lastRenderedPageBreak/>
              <w:t>좋은 주제의 조건</w:t>
            </w:r>
          </w:p>
          <w:p w14:paraId="6233970F" w14:textId="77777777" w:rsidR="00BD50EA" w:rsidRDefault="00000000">
            <w:pPr>
              <w:spacing w:after="40" w:line="264" w:lineRule="auto"/>
              <w:ind w:left="200" w:hanging="160"/>
            </w:pPr>
            <w:r>
              <w:t>• 명확한 입력(Input)이 있다</w:t>
            </w:r>
          </w:p>
          <w:p w14:paraId="7036FD6D" w14:textId="77777777" w:rsidR="00BD50EA" w:rsidRDefault="00000000">
            <w:pPr>
              <w:spacing w:after="40" w:line="264" w:lineRule="auto"/>
              <w:ind w:left="200" w:hanging="160"/>
            </w:pPr>
            <w:r>
              <w:t>• 예측 가능한 출력(Output)이 있다</w:t>
            </w:r>
          </w:p>
          <w:p w14:paraId="08A53CC8" w14:textId="77777777" w:rsidR="00BD50EA" w:rsidRDefault="00000000">
            <w:pPr>
              <w:spacing w:after="40" w:line="264" w:lineRule="auto"/>
              <w:ind w:left="200" w:hanging="160"/>
            </w:pPr>
            <w:r>
              <w:t>• 즉시 실행 가능한 코드/프롬프트로 만들 수 있다</w:t>
            </w:r>
          </w:p>
          <w:p w14:paraId="461973A3" w14:textId="77777777" w:rsidR="00BD50EA" w:rsidRDefault="00000000">
            <w:pPr>
              <w:spacing w:after="40" w:line="264" w:lineRule="auto"/>
              <w:ind w:left="200" w:hanging="160"/>
            </w:pPr>
            <w:r>
              <w:t>• 현장 업무에 바로 쓸 수 있다</w:t>
            </w:r>
          </w:p>
        </w:tc>
      </w:tr>
      <w:tr w:rsidR="00BD50EA" w14:paraId="04AB3D53" w14:textId="77777777">
        <w:tc>
          <w:tcPr>
            <w:tcW w:w="468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22822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예시 — </w:t>
            </w:r>
            <w:proofErr w:type="gramStart"/>
            <w:r>
              <w:rPr>
                <w:b/>
                <w:bCs/>
                <w:color w:val="1F3A5F"/>
                <w:sz w:val="20"/>
                <w:szCs w:val="20"/>
              </w:rPr>
              <w:t>제조 /</w:t>
            </w:r>
            <w:proofErr w:type="gramEnd"/>
            <w:r>
              <w:rPr>
                <w:b/>
                <w:bCs/>
                <w:color w:val="1F3A5F"/>
                <w:sz w:val="20"/>
                <w:szCs w:val="20"/>
              </w:rPr>
              <w:t xml:space="preserve"> 공장</w:t>
            </w:r>
          </w:p>
          <w:p w14:paraId="70AA5818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불량 이미지 판정</w:t>
            </w:r>
          </w:p>
          <w:p w14:paraId="52029651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설비 고장 원인 추천</w:t>
            </w:r>
          </w:p>
          <w:p w14:paraId="484D762B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공정 작업 지시서 자동 생성</w:t>
            </w:r>
          </w:p>
        </w:tc>
        <w:tc>
          <w:tcPr>
            <w:tcW w:w="468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B3A2B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E5C36"/>
                <w:sz w:val="20"/>
                <w:szCs w:val="20"/>
              </w:rPr>
              <w:t>예시 — 일반 사무</w:t>
            </w:r>
          </w:p>
          <w:p w14:paraId="4FB368B3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마케팅 리포트 자동 생성</w:t>
            </w:r>
          </w:p>
          <w:p w14:paraId="30C47624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 xml:space="preserve">뉴스 요약 · 문서 검색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</w:p>
          <w:p w14:paraId="7BF5181E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 xml:space="preserve">FAQ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 xml:space="preserve"> UI 자동 생성(Cursor)</w:t>
            </w:r>
          </w:p>
        </w:tc>
      </w:tr>
    </w:tbl>
    <w:p w14:paraId="385C4789" w14:textId="77777777" w:rsidR="00BD50EA" w:rsidRDefault="00000000">
      <w:pPr>
        <w:spacing w:before="40" w:after="80" w:line="276" w:lineRule="auto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최종 주제는 한 문장으로. 예: "고객 문의 이메일을 자동으로 분류하고 답장 초안을 생성하는 AI 프롬프트 제작"</w:t>
      </w:r>
    </w:p>
    <w:p w14:paraId="61B0F9A9" w14:textId="77777777" w:rsidR="00494E7D" w:rsidRDefault="00494E7D">
      <w:pPr>
        <w:spacing w:before="40" w:after="80" w:line="276" w:lineRule="auto"/>
        <w:rPr>
          <w:i/>
          <w:iCs/>
          <w:color w:val="555555"/>
          <w:sz w:val="19"/>
          <w:szCs w:val="19"/>
        </w:rPr>
      </w:pPr>
    </w:p>
    <w:p w14:paraId="7827F839" w14:textId="713EC166" w:rsidR="0058017A" w:rsidRPr="0058017A" w:rsidRDefault="0058017A" w:rsidP="0058017A">
      <w:pPr>
        <w:spacing w:after="80" w:line="276" w:lineRule="auto"/>
        <w:rPr>
          <w:b/>
          <w:bCs/>
          <w:sz w:val="28"/>
          <w:szCs w:val="28"/>
          <w:u w:val="single"/>
        </w:rPr>
      </w:pPr>
      <w:r w:rsidRPr="0058017A">
        <w:rPr>
          <w:b/>
          <w:bCs/>
          <w:sz w:val="28"/>
          <w:szCs w:val="28"/>
          <w:u w:val="single"/>
        </w:rPr>
        <w:t>Mom Test 3원칙 (</w:t>
      </w:r>
      <w:proofErr w:type="spellStart"/>
      <w:r w:rsidRPr="0058017A">
        <w:rPr>
          <w:b/>
          <w:bCs/>
          <w:sz w:val="28"/>
          <w:szCs w:val="28"/>
          <w:u w:val="single"/>
        </w:rPr>
        <w:t>MagicSquare</w:t>
      </w:r>
      <w:proofErr w:type="spellEnd"/>
      <w:r w:rsidRPr="0058017A">
        <w:rPr>
          <w:b/>
          <w:bCs/>
          <w:sz w:val="28"/>
          <w:szCs w:val="28"/>
          <w:u w:val="single"/>
        </w:rPr>
        <w:t>에 적용)</w:t>
      </w:r>
    </w:p>
    <w:p w14:paraId="615791BC" w14:textId="77777777" w:rsidR="0058017A" w:rsidRPr="0058017A" w:rsidRDefault="0058017A" w:rsidP="0058017A">
      <w:pPr>
        <w:spacing w:after="80" w:line="276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6192"/>
      </w:tblGrid>
      <w:tr w:rsidR="0058017A" w:rsidRPr="0058017A" w14:paraId="7045DF45" w14:textId="77777777" w:rsidTr="0058017A">
        <w:trPr>
          <w:tblHeader/>
        </w:trPr>
        <w:tc>
          <w:tcPr>
            <w:tcW w:w="178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ED214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Mom Test 원칙</w:t>
            </w:r>
          </w:p>
        </w:tc>
        <w:tc>
          <w:tcPr>
            <w:tcW w:w="321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E41F9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proofErr w:type="spellStart"/>
            <w:r w:rsidRPr="0058017A">
              <w:rPr>
                <w:b/>
                <w:bCs/>
              </w:rPr>
              <w:t>MagicSquare</w:t>
            </w:r>
            <w:proofErr w:type="spellEnd"/>
            <w:r w:rsidRPr="0058017A">
              <w:rPr>
                <w:b/>
                <w:bCs/>
              </w:rPr>
              <w:t>에서의 의미</w:t>
            </w:r>
          </w:p>
        </w:tc>
      </w:tr>
      <w:tr w:rsidR="0058017A" w:rsidRPr="0058017A" w14:paraId="7E4B80B5" w14:textId="77777777" w:rsidTr="0058017A">
        <w:tc>
          <w:tcPr>
            <w:tcW w:w="17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356E6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내 아이디어 말하지 말 것</w:t>
            </w:r>
          </w:p>
        </w:tc>
        <w:tc>
          <w:tcPr>
            <w:tcW w:w="32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7980B6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“4×4 </w:t>
            </w:r>
            <w:proofErr w:type="spellStart"/>
            <w:r w:rsidRPr="0058017A">
              <w:t>마방진</w:t>
            </w:r>
            <w:proofErr w:type="spellEnd"/>
            <w:r w:rsidRPr="0058017A">
              <w:t xml:space="preserve"> TDD 앱 만들 거야”로 시작 </w:t>
            </w:r>
            <w:r w:rsidRPr="0058017A">
              <w:rPr>
                <w:rFonts w:ascii="Segoe UI Emoji" w:hAnsi="Segoe UI Emoji" w:cs="Segoe UI Emoji"/>
              </w:rPr>
              <w:t>❌</w:t>
            </w:r>
          </w:p>
        </w:tc>
      </w:tr>
      <w:tr w:rsidR="0058017A" w:rsidRPr="0058017A" w14:paraId="5641FEB4" w14:textId="77777777" w:rsidTr="0058017A">
        <w:tc>
          <w:tcPr>
            <w:tcW w:w="17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5A19B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과거·구체·사실만</w:t>
            </w:r>
          </w:p>
        </w:tc>
        <w:tc>
          <w:tcPr>
            <w:tcW w:w="32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588E8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“지난번에 격자 검증할 때 뭐가 귀찮았어?” </w:t>
            </w:r>
            <w:r w:rsidRPr="0058017A">
              <w:rPr>
                <w:rFonts w:ascii="Segoe UI Emoji" w:hAnsi="Segoe UI Emoji" w:cs="Segoe UI Emoji"/>
              </w:rPr>
              <w:t>✅</w:t>
            </w:r>
          </w:p>
        </w:tc>
      </w:tr>
      <w:tr w:rsidR="0058017A" w:rsidRPr="0058017A" w14:paraId="53498E22" w14:textId="77777777" w:rsidTr="0058017A">
        <w:tc>
          <w:tcPr>
            <w:tcW w:w="178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511BD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칭찬·미래 의견 무시</w:t>
            </w:r>
          </w:p>
        </w:tc>
        <w:tc>
          <w:tcPr>
            <w:tcW w:w="321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64B09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“좋을 것 같아요” </w:t>
            </w:r>
            <w:proofErr w:type="gramStart"/>
            <w:r w:rsidRPr="0058017A">
              <w:rPr>
                <w:rFonts w:ascii="Segoe UI Emoji" w:hAnsi="Segoe UI Emoji" w:cs="Segoe UI Emoji"/>
              </w:rPr>
              <w:t>❌</w:t>
            </w:r>
            <w:r w:rsidRPr="0058017A">
              <w:t xml:space="preserve"> /</w:t>
            </w:r>
            <w:proofErr w:type="gramEnd"/>
            <w:r w:rsidRPr="0058017A">
              <w:t xml:space="preserve"> </w:t>
            </w:r>
            <w:r w:rsidRPr="0058017A">
              <w:rPr>
                <w:rFonts w:hint="eastAsia"/>
              </w:rPr>
              <w:t>“</w:t>
            </w:r>
            <w:r w:rsidRPr="0058017A">
              <w:t xml:space="preserve">그때 10분 걸렸어요” </w:t>
            </w:r>
            <w:r w:rsidRPr="0058017A">
              <w:rPr>
                <w:rFonts w:ascii="Segoe UI Emoji" w:hAnsi="Segoe UI Emoji" w:cs="Segoe UI Emoji"/>
              </w:rPr>
              <w:t>✅</w:t>
            </w:r>
          </w:p>
        </w:tc>
      </w:tr>
    </w:tbl>
    <w:p w14:paraId="47DE7D7A" w14:textId="77777777" w:rsidR="0058017A" w:rsidRPr="0058017A" w:rsidRDefault="0058017A" w:rsidP="0058017A">
      <w:pPr>
        <w:spacing w:after="80" w:line="276" w:lineRule="auto"/>
      </w:pPr>
      <w:proofErr w:type="spellStart"/>
      <w:r w:rsidRPr="0058017A">
        <w:rPr>
          <w:b/>
          <w:bCs/>
        </w:rPr>
        <w:t>MagicSquare</w:t>
      </w:r>
      <w:proofErr w:type="spellEnd"/>
      <w:r w:rsidRPr="0058017A">
        <w:rPr>
          <w:b/>
          <w:bCs/>
        </w:rPr>
        <w:t>에서 ‘고객’은 누구?</w:t>
      </w:r>
      <w:r w:rsidRPr="0058017A">
        <w:t> (하나만 고르세요)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5686"/>
      </w:tblGrid>
      <w:tr w:rsidR="0058017A" w:rsidRPr="0058017A" w14:paraId="4CAE5F90" w14:textId="77777777" w:rsidTr="0058017A">
        <w:trPr>
          <w:tblHeader/>
        </w:trPr>
        <w:tc>
          <w:tcPr>
            <w:tcW w:w="204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083F7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페르소나</w:t>
            </w:r>
          </w:p>
        </w:tc>
        <w:tc>
          <w:tcPr>
            <w:tcW w:w="295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381FC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Mom Test 대상</w:t>
            </w:r>
          </w:p>
        </w:tc>
      </w:tr>
      <w:tr w:rsidR="0058017A" w:rsidRPr="0058017A" w14:paraId="0C13CEF2" w14:textId="77777777" w:rsidTr="0058017A">
        <w:tc>
          <w:tcPr>
            <w:tcW w:w="20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4E7EF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A. 나(학습자)</w:t>
            </w:r>
          </w:p>
        </w:tc>
        <w:tc>
          <w:tcPr>
            <w:tcW w:w="29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2A6BF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TDD·ECB 실습 중 겪은 실제 불편</w:t>
            </w:r>
          </w:p>
        </w:tc>
      </w:tr>
      <w:tr w:rsidR="0058017A" w:rsidRPr="0058017A" w14:paraId="46B7B49E" w14:textId="77777777" w:rsidTr="0058017A">
        <w:tc>
          <w:tcPr>
            <w:tcW w:w="20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6E06B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 xml:space="preserve">B. 부분 </w:t>
            </w:r>
            <w:proofErr w:type="spellStart"/>
            <w:r w:rsidRPr="0058017A">
              <w:rPr>
                <w:b/>
                <w:bCs/>
              </w:rPr>
              <w:t>마방진</w:t>
            </w:r>
            <w:proofErr w:type="spellEnd"/>
            <w:r w:rsidRPr="0058017A">
              <w:rPr>
                <w:b/>
                <w:bCs/>
              </w:rPr>
              <w:t xml:space="preserve"> </w:t>
            </w:r>
            <w:proofErr w:type="spellStart"/>
            <w:r w:rsidRPr="0058017A">
              <w:rPr>
                <w:b/>
                <w:bCs/>
              </w:rPr>
              <w:t>풀이자</w:t>
            </w:r>
            <w:proofErr w:type="spellEnd"/>
          </w:p>
        </w:tc>
        <w:tc>
          <w:tcPr>
            <w:tcW w:w="29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C6628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손으로 2칸 채울 때의 실제 행동</w:t>
            </w:r>
          </w:p>
        </w:tc>
      </w:tr>
      <w:tr w:rsidR="0058017A" w:rsidRPr="0058017A" w14:paraId="2A1BECD2" w14:textId="77777777" w:rsidTr="0058017A">
        <w:tc>
          <w:tcPr>
            <w:tcW w:w="20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8F20F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C. 강사/</w:t>
            </w:r>
            <w:proofErr w:type="spellStart"/>
            <w:r w:rsidRPr="0058017A">
              <w:rPr>
                <w:b/>
                <w:bCs/>
              </w:rPr>
              <w:t>리뷰어</w:t>
            </w:r>
            <w:proofErr w:type="spellEnd"/>
          </w:p>
        </w:tc>
        <w:tc>
          <w:tcPr>
            <w:tcW w:w="29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8AE910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채점·검증할 때의 실제 비용</w:t>
            </w:r>
          </w:p>
        </w:tc>
      </w:tr>
      <w:tr w:rsidR="0058017A" w:rsidRPr="0058017A" w14:paraId="247E50F7" w14:textId="77777777" w:rsidTr="0058017A">
        <w:tc>
          <w:tcPr>
            <w:tcW w:w="20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8FE3F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D. 유지보수 개발자</w:t>
            </w:r>
          </w:p>
        </w:tc>
        <w:tc>
          <w:tcPr>
            <w:tcW w:w="295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E7514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규칙 변경·회귀 검증 시 실제 pain</w:t>
            </w:r>
          </w:p>
        </w:tc>
      </w:tr>
    </w:tbl>
    <w:p w14:paraId="1CF4DF43" w14:textId="77777777" w:rsidR="0058017A" w:rsidRPr="0058017A" w:rsidRDefault="0058017A" w:rsidP="0058017A">
      <w:pPr>
        <w:spacing w:after="80" w:line="276" w:lineRule="auto"/>
      </w:pPr>
      <w:r w:rsidRPr="0058017A">
        <w:lastRenderedPageBreak/>
        <w:t>세션 3 STEP 1에서는 </w:t>
      </w:r>
      <w:r w:rsidRPr="0058017A">
        <w:rPr>
          <w:b/>
          <w:bCs/>
        </w:rPr>
        <w:t>A 또는 B</w:t>
      </w:r>
      <w:r w:rsidRPr="0058017A">
        <w:t>가 가장 자연스럽습니다.</w:t>
      </w:r>
    </w:p>
    <w:p w14:paraId="7925C469" w14:textId="77777777" w:rsidR="0058017A" w:rsidRPr="0058017A" w:rsidRDefault="00000000" w:rsidP="0058017A">
      <w:pPr>
        <w:spacing w:after="80" w:line="276" w:lineRule="auto"/>
      </w:pPr>
      <w:r>
        <w:pict w14:anchorId="3D7CA693">
          <v:rect id="_x0000_i1025" style="width:0;height:1.5pt" o:hralign="center" o:hrstd="t" o:hr="t" fillcolor="#a0a0a0" stroked="f"/>
        </w:pict>
      </w:r>
    </w:p>
    <w:p w14:paraId="38ECDD64" w14:textId="77777777" w:rsidR="0058017A" w:rsidRPr="0058017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58017A">
        <w:rPr>
          <w:b/>
          <w:bCs/>
          <w:sz w:val="24"/>
          <w:szCs w:val="24"/>
          <w:u w:val="single"/>
        </w:rPr>
        <w:t>Cursor에서 Mom Test 진행 흐름 (5단계)</w:t>
      </w:r>
    </w:p>
    <w:p w14:paraId="71F618DF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0  Ask</w:t>
      </w:r>
      <w:proofErr w:type="gramEnd"/>
      <w:r w:rsidRPr="0058017A">
        <w:t xml:space="preserve"> 모드 + 페르소나 1명 고정</w:t>
      </w:r>
    </w:p>
    <w:p w14:paraId="09251129" w14:textId="77777777" w:rsidR="0058017A" w:rsidRPr="0058017A" w:rsidRDefault="0058017A" w:rsidP="0058017A">
      <w:pPr>
        <w:spacing w:after="80" w:line="276" w:lineRule="auto"/>
      </w:pPr>
      <w:r w:rsidRPr="0058017A">
        <w:t xml:space="preserve">   ↓</w:t>
      </w:r>
    </w:p>
    <w:p w14:paraId="6E1005F8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1  Cursor</w:t>
      </w:r>
      <w:proofErr w:type="gramEnd"/>
      <w:r w:rsidRPr="0058017A">
        <w:t xml:space="preserve"> = Mom Test </w:t>
      </w:r>
      <w:proofErr w:type="spellStart"/>
      <w:r w:rsidRPr="0058017A">
        <w:t>인터뷰어</w:t>
      </w:r>
      <w:proofErr w:type="spellEnd"/>
      <w:r w:rsidRPr="0058017A">
        <w:t xml:space="preserve"> (나쁜 질문 차단)</w:t>
      </w:r>
    </w:p>
    <w:p w14:paraId="77C1DE25" w14:textId="77777777" w:rsidR="0058017A" w:rsidRPr="0058017A" w:rsidRDefault="0058017A" w:rsidP="0058017A">
      <w:pPr>
        <w:spacing w:after="80" w:line="276" w:lineRule="auto"/>
      </w:pPr>
      <w:r w:rsidRPr="0058017A">
        <w:t xml:space="preserve">   ↓</w:t>
      </w:r>
    </w:p>
    <w:p w14:paraId="637436BD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2  내가</w:t>
      </w:r>
      <w:proofErr w:type="gramEnd"/>
      <w:r w:rsidRPr="0058017A">
        <w:t xml:space="preserve"> 답변 (과거 사실만) → Cursor가 기록·추궁</w:t>
      </w:r>
    </w:p>
    <w:p w14:paraId="7C64CFE4" w14:textId="77777777" w:rsidR="0058017A" w:rsidRPr="0058017A" w:rsidRDefault="0058017A" w:rsidP="0058017A">
      <w:pPr>
        <w:spacing w:after="80" w:line="276" w:lineRule="auto"/>
      </w:pPr>
      <w:r w:rsidRPr="0058017A">
        <w:t xml:space="preserve">   ↓</w:t>
      </w:r>
    </w:p>
    <w:p w14:paraId="428858DC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3  Cursor</w:t>
      </w:r>
      <w:proofErr w:type="gramEnd"/>
      <w:r w:rsidRPr="0058017A">
        <w:t xml:space="preserve"> = 분석가 (표면 문제 vs 진짜 문제 분리)</w:t>
      </w:r>
    </w:p>
    <w:p w14:paraId="03C5D3A8" w14:textId="77777777" w:rsidR="0058017A" w:rsidRPr="0058017A" w:rsidRDefault="0058017A" w:rsidP="0058017A">
      <w:pPr>
        <w:spacing w:after="80" w:line="276" w:lineRule="auto"/>
      </w:pPr>
      <w:r w:rsidRPr="0058017A">
        <w:t xml:space="preserve">   ↓</w:t>
      </w:r>
    </w:p>
    <w:p w14:paraId="57557E71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4  한</w:t>
      </w:r>
      <w:proofErr w:type="gramEnd"/>
      <w:r w:rsidRPr="0058017A">
        <w:t xml:space="preserve"> 문장 주제 + R-G-I-O 초안</w:t>
      </w:r>
    </w:p>
    <w:p w14:paraId="05E0878D" w14:textId="77777777" w:rsidR="0058017A" w:rsidRPr="0058017A" w:rsidRDefault="0058017A" w:rsidP="0058017A">
      <w:pPr>
        <w:spacing w:after="80" w:line="276" w:lineRule="auto"/>
      </w:pPr>
      <w:r w:rsidRPr="0058017A">
        <w:t xml:space="preserve">   ↓</w:t>
      </w:r>
    </w:p>
    <w:p w14:paraId="11BCDF2D" w14:textId="77777777" w:rsidR="0058017A" w:rsidRPr="0058017A" w:rsidRDefault="0058017A" w:rsidP="0058017A">
      <w:pPr>
        <w:spacing w:after="80" w:line="276" w:lineRule="auto"/>
      </w:pPr>
      <w:r w:rsidRPr="0058017A">
        <w:t xml:space="preserve">STEP </w:t>
      </w:r>
      <w:proofErr w:type="gramStart"/>
      <w:r w:rsidRPr="0058017A">
        <w:t>5  Ask</w:t>
      </w:r>
      <w:proofErr w:type="gramEnd"/>
      <w:r w:rsidRPr="0058017A">
        <w:t>로 Mom Test 위반 여부 최종 점검</w:t>
      </w:r>
    </w:p>
    <w:p w14:paraId="1E73235A" w14:textId="77777777" w:rsidR="0058017A" w:rsidRDefault="0058017A" w:rsidP="0058017A">
      <w:pPr>
        <w:spacing w:after="80" w:line="276" w:lineRule="auto"/>
        <w:rPr>
          <w:b/>
          <w:bCs/>
        </w:rPr>
      </w:pPr>
    </w:p>
    <w:p w14:paraId="15CA889B" w14:textId="7F3E91FA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>모드:</w:t>
      </w:r>
      <w:r w:rsidRPr="0058017A">
        <w:t> 전 과정 </w:t>
      </w:r>
      <w:r w:rsidRPr="0058017A">
        <w:rPr>
          <w:b/>
          <w:bCs/>
        </w:rPr>
        <w:t>Ask</w:t>
      </w:r>
      <w:r w:rsidRPr="0058017A">
        <w:t> (파일 수정 없음, 인터뷰·사고만)</w:t>
      </w:r>
    </w:p>
    <w:p w14:paraId="15E7722F" w14:textId="77777777" w:rsidR="0058017A" w:rsidRDefault="00000000" w:rsidP="0058017A">
      <w:pPr>
        <w:spacing w:after="80" w:line="276" w:lineRule="auto"/>
      </w:pPr>
      <w:r>
        <w:pict w14:anchorId="720F23B3">
          <v:rect id="_x0000_i1026" style="width:0;height:1.5pt" o:hralign="center" o:hrstd="t" o:hr="t" fillcolor="#a0a0a0" stroked="f"/>
        </w:pict>
      </w:r>
    </w:p>
    <w:p w14:paraId="65E30DC4" w14:textId="77777777" w:rsidR="004D7FD7" w:rsidRDefault="004D7FD7" w:rsidP="004D7FD7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proofErr w:type="spellStart"/>
      <w:r>
        <w:rPr>
          <w:rFonts w:hint="eastAsia"/>
          <w:b/>
          <w:bCs/>
          <w:color w:val="1F3A5F"/>
          <w:sz w:val="22"/>
          <w:szCs w:val="22"/>
        </w:rPr>
        <w:t>브랜치</w:t>
      </w:r>
      <w:proofErr w:type="spellEnd"/>
      <w:r>
        <w:rPr>
          <w:rFonts w:hint="eastAsia"/>
          <w:b/>
          <w:bCs/>
          <w:color w:val="1F3A5F"/>
          <w:sz w:val="22"/>
          <w:szCs w:val="22"/>
        </w:rPr>
        <w:t xml:space="preserve"> 전략</w:t>
      </w:r>
    </w:p>
    <w:p w14:paraId="529405BF" w14:textId="77777777" w:rsidR="004D7FD7" w:rsidRDefault="004D7FD7" w:rsidP="004D7FD7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13AD5FA9" w14:textId="77777777" w:rsidR="004D7FD7" w:rsidRPr="00F66804" w:rsidRDefault="004D7FD7" w:rsidP="004D7FD7">
      <w:pPr>
        <w:spacing w:after="80" w:line="276" w:lineRule="auto"/>
      </w:pPr>
      <w:r w:rsidRPr="00F66804">
        <w:rPr>
          <w:rFonts w:hint="eastAsia"/>
        </w:rPr>
        <w:t xml:space="preserve">main </w:t>
      </w:r>
    </w:p>
    <w:p w14:paraId="7D3B7FC0" w14:textId="77777777" w:rsidR="004D7FD7" w:rsidRPr="00F66804" w:rsidRDefault="004D7FD7" w:rsidP="004D7FD7">
      <w:pPr>
        <w:spacing w:after="80" w:line="276" w:lineRule="auto"/>
      </w:pPr>
      <w:r w:rsidRPr="00F66804">
        <w:rPr>
          <w:rFonts w:hint="eastAsia"/>
        </w:rPr>
        <w:t>|</w:t>
      </w:r>
    </w:p>
    <w:p w14:paraId="6EA0F324" w14:textId="77777777" w:rsidR="004D7FD7" w:rsidRPr="00F66804" w:rsidRDefault="004D7FD7" w:rsidP="004D7FD7">
      <w:pPr>
        <w:spacing w:after="80" w:line="276" w:lineRule="auto"/>
      </w:pPr>
      <w:r w:rsidRPr="00F66804">
        <w:rPr>
          <w:rFonts w:hint="eastAsia"/>
        </w:rPr>
        <w:t xml:space="preserve">staging </w:t>
      </w:r>
      <w:r w:rsidRPr="00F66804">
        <w:t>–</w:t>
      </w:r>
      <w:r w:rsidRPr="00F66804">
        <w:rPr>
          <w:rFonts w:hint="eastAsia"/>
        </w:rPr>
        <w:t xml:space="preserve"> </w:t>
      </w:r>
      <w:r w:rsidRPr="00F66804">
        <w:rPr>
          <w:rFonts w:hint="eastAsia"/>
          <w:b/>
          <w:bCs/>
          <w:sz w:val="28"/>
          <w:szCs w:val="28"/>
          <w:u w:val="single"/>
        </w:rPr>
        <w:t>spec</w:t>
      </w:r>
    </w:p>
    <w:p w14:paraId="2F9C98CD" w14:textId="77777777" w:rsidR="004D7FD7" w:rsidRPr="00F66804" w:rsidRDefault="004D7FD7" w:rsidP="004D7FD7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red</w:t>
      </w:r>
    </w:p>
    <w:p w14:paraId="259EB988" w14:textId="77777777" w:rsidR="004D7FD7" w:rsidRPr="00F66804" w:rsidRDefault="004D7FD7" w:rsidP="004D7FD7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green</w:t>
      </w:r>
    </w:p>
    <w:p w14:paraId="55404DB4" w14:textId="77777777" w:rsidR="004D7FD7" w:rsidRPr="00F66804" w:rsidRDefault="004D7FD7" w:rsidP="004D7FD7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refactoring</w:t>
      </w:r>
    </w:p>
    <w:p w14:paraId="1EF1CE2E" w14:textId="77777777" w:rsidR="004D7FD7" w:rsidRDefault="004D7FD7" w:rsidP="004D7FD7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proofErr w:type="spellStart"/>
      <w:r w:rsidRPr="00F66804">
        <w:rPr>
          <w:rFonts w:hint="eastAsia"/>
        </w:rPr>
        <w:t>new_features</w:t>
      </w:r>
      <w:proofErr w:type="spellEnd"/>
    </w:p>
    <w:p w14:paraId="3D7F81BE" w14:textId="77777777" w:rsidR="004D7FD7" w:rsidRDefault="004D7FD7" w:rsidP="004D7FD7">
      <w:pPr>
        <w:spacing w:after="80" w:line="276" w:lineRule="auto"/>
        <w:ind w:firstLine="800"/>
      </w:pPr>
    </w:p>
    <w:p w14:paraId="5FA1375B" w14:textId="77777777" w:rsidR="004D7FD7" w:rsidRPr="00F66804" w:rsidRDefault="004D7FD7" w:rsidP="004D7FD7">
      <w:pPr>
        <w:spacing w:after="80" w:line="276" w:lineRule="auto"/>
      </w:pPr>
      <w:r w:rsidRPr="00F66804">
        <w:t>kz4ne@kz4network MINGW64 /c/DEV/MagicSquare_1004 (main)</w:t>
      </w:r>
    </w:p>
    <w:p w14:paraId="46D57606" w14:textId="77777777" w:rsidR="004D7FD7" w:rsidRPr="00F66804" w:rsidRDefault="004D7FD7" w:rsidP="004D7FD7">
      <w:pPr>
        <w:spacing w:after="80" w:line="276" w:lineRule="auto"/>
      </w:pPr>
      <w:r w:rsidRPr="00F66804">
        <w:t xml:space="preserve">$ </w:t>
      </w:r>
      <w:r w:rsidRPr="00F66804">
        <w:rPr>
          <w:b/>
          <w:bCs/>
          <w:color w:val="1F3A5F"/>
          <w:sz w:val="22"/>
          <w:szCs w:val="22"/>
        </w:rPr>
        <w:t>git branch</w:t>
      </w:r>
    </w:p>
    <w:p w14:paraId="061DA777" w14:textId="77777777" w:rsidR="004D7FD7" w:rsidRPr="00F66804" w:rsidRDefault="004D7FD7" w:rsidP="004D7FD7">
      <w:pPr>
        <w:spacing w:after="80" w:line="276" w:lineRule="auto"/>
      </w:pPr>
      <w:r w:rsidRPr="00F66804">
        <w:t xml:space="preserve">* </w:t>
      </w:r>
      <w:proofErr w:type="gramStart"/>
      <w:r w:rsidRPr="00F66804">
        <w:t>main</w:t>
      </w:r>
      <w:proofErr w:type="gramEnd"/>
    </w:p>
    <w:p w14:paraId="3AAE2732" w14:textId="77777777" w:rsidR="004D7FD7" w:rsidRPr="00F66804" w:rsidRDefault="004D7FD7" w:rsidP="004D7FD7">
      <w:pPr>
        <w:spacing w:after="80" w:line="276" w:lineRule="auto"/>
      </w:pPr>
    </w:p>
    <w:p w14:paraId="46226E06" w14:textId="77777777" w:rsidR="004D7FD7" w:rsidRPr="00F66804" w:rsidRDefault="004D7FD7" w:rsidP="004D7FD7">
      <w:pPr>
        <w:spacing w:after="80" w:line="276" w:lineRule="auto"/>
      </w:pPr>
      <w:r w:rsidRPr="00F66804">
        <w:t>kz4ne@kz4network MINGW64 /c/DEV/MagicSquare_1004 (main)</w:t>
      </w:r>
    </w:p>
    <w:p w14:paraId="31E3B33F" w14:textId="77777777" w:rsidR="004D7FD7" w:rsidRPr="00F66804" w:rsidRDefault="004D7FD7" w:rsidP="004D7FD7">
      <w:pPr>
        <w:spacing w:after="80" w:line="276" w:lineRule="auto"/>
      </w:pPr>
      <w:r w:rsidRPr="00F66804">
        <w:t xml:space="preserve">$ </w:t>
      </w:r>
      <w:proofErr w:type="gramStart"/>
      <w:r w:rsidRPr="00F66804">
        <w:rPr>
          <w:b/>
          <w:bCs/>
          <w:color w:val="1F3A5F"/>
          <w:sz w:val="22"/>
          <w:szCs w:val="22"/>
        </w:rPr>
        <w:t>git</w:t>
      </w:r>
      <w:proofErr w:type="gramEnd"/>
      <w:r w:rsidRPr="00F66804">
        <w:rPr>
          <w:b/>
          <w:bCs/>
          <w:color w:val="1F3A5F"/>
          <w:sz w:val="22"/>
          <w:szCs w:val="22"/>
        </w:rPr>
        <w:t xml:space="preserve"> checkout -b staging</w:t>
      </w:r>
    </w:p>
    <w:p w14:paraId="07605447" w14:textId="77777777" w:rsidR="004D7FD7" w:rsidRPr="00F66804" w:rsidRDefault="004D7FD7" w:rsidP="004D7FD7">
      <w:pPr>
        <w:spacing w:after="80" w:line="276" w:lineRule="auto"/>
      </w:pPr>
      <w:r w:rsidRPr="00F66804">
        <w:t>Switched to a new branch 'staging'</w:t>
      </w:r>
    </w:p>
    <w:p w14:paraId="1D126616" w14:textId="77777777" w:rsidR="004D7FD7" w:rsidRDefault="004D7FD7" w:rsidP="0058017A">
      <w:pPr>
        <w:spacing w:after="80" w:line="276" w:lineRule="auto"/>
      </w:pPr>
    </w:p>
    <w:p w14:paraId="7DEB1A31" w14:textId="77777777" w:rsidR="004D7FD7" w:rsidRPr="004D7FD7" w:rsidRDefault="004D7FD7" w:rsidP="0058017A">
      <w:pPr>
        <w:spacing w:after="80" w:line="276" w:lineRule="auto"/>
      </w:pPr>
    </w:p>
    <w:p w14:paraId="6F132107" w14:textId="60C4DFFF" w:rsidR="00173142" w:rsidRPr="00173142" w:rsidRDefault="00173142" w:rsidP="0058017A">
      <w:pPr>
        <w:spacing w:after="80" w:line="276" w:lineRule="auto"/>
        <w:rPr>
          <w:b/>
          <w:bCs/>
          <w:sz w:val="28"/>
          <w:szCs w:val="28"/>
          <w:u w:val="single"/>
        </w:rPr>
      </w:pPr>
      <w:r w:rsidRPr="00173142">
        <w:rPr>
          <w:b/>
          <w:bCs/>
          <w:color w:val="2E5C8A"/>
          <w:sz w:val="28"/>
          <w:szCs w:val="28"/>
          <w:u w:val="single"/>
        </w:rPr>
        <w:t>STEP 1</w:t>
      </w:r>
      <w:r>
        <w:rPr>
          <w:rFonts w:hint="eastAsia"/>
          <w:b/>
          <w:bCs/>
          <w:color w:val="2E5C8A"/>
          <w:sz w:val="28"/>
          <w:szCs w:val="28"/>
          <w:u w:val="single"/>
        </w:rPr>
        <w:t>-a</w:t>
      </w:r>
      <w:r w:rsidRPr="00173142">
        <w:rPr>
          <w:rFonts w:hint="eastAsia"/>
          <w:b/>
          <w:bCs/>
          <w:color w:val="2E5C8A"/>
          <w:sz w:val="28"/>
          <w:szCs w:val="28"/>
          <w:u w:val="single"/>
        </w:rPr>
        <w:t xml:space="preserve"> </w:t>
      </w:r>
      <w:r w:rsidRPr="00173142">
        <w:rPr>
          <w:b/>
          <w:bCs/>
          <w:sz w:val="28"/>
          <w:szCs w:val="28"/>
          <w:u w:val="single"/>
        </w:rPr>
        <w:t>— Cursor를 Mom Test 인터뷰어로 쓰기</w:t>
      </w:r>
    </w:p>
    <w:p w14:paraId="6B1440AD" w14:textId="5D10F851" w:rsidR="0058017A" w:rsidRPr="0058017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>순서</w:t>
      </w:r>
      <w:r w:rsidRPr="0058017A">
        <w:rPr>
          <w:b/>
          <w:bCs/>
          <w:sz w:val="24"/>
          <w:szCs w:val="24"/>
          <w:u w:val="single"/>
        </w:rPr>
        <w:t xml:space="preserve"> 0 — 준비 (Cursor 설정)</w:t>
      </w:r>
    </w:p>
    <w:p w14:paraId="03021141" w14:textId="77777777" w:rsidR="0058017A" w:rsidRPr="0058017A" w:rsidRDefault="0058017A">
      <w:pPr>
        <w:numPr>
          <w:ilvl w:val="0"/>
          <w:numId w:val="19"/>
        </w:numPr>
        <w:spacing w:after="80" w:line="276" w:lineRule="auto"/>
      </w:pPr>
      <w:r w:rsidRPr="0058017A">
        <w:t>채팅 </w:t>
      </w:r>
      <w:r w:rsidRPr="0058017A">
        <w:rPr>
          <w:b/>
          <w:bCs/>
        </w:rPr>
        <w:t>Ask</w:t>
      </w:r>
      <w:r w:rsidRPr="0058017A">
        <w:t> 모드</w:t>
      </w:r>
    </w:p>
    <w:p w14:paraId="015CAD61" w14:textId="77777777" w:rsidR="0058017A" w:rsidRDefault="0058017A">
      <w:pPr>
        <w:numPr>
          <w:ilvl w:val="0"/>
          <w:numId w:val="19"/>
        </w:numPr>
        <w:spacing w:after="80" w:line="276" w:lineRule="auto"/>
      </w:pPr>
      <w:r w:rsidRPr="0058017A">
        <w:t>워크북(</w:t>
      </w:r>
      <w:proofErr w:type="spellStart"/>
      <w:r w:rsidRPr="0058017A">
        <w:t>노션</w:t>
      </w:r>
      <w:proofErr w:type="spellEnd"/>
      <w:r w:rsidRPr="0058017A">
        <w:t>/마크다운)에 아래 4칸만 준비:</w:t>
      </w:r>
    </w:p>
    <w:p w14:paraId="4F5384FA" w14:textId="65EAF6CA" w:rsidR="0058017A" w:rsidRDefault="0058017A" w:rsidP="0058017A">
      <w:pPr>
        <w:spacing w:after="80" w:line="276" w:lineRule="auto"/>
        <w:ind w:left="360"/>
      </w:pPr>
    </w:p>
    <w:p w14:paraId="690D3D79" w14:textId="662E6613" w:rsidR="008D0A2F" w:rsidRPr="008D0A2F" w:rsidRDefault="008D0A2F" w:rsidP="008D0A2F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8D0A2F">
        <w:rPr>
          <w:b/>
          <w:bCs/>
          <w:sz w:val="24"/>
          <w:szCs w:val="24"/>
          <w:u w:val="single"/>
        </w:rPr>
        <w:t>C:\DEV\MagicSquare_</w:t>
      </w:r>
      <w:r>
        <w:rPr>
          <w:rFonts w:hint="eastAsia"/>
          <w:b/>
          <w:bCs/>
          <w:sz w:val="24"/>
          <w:szCs w:val="24"/>
          <w:u w:val="single"/>
        </w:rPr>
        <w:t>XX</w:t>
      </w:r>
      <w:r w:rsidRPr="008D0A2F">
        <w:rPr>
          <w:rFonts w:hint="eastAsia"/>
          <w:b/>
          <w:bCs/>
          <w:sz w:val="24"/>
          <w:szCs w:val="24"/>
          <w:u w:val="single"/>
        </w:rPr>
        <w:t>에서 프로젝트 시작</w:t>
      </w:r>
    </w:p>
    <w:p w14:paraId="56C58D9F" w14:textId="43BDA348" w:rsidR="008D0A2F" w:rsidRDefault="008D0A2F" w:rsidP="008D0A2F">
      <w:pPr>
        <w:spacing w:after="80" w:line="276" w:lineRule="auto"/>
      </w:pPr>
      <w:r w:rsidRPr="008D0A2F">
        <w:rPr>
          <w:noProof/>
        </w:rPr>
        <w:drawing>
          <wp:inline distT="0" distB="0" distL="0" distR="0" wp14:anchorId="5D2DCB1C" wp14:editId="71458EE9">
            <wp:extent cx="6121400" cy="2251075"/>
            <wp:effectExtent l="0" t="0" r="0" b="0"/>
            <wp:docPr id="6585442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4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A9B" w14:textId="77777777" w:rsidR="008D0A2F" w:rsidRDefault="008D0A2F" w:rsidP="008D0A2F">
      <w:pPr>
        <w:spacing w:after="80" w:line="276" w:lineRule="auto"/>
      </w:pPr>
    </w:p>
    <w:p w14:paraId="162B75B0" w14:textId="77777777" w:rsidR="008D0A2F" w:rsidRPr="0058017A" w:rsidRDefault="008D0A2F" w:rsidP="008D0A2F">
      <w:pPr>
        <w:spacing w:after="80" w:line="276" w:lineRule="auto"/>
      </w:pPr>
    </w:p>
    <w:p w14:paraId="1163C575" w14:textId="204E67B0" w:rsidR="0058017A" w:rsidRDefault="0058017A" w:rsidP="0058017A">
      <w:pPr>
        <w:spacing w:after="80" w:line="276" w:lineRule="auto"/>
        <w:rPr>
          <w:b/>
          <w:bCs/>
        </w:rPr>
      </w:pPr>
      <w:r>
        <w:rPr>
          <w:rFonts w:hint="eastAsia"/>
          <w:b/>
          <w:bCs/>
        </w:rPr>
        <w:lastRenderedPageBreak/>
        <w:t>```</w:t>
      </w:r>
    </w:p>
    <w:p w14:paraId="5B740FA5" w14:textId="654E8C28" w:rsidR="0058017A" w:rsidRPr="0058017A" w:rsidRDefault="0058017A" w:rsidP="0058017A">
      <w:pPr>
        <w:spacing w:after="80" w:line="276" w:lineRule="auto"/>
      </w:pPr>
      <w:r w:rsidRPr="0058017A">
        <w:t>## Mom Test 워크북 — MagicSquare_1004</w:t>
      </w:r>
    </w:p>
    <w:p w14:paraId="0E8920A1" w14:textId="77777777" w:rsidR="0058017A" w:rsidRPr="0058017A" w:rsidRDefault="0058017A" w:rsidP="0058017A">
      <w:pPr>
        <w:spacing w:after="80" w:line="276" w:lineRule="auto"/>
      </w:pPr>
      <w:r w:rsidRPr="0058017A">
        <w:t>### 페르소나:</w:t>
      </w:r>
    </w:p>
    <w:p w14:paraId="3DB5723E" w14:textId="77777777" w:rsidR="0058017A" w:rsidRPr="0058017A" w:rsidRDefault="0058017A" w:rsidP="0058017A">
      <w:pPr>
        <w:spacing w:after="80" w:line="276" w:lineRule="auto"/>
      </w:pPr>
      <w:r w:rsidRPr="0058017A">
        <w:t>### 인터뷰 답변 (과거 사실):</w:t>
      </w:r>
    </w:p>
    <w:p w14:paraId="74EC7F60" w14:textId="77777777" w:rsidR="0058017A" w:rsidRPr="0058017A" w:rsidRDefault="0058017A" w:rsidP="0058017A">
      <w:pPr>
        <w:spacing w:after="80" w:line="276" w:lineRule="auto"/>
      </w:pPr>
      <w:r w:rsidRPr="0058017A">
        <w:t>### 표면 문제 (금지 — 솔루션 섞인 문장):</w:t>
      </w:r>
    </w:p>
    <w:p w14:paraId="2FDF7153" w14:textId="77777777" w:rsidR="0058017A" w:rsidRPr="0058017A" w:rsidRDefault="0058017A" w:rsidP="0058017A">
      <w:pPr>
        <w:spacing w:after="80" w:line="276" w:lineRule="auto"/>
      </w:pPr>
      <w:r w:rsidRPr="0058017A">
        <w:t>### 진짜 문제 (한 문장):</w:t>
      </w:r>
    </w:p>
    <w:p w14:paraId="1FF511E5" w14:textId="406F88BA" w:rsidR="0058017A" w:rsidRPr="0058017A" w:rsidRDefault="0058017A" w:rsidP="0058017A">
      <w:pPr>
        <w:spacing w:after="80" w:line="276" w:lineRule="auto"/>
      </w:pPr>
      <w:r w:rsidRPr="0058017A">
        <w:rPr>
          <w:rFonts w:hint="eastAsia"/>
        </w:rPr>
        <w:t>```</w:t>
      </w:r>
    </w:p>
    <w:p w14:paraId="0D12C29C" w14:textId="77777777" w:rsidR="0058017A" w:rsidRPr="0058017A" w:rsidRDefault="00000000" w:rsidP="0058017A">
      <w:pPr>
        <w:spacing w:after="80" w:line="276" w:lineRule="auto"/>
      </w:pPr>
      <w:r>
        <w:pict w14:anchorId="49D9831C">
          <v:rect id="_x0000_i1027" style="width:0;height:1.5pt" o:hralign="center" o:hrstd="t" o:hr="t" fillcolor="#a0a0a0" stroked="f"/>
        </w:pict>
      </w:r>
    </w:p>
    <w:p w14:paraId="23C0859C" w14:textId="018E3156" w:rsidR="0058017A" w:rsidRPr="0058017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58017A">
        <w:rPr>
          <w:rFonts w:hint="eastAsia"/>
          <w:b/>
          <w:bCs/>
          <w:sz w:val="24"/>
          <w:szCs w:val="24"/>
          <w:u w:val="single"/>
        </w:rPr>
        <w:t>순서</w:t>
      </w:r>
      <w:r w:rsidRPr="0058017A">
        <w:rPr>
          <w:b/>
          <w:bCs/>
          <w:sz w:val="24"/>
          <w:szCs w:val="24"/>
          <w:u w:val="single"/>
        </w:rPr>
        <w:t xml:space="preserve"> 1 — Cursor를 Mom Test 인터뷰어로 쓰기</w:t>
      </w:r>
    </w:p>
    <w:p w14:paraId="2BD26839" w14:textId="77777777" w:rsidR="0058017A" w:rsidRP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Turn 1: 인터뷰 규칙 고정</w:t>
      </w:r>
    </w:p>
    <w:p w14:paraId="0BAEA218" w14:textId="2F9DCEDC" w:rsidR="0058017A" w:rsidRPr="0058017A" w:rsidRDefault="0058017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7153FB39" w14:textId="77777777" w:rsidR="0058017A" w:rsidRPr="0058017A" w:rsidRDefault="0058017A" w:rsidP="0058017A">
      <w:pPr>
        <w:spacing w:after="80" w:line="276" w:lineRule="auto"/>
      </w:pPr>
      <w:r w:rsidRPr="0058017A">
        <w:t>MagicSquare_1004 STEP 1 — Mom Test 인터뷰를 진행해.</w:t>
      </w:r>
    </w:p>
    <w:p w14:paraId="3DD9BDA8" w14:textId="77777777" w:rsidR="0058017A" w:rsidRPr="0058017A" w:rsidRDefault="0058017A" w:rsidP="0058017A">
      <w:pPr>
        <w:spacing w:after="80" w:line="276" w:lineRule="auto"/>
      </w:pPr>
      <w:r w:rsidRPr="0058017A">
        <w:t>너는 스타트업 멘토(Rob Fitzpatrick Mom Test 스타일)야.</w:t>
      </w:r>
    </w:p>
    <w:p w14:paraId="654DAAEC" w14:textId="77777777" w:rsidR="0058017A" w:rsidRPr="0058017A" w:rsidRDefault="0058017A" w:rsidP="0058017A">
      <w:pPr>
        <w:spacing w:after="80" w:line="276" w:lineRule="auto"/>
      </w:pPr>
      <w:r w:rsidRPr="0058017A">
        <w:t xml:space="preserve">나는 [페르소나: 4×4 부분 </w:t>
      </w:r>
      <w:proofErr w:type="spellStart"/>
      <w:r w:rsidRPr="0058017A">
        <w:t>마방진을</w:t>
      </w:r>
      <w:proofErr w:type="spellEnd"/>
      <w:r w:rsidRPr="0058017A">
        <w:t xml:space="preserve"> 손으로/코드로 다루는 학습자] 역할이야.</w:t>
      </w:r>
    </w:p>
    <w:p w14:paraId="6FA31837" w14:textId="77777777" w:rsidR="0058017A" w:rsidRPr="0058017A" w:rsidRDefault="0058017A" w:rsidP="0058017A">
      <w:pPr>
        <w:spacing w:after="80" w:line="276" w:lineRule="auto"/>
      </w:pPr>
      <w:r w:rsidRPr="0058017A">
        <w:t>규칙:</w:t>
      </w:r>
    </w:p>
    <w:p w14:paraId="5EE4F92E" w14:textId="77777777" w:rsidR="0058017A" w:rsidRPr="0058017A" w:rsidRDefault="0058017A" w:rsidP="0058017A">
      <w:pPr>
        <w:spacing w:after="80" w:line="276" w:lineRule="auto"/>
      </w:pPr>
      <w:r w:rsidRPr="0058017A">
        <w:t>1. 한 번에 질문 1개만</w:t>
      </w:r>
    </w:p>
    <w:p w14:paraId="113835A7" w14:textId="77777777" w:rsidR="0058017A" w:rsidRPr="0058017A" w:rsidRDefault="0058017A" w:rsidP="0058017A">
      <w:pPr>
        <w:spacing w:after="80" w:line="276" w:lineRule="auto"/>
      </w:pPr>
      <w:r w:rsidRPr="0058017A">
        <w:t>2. 금지: "만들면 좋겠어?", "이 기능 필요해?", "TDD 하면 어때?"</w:t>
      </w:r>
    </w:p>
    <w:p w14:paraId="346EF646" w14:textId="77777777" w:rsidR="0058017A" w:rsidRPr="0058017A" w:rsidRDefault="0058017A" w:rsidP="0058017A">
      <w:pPr>
        <w:spacing w:after="80" w:line="276" w:lineRule="auto"/>
      </w:pPr>
      <w:r w:rsidRPr="0058017A">
        <w:t xml:space="preserve">3. 허용: "마지막으로 ~했을 때", "그때 몇 분 걸렸어?", "뭐 때문에 </w:t>
      </w:r>
      <w:proofErr w:type="spellStart"/>
      <w:r w:rsidRPr="0058017A">
        <w:t>포기했어</w:t>
      </w:r>
      <w:proofErr w:type="spellEnd"/>
      <w:r w:rsidRPr="0058017A">
        <w:t>?"</w:t>
      </w:r>
    </w:p>
    <w:p w14:paraId="1FEAB486" w14:textId="77777777" w:rsidR="0058017A" w:rsidRPr="0058017A" w:rsidRDefault="0058017A" w:rsidP="0058017A">
      <w:pPr>
        <w:spacing w:after="80" w:line="276" w:lineRule="auto"/>
      </w:pPr>
      <w:r w:rsidRPr="0058017A">
        <w:t>4. 내 답이 모호하면 추궁 1개만</w:t>
      </w:r>
    </w:p>
    <w:p w14:paraId="0A1C2B09" w14:textId="77777777" w:rsidR="0058017A" w:rsidRPr="0058017A" w:rsidRDefault="0058017A" w:rsidP="0058017A">
      <w:pPr>
        <w:spacing w:after="80" w:line="276" w:lineRule="auto"/>
      </w:pPr>
      <w:r w:rsidRPr="0058017A">
        <w:t>5. 내가 솔루션 말하면 "그건 나중" 하고 불편으로 되돌려</w:t>
      </w:r>
    </w:p>
    <w:p w14:paraId="75ABAE24" w14:textId="77777777" w:rsidR="0058017A" w:rsidRDefault="0058017A" w:rsidP="0058017A">
      <w:pPr>
        <w:spacing w:after="80" w:line="276" w:lineRule="auto"/>
      </w:pPr>
      <w:r w:rsidRPr="0058017A">
        <w:t>먼저 인터뷰 질문 1번만 해. 솔루션 언급 금지.</w:t>
      </w:r>
    </w:p>
    <w:p w14:paraId="597387D1" w14:textId="0BFA775C" w:rsidR="0058017A" w:rsidRP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56448BEB" w14:textId="77777777" w:rsidR="0058017A" w:rsidRPr="0058017A" w:rsidRDefault="00000000" w:rsidP="0058017A">
      <w:pPr>
        <w:spacing w:after="80" w:line="276" w:lineRule="auto"/>
      </w:pPr>
      <w:r>
        <w:pict w14:anchorId="3887B764">
          <v:rect id="_x0000_i1028" style="width:0;height:1.5pt" o:hralign="center" o:hrstd="t" o:hr="t" fillcolor="#a0a0a0" stroked="f"/>
        </w:pict>
      </w:r>
    </w:p>
    <w:p w14:paraId="1EB8A57E" w14:textId="77777777" w:rsidR="0058017A" w:rsidRP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Turn 2~N: 답변 → 기록 (내가 직접 답)</w:t>
      </w:r>
    </w:p>
    <w:p w14:paraId="2CB19490" w14:textId="77777777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>답변 작성 규칙 (Mom Test 핵심):</w:t>
      </w:r>
    </w:p>
    <w:p w14:paraId="339D1E39" w14:textId="77777777" w:rsidR="0058017A" w:rsidRPr="0058017A" w:rsidRDefault="0058017A">
      <w:pPr>
        <w:numPr>
          <w:ilvl w:val="0"/>
          <w:numId w:val="20"/>
        </w:numPr>
        <w:spacing w:after="80" w:line="276" w:lineRule="auto"/>
      </w:pPr>
      <w:r w:rsidRPr="0058017A">
        <w:rPr>
          <w:rFonts w:ascii="Segoe UI Emoji" w:hAnsi="Segoe UI Emoji" w:cs="Segoe UI Emoji"/>
        </w:rPr>
        <w:t>✅</w:t>
      </w:r>
      <w:r w:rsidRPr="0058017A">
        <w:t xml:space="preserve"> “지난주 OO 과제에서 빈칸 2개 넣고 행·열·대각선 합 맞췄는데 </w:t>
      </w:r>
      <w:r w:rsidRPr="0058017A">
        <w:rPr>
          <w:b/>
          <w:bCs/>
        </w:rPr>
        <w:t>대각선 하나를 빼먹어서</w:t>
      </w:r>
      <w:r w:rsidRPr="0058017A">
        <w:t> 20</w:t>
      </w:r>
      <w:r w:rsidRPr="0058017A">
        <w:lastRenderedPageBreak/>
        <w:t>분 날렸다.”</w:t>
      </w:r>
    </w:p>
    <w:p w14:paraId="2D9D363E" w14:textId="77777777" w:rsidR="0058017A" w:rsidRPr="0058017A" w:rsidRDefault="0058017A">
      <w:pPr>
        <w:numPr>
          <w:ilvl w:val="0"/>
          <w:numId w:val="20"/>
        </w:numPr>
        <w:spacing w:after="80" w:line="276" w:lineRule="auto"/>
      </w:pPr>
      <w:r w:rsidRPr="0058017A">
        <w:rPr>
          <w:rFonts w:ascii="Segoe UI Emoji" w:hAnsi="Segoe UI Emoji" w:cs="Segoe UI Emoji"/>
        </w:rPr>
        <w:t>❌</w:t>
      </w:r>
      <w:r w:rsidRPr="0058017A">
        <w:t xml:space="preserve"> “자동 검증 앱이 있으면 좋겠다.” ← </w:t>
      </w:r>
      <w:r w:rsidRPr="0058017A">
        <w:rPr>
          <w:b/>
          <w:bCs/>
        </w:rPr>
        <w:t>솔루션</w:t>
      </w:r>
      <w:r w:rsidRPr="0058017A">
        <w:t> (Cursor가 되돌려야 함)</w:t>
      </w:r>
    </w:p>
    <w:p w14:paraId="0336B195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답한 뒤 Ask:</w:t>
      </w:r>
    </w:p>
    <w:p w14:paraId="0005DE35" w14:textId="0DF05FE5" w:rsidR="0058017A" w:rsidRPr="0058017A" w:rsidRDefault="0058017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6447586D" w14:textId="77777777" w:rsidR="0058017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F27C13">
        <w:rPr>
          <w:b/>
          <w:bCs/>
          <w:sz w:val="24"/>
          <w:szCs w:val="24"/>
          <w:u w:val="single"/>
        </w:rPr>
        <w:t>[위 답변 붙여넣기]</w:t>
      </w:r>
    </w:p>
    <w:p w14:paraId="7823B0A4" w14:textId="77777777" w:rsidR="004D7FD7" w:rsidRDefault="004D7FD7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</w:p>
    <w:p w14:paraId="06CF55E5" w14:textId="79A600FC" w:rsidR="004D7FD7" w:rsidRDefault="004D7FD7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 xml:space="preserve">그리고 </w:t>
      </w:r>
      <w:proofErr w:type="gramStart"/>
      <w:r>
        <w:rPr>
          <w:rFonts w:hint="eastAsia"/>
          <w:b/>
          <w:bCs/>
          <w:sz w:val="24"/>
          <w:szCs w:val="24"/>
          <w:u w:val="single"/>
        </w:rPr>
        <w:t>필요하면,갖고</w:t>
      </w:r>
      <w:proofErr w:type="gramEnd"/>
      <w:r>
        <w:rPr>
          <w:rFonts w:hint="eastAsia"/>
          <w:b/>
          <w:bCs/>
          <w:sz w:val="24"/>
          <w:szCs w:val="24"/>
          <w:u w:val="single"/>
        </w:rPr>
        <w:t xml:space="preserve"> 있는 자료를 첨부</w:t>
      </w:r>
    </w:p>
    <w:p w14:paraId="742C34C9" w14:textId="77777777" w:rsidR="004D7FD7" w:rsidRDefault="004D7FD7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</w:p>
    <w:p w14:paraId="05C633AD" w14:textId="77777777" w:rsidR="004D7FD7" w:rsidRDefault="004D7FD7" w:rsidP="004D7FD7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 xml:space="preserve">Ask — </w:t>
      </w:r>
      <w:proofErr w:type="spellStart"/>
      <w:r w:rsidRPr="0058017A">
        <w:rPr>
          <w:b/>
          <w:bCs/>
        </w:rPr>
        <w:t>복붙</w:t>
      </w:r>
      <w:proofErr w:type="spellEnd"/>
      <w:r w:rsidRPr="0058017A">
        <w:rPr>
          <w:b/>
          <w:bCs/>
        </w:rPr>
        <w:t>:</w:t>
      </w:r>
      <w:r>
        <w:rPr>
          <w:rFonts w:hint="eastAsia"/>
          <w:b/>
          <w:bCs/>
        </w:rPr>
        <w:t xml:space="preserve"> 멀티 </w:t>
      </w:r>
      <w:proofErr w:type="spellStart"/>
      <w:r>
        <w:rPr>
          <w:rFonts w:hint="eastAsia"/>
          <w:b/>
          <w:bCs/>
        </w:rPr>
        <w:t>모달</w:t>
      </w:r>
      <w:proofErr w:type="spellEnd"/>
    </w:p>
    <w:p w14:paraId="1FB92407" w14:textId="77777777" w:rsidR="004D7FD7" w:rsidRDefault="004D7FD7" w:rsidP="004D7FD7">
      <w:pPr>
        <w:spacing w:after="80" w:line="276" w:lineRule="auto"/>
        <w:rPr>
          <w:b/>
          <w:bCs/>
        </w:rPr>
      </w:pPr>
    </w:p>
    <w:p w14:paraId="1CA7F284" w14:textId="77777777" w:rsidR="004D7FD7" w:rsidRDefault="004D7FD7" w:rsidP="004D7FD7">
      <w:pPr>
        <w:spacing w:after="80" w:line="276" w:lineRule="auto"/>
        <w:rPr>
          <w:b/>
          <w:bCs/>
        </w:rPr>
      </w:pPr>
      <w:r w:rsidRPr="00F27C13">
        <w:rPr>
          <w:b/>
          <w:bCs/>
          <w:noProof/>
        </w:rPr>
        <w:drawing>
          <wp:inline distT="0" distB="0" distL="0" distR="0" wp14:anchorId="57CF0F4C" wp14:editId="3D8ACA39">
            <wp:extent cx="6121400" cy="3492500"/>
            <wp:effectExtent l="0" t="0" r="0" b="0"/>
            <wp:docPr id="374840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40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80DA" w14:textId="77777777" w:rsidR="004D7FD7" w:rsidRDefault="004D7FD7" w:rsidP="004D7FD7">
      <w:pPr>
        <w:spacing w:after="80" w:line="276" w:lineRule="auto"/>
        <w:rPr>
          <w:b/>
          <w:bCs/>
        </w:rPr>
      </w:pPr>
    </w:p>
    <w:p w14:paraId="646CE662" w14:textId="77777777" w:rsidR="00F27C13" w:rsidRPr="0058017A" w:rsidRDefault="00F27C13" w:rsidP="00F27C13">
      <w:pPr>
        <w:spacing w:after="80" w:line="276" w:lineRule="auto"/>
      </w:pPr>
      <w:r w:rsidRPr="0058017A">
        <w:t>MagicSquare_1004 STEP 1 — Mom Test 인터뷰를 진행해.</w:t>
      </w:r>
    </w:p>
    <w:p w14:paraId="40CF3304" w14:textId="77777777" w:rsidR="00F27C13" w:rsidRPr="0058017A" w:rsidRDefault="00F27C13" w:rsidP="00F27C13">
      <w:pPr>
        <w:spacing w:after="80" w:line="276" w:lineRule="auto"/>
      </w:pPr>
      <w:r w:rsidRPr="0058017A">
        <w:t>너는 스타트업 멘토(Rob Fitzpatrick Mom Test 스타일)야.</w:t>
      </w:r>
    </w:p>
    <w:p w14:paraId="20182964" w14:textId="20550C13" w:rsidR="0058017A" w:rsidRPr="0058017A" w:rsidRDefault="0058017A" w:rsidP="0058017A">
      <w:pPr>
        <w:spacing w:after="80" w:line="276" w:lineRule="auto"/>
      </w:pPr>
      <w:r w:rsidRPr="0058017A">
        <w:t>Mom Test 관점에서:</w:t>
      </w:r>
    </w:p>
    <w:p w14:paraId="59F89900" w14:textId="77777777" w:rsidR="0058017A" w:rsidRPr="0058017A" w:rsidRDefault="0058017A" w:rsidP="0058017A">
      <w:pPr>
        <w:spacing w:after="80" w:line="276" w:lineRule="auto"/>
      </w:pPr>
      <w:r w:rsidRPr="0058017A">
        <w:t>1) 사실/과거/구체인지 평가</w:t>
      </w:r>
    </w:p>
    <w:p w14:paraId="31126D44" w14:textId="77777777" w:rsidR="0058017A" w:rsidRPr="0058017A" w:rsidRDefault="0058017A" w:rsidP="0058017A">
      <w:pPr>
        <w:spacing w:after="80" w:line="276" w:lineRule="auto"/>
      </w:pPr>
      <w:r w:rsidRPr="0058017A">
        <w:lastRenderedPageBreak/>
        <w:t>2) 솔루션 섞였으면 지적</w:t>
      </w:r>
    </w:p>
    <w:p w14:paraId="2AF6A27F" w14:textId="77777777" w:rsidR="0058017A" w:rsidRPr="0058017A" w:rsidRDefault="0058017A" w:rsidP="0058017A">
      <w:pPr>
        <w:spacing w:after="80" w:line="276" w:lineRule="auto"/>
      </w:pPr>
      <w:r w:rsidRPr="0058017A">
        <w:t>3) 다음 추궁 질문 1개만</w:t>
      </w:r>
    </w:p>
    <w:p w14:paraId="52C49EFA" w14:textId="77777777" w:rsidR="0058017A" w:rsidRDefault="0058017A" w:rsidP="0058017A">
      <w:pPr>
        <w:spacing w:after="80" w:line="276" w:lineRule="auto"/>
      </w:pPr>
      <w:r w:rsidRPr="0058017A">
        <w:t>4) 지금까지 답변 요약 (불편·비용·마지막 행동 중심)</w:t>
      </w:r>
    </w:p>
    <w:p w14:paraId="41A75AA7" w14:textId="04A1F7B9" w:rsid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2DAC425C" w14:textId="77777777" w:rsidR="00F27C13" w:rsidRDefault="00F27C13" w:rsidP="0058017A">
      <w:pPr>
        <w:spacing w:after="80" w:line="276" w:lineRule="auto"/>
      </w:pPr>
    </w:p>
    <w:p w14:paraId="2EDEA5CA" w14:textId="2AF5E7C7" w:rsidR="00F27C13" w:rsidRDefault="00F27C13" w:rsidP="0058017A">
      <w:pPr>
        <w:spacing w:after="80" w:line="276" w:lineRule="auto"/>
      </w:pPr>
      <w:r w:rsidRPr="00F27C13">
        <w:rPr>
          <w:noProof/>
        </w:rPr>
        <w:drawing>
          <wp:inline distT="0" distB="0" distL="0" distR="0" wp14:anchorId="36C993D6" wp14:editId="78C8C17C">
            <wp:extent cx="6121400" cy="3315970"/>
            <wp:effectExtent l="0" t="0" r="0" b="0"/>
            <wp:docPr id="20695559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5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0FE5" w14:textId="77777777" w:rsidR="00F27C13" w:rsidRPr="0058017A" w:rsidRDefault="00F27C13" w:rsidP="0058017A">
      <w:pPr>
        <w:spacing w:after="80" w:line="276" w:lineRule="auto"/>
      </w:pPr>
    </w:p>
    <w:p w14:paraId="5C13C98A" w14:textId="77777777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>5~8턴 반복</w:t>
      </w:r>
      <w:r w:rsidRPr="0058017A">
        <w:t> (보통 5~8질문이면 수렴)</w:t>
      </w:r>
    </w:p>
    <w:p w14:paraId="7E27A279" w14:textId="77777777" w:rsidR="0058017A" w:rsidRPr="0058017A" w:rsidRDefault="00000000" w:rsidP="0058017A">
      <w:pPr>
        <w:spacing w:after="80" w:line="276" w:lineRule="auto"/>
      </w:pPr>
      <w:r>
        <w:pict w14:anchorId="49935896">
          <v:rect id="_x0000_i1029" style="width:0;height:1.5pt" o:hralign="center" o:hrstd="t" o:hr="t" fillcolor="#a0a0a0" stroked="f"/>
        </w:pict>
      </w:r>
    </w:p>
    <w:p w14:paraId="5190F903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Turn — 인터뷰 종료 &amp; 진짜 문제 도출</w:t>
      </w:r>
    </w:p>
    <w:p w14:paraId="777B60B8" w14:textId="69E0F8AE" w:rsidR="0058017A" w:rsidRPr="0058017A" w:rsidRDefault="0058017A" w:rsidP="0058017A">
      <w:pPr>
        <w:spacing w:after="80" w:line="276" w:lineRule="auto"/>
        <w:rPr>
          <w:b/>
          <w:bCs/>
        </w:rPr>
      </w:pPr>
      <w:r>
        <w:rPr>
          <w:rFonts w:hint="eastAsia"/>
          <w:b/>
          <w:bCs/>
        </w:rPr>
        <w:t>```</w:t>
      </w:r>
    </w:p>
    <w:p w14:paraId="41ADC813" w14:textId="77777777" w:rsidR="0058017A" w:rsidRPr="0058017A" w:rsidRDefault="0058017A" w:rsidP="0058017A">
      <w:pPr>
        <w:spacing w:after="80" w:line="276" w:lineRule="auto"/>
      </w:pPr>
      <w:r w:rsidRPr="0058017A">
        <w:t>Mom Test 인터뷰 종료.</w:t>
      </w:r>
    </w:p>
    <w:p w14:paraId="42E14E87" w14:textId="77777777" w:rsidR="0058017A" w:rsidRPr="0058017A" w:rsidRDefault="0058017A" w:rsidP="0058017A">
      <w:pPr>
        <w:spacing w:after="80" w:line="276" w:lineRule="auto"/>
      </w:pPr>
      <w:r w:rsidRPr="0058017A">
        <w:t>지금까지 답변:</w:t>
      </w:r>
    </w:p>
    <w:p w14:paraId="588E71C6" w14:textId="77777777" w:rsidR="0058017A" w:rsidRPr="0058017A" w:rsidRDefault="0058017A" w:rsidP="0058017A">
      <w:pPr>
        <w:spacing w:after="80" w:line="276" w:lineRule="auto"/>
      </w:pPr>
      <w:r w:rsidRPr="0058017A">
        <w:t>[워크북 전체 붙여넣기]</w:t>
      </w:r>
    </w:p>
    <w:p w14:paraId="6BAFA5E0" w14:textId="77777777" w:rsidR="0058017A" w:rsidRPr="0058017A" w:rsidRDefault="0058017A" w:rsidP="0058017A">
      <w:pPr>
        <w:spacing w:after="80" w:line="276" w:lineRule="auto"/>
      </w:pPr>
      <w:r w:rsidRPr="0058017A">
        <w:t>다음만 출력:</w:t>
      </w:r>
    </w:p>
    <w:p w14:paraId="4C7B6042" w14:textId="77777777" w:rsidR="0058017A" w:rsidRPr="0058017A" w:rsidRDefault="0058017A" w:rsidP="0058017A">
      <w:pPr>
        <w:spacing w:after="80" w:line="276" w:lineRule="auto"/>
      </w:pPr>
      <w:r w:rsidRPr="0058017A">
        <w:t>1. 표면 문제 (잘못된 정의) — "~~프로그램 만든다" 류</w:t>
      </w:r>
    </w:p>
    <w:p w14:paraId="3428B4BF" w14:textId="77777777" w:rsidR="0058017A" w:rsidRPr="0058017A" w:rsidRDefault="0058017A" w:rsidP="0058017A">
      <w:pPr>
        <w:spacing w:after="80" w:line="276" w:lineRule="auto"/>
      </w:pPr>
      <w:r w:rsidRPr="0058017A">
        <w:t>2. 진짜 문제 (한 문장) — 불편·비용·판정·재현 중심, 솔루션 이름 없음</w:t>
      </w:r>
    </w:p>
    <w:p w14:paraId="18AAC507" w14:textId="77777777" w:rsidR="0058017A" w:rsidRPr="0058017A" w:rsidRDefault="0058017A" w:rsidP="0058017A">
      <w:pPr>
        <w:spacing w:after="80" w:line="276" w:lineRule="auto"/>
      </w:pPr>
      <w:r w:rsidRPr="0058017A">
        <w:lastRenderedPageBreak/>
        <w:t>3. Mom Test 증거 3줄 (내 답에서 인용)</w:t>
      </w:r>
    </w:p>
    <w:p w14:paraId="00F062D5" w14:textId="6D4A8E41" w:rsid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405EADF2" w14:textId="77777777" w:rsidR="00F27C13" w:rsidRDefault="00F27C13" w:rsidP="0058017A">
      <w:pPr>
        <w:spacing w:after="80" w:line="276" w:lineRule="auto"/>
      </w:pPr>
    </w:p>
    <w:p w14:paraId="4AF3698D" w14:textId="0AB17905" w:rsidR="00F27C13" w:rsidRDefault="00F27C13" w:rsidP="0058017A">
      <w:pPr>
        <w:spacing w:after="80" w:line="276" w:lineRule="auto"/>
      </w:pPr>
      <w:r w:rsidRPr="00F27C13">
        <w:rPr>
          <w:noProof/>
        </w:rPr>
        <w:drawing>
          <wp:inline distT="0" distB="0" distL="0" distR="0" wp14:anchorId="557C76E7" wp14:editId="71FE8D31">
            <wp:extent cx="6121400" cy="2044700"/>
            <wp:effectExtent l="0" t="0" r="0" b="0"/>
            <wp:docPr id="1610425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5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01F5" w14:textId="77777777" w:rsidR="00F27C13" w:rsidRPr="0058017A" w:rsidRDefault="00F27C13" w:rsidP="0058017A">
      <w:pPr>
        <w:spacing w:after="80" w:line="276" w:lineRule="auto"/>
      </w:pPr>
    </w:p>
    <w:p w14:paraId="5A2584DD" w14:textId="3096BF57" w:rsidR="0058017A" w:rsidRPr="006309F3" w:rsidRDefault="0058017A" w:rsidP="0058017A">
      <w:pPr>
        <w:spacing w:after="80" w:line="276" w:lineRule="auto"/>
        <w:rPr>
          <w:i/>
          <w:iCs/>
          <w:sz w:val="24"/>
          <w:szCs w:val="24"/>
          <w:u w:val="single"/>
        </w:rPr>
      </w:pPr>
      <w:r w:rsidRPr="006309F3">
        <w:rPr>
          <w:b/>
          <w:bCs/>
          <w:sz w:val="24"/>
          <w:szCs w:val="24"/>
          <w:u w:val="single"/>
        </w:rPr>
        <w:t>Report</w:t>
      </w:r>
      <w:r w:rsidR="001F1D60" w:rsidRPr="006309F3">
        <w:rPr>
          <w:rFonts w:hint="eastAsia"/>
          <w:b/>
          <w:bCs/>
          <w:sz w:val="24"/>
          <w:szCs w:val="24"/>
          <w:u w:val="single"/>
        </w:rPr>
        <w:t xml:space="preserve"> 폴더와 Prompt 폴더에 보고서와 프롬프트 저장!!!</w:t>
      </w:r>
    </w:p>
    <w:p w14:paraId="6C66F0EB" w14:textId="77777777" w:rsidR="0058017A" w:rsidRPr="0058017A" w:rsidRDefault="00000000" w:rsidP="0058017A">
      <w:pPr>
        <w:spacing w:after="80" w:line="276" w:lineRule="auto"/>
      </w:pPr>
      <w:r>
        <w:pict w14:anchorId="34BA437E">
          <v:rect id="_x0000_i1030" style="width:0;height:1.5pt" o:hralign="center" o:hrstd="t" o:hr="t" fillcolor="#a0a0a0" stroked="f"/>
        </w:pict>
      </w:r>
    </w:p>
    <w:p w14:paraId="44355105" w14:textId="0EEC9A40" w:rsidR="0058017A" w:rsidRPr="0058017A" w:rsidRDefault="00C5469D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58017A">
        <w:rPr>
          <w:rFonts w:hint="eastAsia"/>
          <w:b/>
          <w:bCs/>
          <w:sz w:val="24"/>
          <w:szCs w:val="24"/>
          <w:u w:val="single"/>
        </w:rPr>
        <w:t>순서</w:t>
      </w:r>
      <w:r w:rsidRPr="0058017A">
        <w:rPr>
          <w:b/>
          <w:bCs/>
          <w:sz w:val="24"/>
          <w:szCs w:val="24"/>
          <w:u w:val="single"/>
        </w:rPr>
        <w:t xml:space="preserve"> </w:t>
      </w:r>
      <w:r w:rsidR="00173142">
        <w:rPr>
          <w:rFonts w:hint="eastAsia"/>
          <w:b/>
          <w:bCs/>
          <w:sz w:val="24"/>
          <w:szCs w:val="24"/>
          <w:u w:val="single"/>
        </w:rPr>
        <w:t>2</w:t>
      </w:r>
      <w:r w:rsidR="0058017A" w:rsidRPr="0058017A">
        <w:rPr>
          <w:b/>
          <w:bCs/>
          <w:sz w:val="24"/>
          <w:szCs w:val="24"/>
          <w:u w:val="single"/>
        </w:rPr>
        <w:t>— Mom Test용 질문 vs 금지 질문 (</w:t>
      </w:r>
      <w:proofErr w:type="spellStart"/>
      <w:r w:rsidR="0058017A" w:rsidRPr="0058017A">
        <w:rPr>
          <w:b/>
          <w:bCs/>
          <w:sz w:val="24"/>
          <w:szCs w:val="24"/>
          <w:u w:val="single"/>
        </w:rPr>
        <w:t>MagicSquare</w:t>
      </w:r>
      <w:proofErr w:type="spellEnd"/>
      <w:r w:rsidR="0058017A" w:rsidRPr="0058017A">
        <w:rPr>
          <w:b/>
          <w:bCs/>
          <w:sz w:val="24"/>
          <w:szCs w:val="24"/>
          <w:u w:val="single"/>
        </w:rPr>
        <w:t>)</w:t>
      </w:r>
    </w:p>
    <w:p w14:paraId="4C720B27" w14:textId="77777777" w:rsidR="0058017A" w:rsidRPr="0058017A" w:rsidRDefault="0058017A" w:rsidP="0058017A">
      <w:pPr>
        <w:spacing w:after="80" w:line="276" w:lineRule="auto"/>
      </w:pPr>
      <w:r w:rsidRPr="0058017A">
        <w:t>Cursor에게 </w:t>
      </w:r>
      <w:r w:rsidRPr="0058017A">
        <w:rPr>
          <w:b/>
          <w:bCs/>
        </w:rPr>
        <w:t>질문 품질 검사</w:t>
      </w:r>
      <w:r w:rsidRPr="0058017A">
        <w:t>도 맡길 수 있습니다.</w:t>
      </w:r>
    </w:p>
    <w:p w14:paraId="4E22A4F1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Ask:</w:t>
      </w:r>
    </w:p>
    <w:p w14:paraId="585CAF00" w14:textId="1D8BB5A9" w:rsidR="0058017A" w:rsidRPr="0058017A" w:rsidRDefault="0058017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221EA039" w14:textId="77777777" w:rsidR="0058017A" w:rsidRPr="0058017A" w:rsidRDefault="0058017A" w:rsidP="0058017A">
      <w:pPr>
        <w:spacing w:after="80" w:line="276" w:lineRule="auto"/>
      </w:pPr>
      <w:r w:rsidRPr="0058017A">
        <w:t>MagicSquare_1004 Mom Test용 질문 10개를 만들어줘.</w:t>
      </w:r>
    </w:p>
    <w:p w14:paraId="0BF5690D" w14:textId="77777777" w:rsidR="0058017A" w:rsidRPr="0058017A" w:rsidRDefault="0058017A" w:rsidP="0058017A">
      <w:pPr>
        <w:spacing w:after="80" w:line="276" w:lineRule="auto"/>
      </w:pPr>
      <w:r w:rsidRPr="0058017A">
        <w:t>페르소나: 4×4 격자, 빈칸 2개(0), 1~16, 합 34 맞추는 학습자</w:t>
      </w:r>
    </w:p>
    <w:p w14:paraId="60CBCFFE" w14:textId="77777777" w:rsidR="0058017A" w:rsidRPr="0058017A" w:rsidRDefault="0058017A" w:rsidP="0058017A">
      <w:pPr>
        <w:spacing w:after="80" w:line="276" w:lineRule="auto"/>
      </w:pPr>
      <w:r w:rsidRPr="0058017A">
        <w:t xml:space="preserve">각 질문에 </w:t>
      </w:r>
      <w:r w:rsidRPr="0058017A">
        <w:rPr>
          <w:rFonts w:ascii="Segoe UI Emoji" w:hAnsi="Segoe UI Emoji" w:cs="Segoe UI Emoji"/>
        </w:rPr>
        <w:t>✅</w:t>
      </w:r>
      <w:r w:rsidRPr="0058017A">
        <w:t xml:space="preserve"> Mom Test </w:t>
      </w:r>
      <w:proofErr w:type="gramStart"/>
      <w:r w:rsidRPr="0058017A">
        <w:t>준수 /</w:t>
      </w:r>
      <w:proofErr w:type="gramEnd"/>
      <w:r w:rsidRPr="0058017A">
        <w:t xml:space="preserve"> </w:t>
      </w:r>
      <w:r w:rsidRPr="0058017A">
        <w:rPr>
          <w:rFonts w:ascii="Segoe UI Emoji" w:hAnsi="Segoe UI Emoji" w:cs="Segoe UI Emoji"/>
        </w:rPr>
        <w:t>❌</w:t>
      </w:r>
      <w:r w:rsidRPr="0058017A">
        <w:t xml:space="preserve"> 위반 표시</w:t>
      </w:r>
    </w:p>
    <w:p w14:paraId="05F72CED" w14:textId="77777777" w:rsidR="0058017A" w:rsidRPr="0058017A" w:rsidRDefault="0058017A" w:rsidP="0058017A">
      <w:pPr>
        <w:spacing w:after="80" w:line="276" w:lineRule="auto"/>
      </w:pPr>
      <w:r w:rsidRPr="0058017A">
        <w:rPr>
          <w:rFonts w:ascii="Segoe UI Emoji" w:hAnsi="Segoe UI Emoji" w:cs="Segoe UI Emoji"/>
        </w:rPr>
        <w:t>❌</w:t>
      </w:r>
      <w:r w:rsidRPr="0058017A">
        <w:t xml:space="preserve"> 질문은 왜 나쁜지 + </w:t>
      </w:r>
      <w:r w:rsidRPr="0058017A">
        <w:rPr>
          <w:rFonts w:ascii="Segoe UI Emoji" w:hAnsi="Segoe UI Emoji" w:cs="Segoe UI Emoji"/>
        </w:rPr>
        <w:t>✅</w:t>
      </w:r>
      <w:r w:rsidRPr="0058017A">
        <w:t>로 고친 버전 1줄</w:t>
      </w:r>
    </w:p>
    <w:p w14:paraId="768337EB" w14:textId="77777777" w:rsidR="0058017A" w:rsidRPr="0058017A" w:rsidRDefault="0058017A" w:rsidP="0058017A">
      <w:pPr>
        <w:spacing w:after="80" w:line="276" w:lineRule="auto"/>
      </w:pPr>
      <w:r w:rsidRPr="0058017A">
        <w:t>카테고리:</w:t>
      </w:r>
    </w:p>
    <w:p w14:paraId="23051893" w14:textId="77777777" w:rsidR="0058017A" w:rsidRPr="0058017A" w:rsidRDefault="0058017A" w:rsidP="0058017A">
      <w:pPr>
        <w:spacing w:after="80" w:line="276" w:lineRule="auto"/>
      </w:pPr>
      <w:r w:rsidRPr="0058017A">
        <w:t>- 마지막으로 틀렸을 때</w:t>
      </w:r>
    </w:p>
    <w:p w14:paraId="158C8FF4" w14:textId="77777777" w:rsidR="0058017A" w:rsidRPr="0058017A" w:rsidRDefault="0058017A" w:rsidP="0058017A">
      <w:pPr>
        <w:spacing w:after="80" w:line="276" w:lineRule="auto"/>
      </w:pPr>
      <w:r w:rsidRPr="0058017A">
        <w:t>- 검증/확인 비용</w:t>
      </w:r>
    </w:p>
    <w:p w14:paraId="4C7B413B" w14:textId="77777777" w:rsidR="0058017A" w:rsidRPr="0058017A" w:rsidRDefault="0058017A" w:rsidP="0058017A">
      <w:pPr>
        <w:spacing w:after="80" w:line="276" w:lineRule="auto"/>
      </w:pPr>
      <w:r w:rsidRPr="0058017A">
        <w:t>- 포기·중단 순간</w:t>
      </w:r>
    </w:p>
    <w:p w14:paraId="2F825A1D" w14:textId="77777777" w:rsidR="0058017A" w:rsidRPr="0058017A" w:rsidRDefault="0058017A" w:rsidP="0058017A">
      <w:pPr>
        <w:spacing w:after="80" w:line="276" w:lineRule="auto"/>
      </w:pPr>
      <w:r w:rsidRPr="0058017A">
        <w:t>- 같은 문제를 다시 풀 때</w:t>
      </w:r>
    </w:p>
    <w:p w14:paraId="36C7D0AB" w14:textId="77777777" w:rsidR="0058017A" w:rsidRDefault="0058017A" w:rsidP="0058017A">
      <w:pPr>
        <w:spacing w:after="80" w:line="276" w:lineRule="auto"/>
      </w:pPr>
      <w:r w:rsidRPr="0058017A">
        <w:lastRenderedPageBreak/>
        <w:t>- 다른 사람에게 설명/공유할 때</w:t>
      </w:r>
    </w:p>
    <w:p w14:paraId="017C0D6F" w14:textId="0551082B" w:rsid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3FF62AA9" w14:textId="77777777" w:rsidR="0058017A" w:rsidRPr="0058017A" w:rsidRDefault="0058017A" w:rsidP="0058017A">
      <w:pPr>
        <w:spacing w:after="80" w:line="276" w:lineRule="auto"/>
      </w:pPr>
    </w:p>
    <w:p w14:paraId="2A9D0A90" w14:textId="77777777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>예시 (Cursor가 만들어줄 질문 형태):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0"/>
        <w:gridCol w:w="3240"/>
      </w:tblGrid>
      <w:tr w:rsidR="0058017A" w:rsidRPr="0058017A" w14:paraId="332B1F07" w14:textId="77777777" w:rsidTr="0058017A">
        <w:trPr>
          <w:tblHeader/>
        </w:trPr>
        <w:tc>
          <w:tcPr>
            <w:tcW w:w="331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AF301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rFonts w:ascii="Segoe UI Emoji" w:hAnsi="Segoe UI Emoji" w:cs="Segoe UI Emoji"/>
                <w:b/>
                <w:bCs/>
              </w:rPr>
              <w:t>✅</w:t>
            </w:r>
            <w:r w:rsidRPr="0058017A">
              <w:rPr>
                <w:b/>
                <w:bCs/>
              </w:rPr>
              <w:t xml:space="preserve"> 좋은 질문</w:t>
            </w:r>
          </w:p>
        </w:tc>
        <w:tc>
          <w:tcPr>
            <w:tcW w:w="168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94C25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rFonts w:ascii="Segoe UI Emoji" w:hAnsi="Segoe UI Emoji" w:cs="Segoe UI Emoji"/>
                <w:b/>
                <w:bCs/>
              </w:rPr>
              <w:t>❌</w:t>
            </w:r>
            <w:r w:rsidRPr="0058017A">
              <w:rPr>
                <w:b/>
                <w:bCs/>
              </w:rPr>
              <w:t xml:space="preserve"> 나쁜 질문</w:t>
            </w:r>
          </w:p>
        </w:tc>
      </w:tr>
      <w:tr w:rsidR="0058017A" w:rsidRPr="0058017A" w14:paraId="7AB4E280" w14:textId="77777777" w:rsidTr="0058017A">
        <w:tc>
          <w:tcPr>
            <w:tcW w:w="33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2257D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“마지막으로 4×4 합 맞출 때 </w:t>
            </w:r>
            <w:r w:rsidRPr="0058017A">
              <w:rPr>
                <w:b/>
                <w:bCs/>
              </w:rPr>
              <w:t>어떤 순서로</w:t>
            </w:r>
            <w:r w:rsidRPr="0058017A">
              <w:t> </w:t>
            </w:r>
            <w:proofErr w:type="spellStart"/>
            <w:r w:rsidRPr="0058017A">
              <w:t>확인했어</w:t>
            </w:r>
            <w:proofErr w:type="spellEnd"/>
            <w:r w:rsidRPr="0058017A">
              <w:t>?”</w:t>
            </w:r>
          </w:p>
        </w:tc>
        <w:tc>
          <w:tcPr>
            <w:tcW w:w="16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4ED00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“자동 검증 기능 </w:t>
            </w:r>
            <w:r w:rsidRPr="0058017A">
              <w:rPr>
                <w:b/>
                <w:bCs/>
              </w:rPr>
              <w:t>필요해</w:t>
            </w:r>
            <w:r w:rsidRPr="0058017A">
              <w:t>?”</w:t>
            </w:r>
          </w:p>
        </w:tc>
      </w:tr>
      <w:tr w:rsidR="0058017A" w:rsidRPr="0058017A" w14:paraId="05A6A59A" w14:textId="77777777" w:rsidTr="0058017A">
        <w:tc>
          <w:tcPr>
            <w:tcW w:w="33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624FF9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</w:t>
            </w:r>
            <w:r w:rsidRPr="0058017A">
              <w:rPr>
                <w:b/>
                <w:bCs/>
              </w:rPr>
              <w:t>몇 분</w:t>
            </w:r>
            <w:r w:rsidRPr="0058017A">
              <w:t> 걸렸고, 어디서 </w:t>
            </w:r>
            <w:r w:rsidRPr="0058017A">
              <w:rPr>
                <w:b/>
                <w:bCs/>
              </w:rPr>
              <w:t>멈췄</w:t>
            </w:r>
            <w:r w:rsidRPr="0058017A">
              <w:t>어?”</w:t>
            </w:r>
          </w:p>
        </w:tc>
        <w:tc>
          <w:tcPr>
            <w:tcW w:w="16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2C685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“TDD </w:t>
            </w:r>
            <w:r w:rsidRPr="0058017A">
              <w:rPr>
                <w:b/>
                <w:bCs/>
              </w:rPr>
              <w:t>하면 좋지 않을까</w:t>
            </w:r>
            <w:r w:rsidRPr="0058017A">
              <w:t>?”</w:t>
            </w:r>
          </w:p>
        </w:tc>
      </w:tr>
      <w:tr w:rsidR="0058017A" w:rsidRPr="0058017A" w14:paraId="5AD4CD92" w14:textId="77777777" w:rsidTr="0058017A">
        <w:tc>
          <w:tcPr>
            <w:tcW w:w="33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2BAAC8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“틀렸다는 걸 </w:t>
            </w:r>
            <w:r w:rsidRPr="0058017A">
              <w:rPr>
                <w:b/>
                <w:bCs/>
              </w:rPr>
              <w:t>언제</w:t>
            </w:r>
            <w:r w:rsidRPr="0058017A">
              <w:t> 알았어? 누가/뭐가 알려줬어?”</w:t>
            </w:r>
          </w:p>
        </w:tc>
        <w:tc>
          <w:tcPr>
            <w:tcW w:w="168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3B071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</w:t>
            </w:r>
            <w:proofErr w:type="spellStart"/>
            <w:r w:rsidRPr="0058017A">
              <w:t>PyQt</w:t>
            </w:r>
            <w:proofErr w:type="spellEnd"/>
            <w:r w:rsidRPr="0058017A">
              <w:t xml:space="preserve"> UI </w:t>
            </w:r>
            <w:r w:rsidRPr="0058017A">
              <w:rPr>
                <w:b/>
                <w:bCs/>
              </w:rPr>
              <w:t>만들까</w:t>
            </w:r>
            <w:r w:rsidRPr="0058017A">
              <w:t>?”</w:t>
            </w:r>
          </w:p>
        </w:tc>
      </w:tr>
    </w:tbl>
    <w:p w14:paraId="30DF30CF" w14:textId="77777777" w:rsidR="0058017A" w:rsidRPr="0058017A" w:rsidRDefault="00000000" w:rsidP="0058017A">
      <w:pPr>
        <w:spacing w:after="80" w:line="276" w:lineRule="auto"/>
      </w:pPr>
      <w:r>
        <w:pict w14:anchorId="68BBF9CF">
          <v:rect id="_x0000_i1031" style="width:0;height:1.5pt" o:hralign="center" o:hrstd="t" o:hr="t" fillcolor="#a0a0a0" stroked="f"/>
        </w:pict>
      </w:r>
    </w:p>
    <w:p w14:paraId="7D6035B6" w14:textId="47EE2236" w:rsidR="0058017A" w:rsidRPr="00173142" w:rsidRDefault="00173142" w:rsidP="0058017A">
      <w:pPr>
        <w:spacing w:after="80" w:line="276" w:lineRule="auto"/>
        <w:rPr>
          <w:b/>
          <w:bCs/>
          <w:color w:val="2E5C8A"/>
          <w:sz w:val="28"/>
          <w:szCs w:val="28"/>
          <w:u w:val="single"/>
        </w:rPr>
      </w:pPr>
      <w:r w:rsidRPr="00173142">
        <w:rPr>
          <w:b/>
          <w:bCs/>
          <w:color w:val="2E5C8A"/>
          <w:sz w:val="28"/>
          <w:szCs w:val="28"/>
          <w:u w:val="single"/>
        </w:rPr>
        <w:t>STEP 1</w:t>
      </w:r>
      <w:r w:rsidRPr="00173142">
        <w:rPr>
          <w:rFonts w:hint="eastAsia"/>
          <w:b/>
          <w:bCs/>
          <w:color w:val="2E5C8A"/>
          <w:sz w:val="28"/>
          <w:szCs w:val="28"/>
          <w:u w:val="single"/>
        </w:rPr>
        <w:t>-</w:t>
      </w:r>
      <w:r>
        <w:rPr>
          <w:rFonts w:hint="eastAsia"/>
          <w:b/>
          <w:bCs/>
          <w:color w:val="2E5C8A"/>
          <w:sz w:val="28"/>
          <w:szCs w:val="28"/>
          <w:u w:val="single"/>
        </w:rPr>
        <w:t>b</w:t>
      </w:r>
      <w:r w:rsidRPr="00173142">
        <w:rPr>
          <w:b/>
          <w:bCs/>
          <w:color w:val="2E5C8A"/>
          <w:sz w:val="28"/>
          <w:szCs w:val="28"/>
          <w:u w:val="single"/>
        </w:rPr>
        <w:t>—</w:t>
      </w:r>
      <w:r w:rsidR="0058017A" w:rsidRPr="00173142">
        <w:rPr>
          <w:b/>
          <w:bCs/>
          <w:color w:val="2E5C8A"/>
          <w:sz w:val="28"/>
          <w:szCs w:val="28"/>
          <w:u w:val="single"/>
        </w:rPr>
        <w:t>혼자 Mom Test가 어려울 때: Cursor 2인 역할</w:t>
      </w:r>
    </w:p>
    <w:p w14:paraId="6EF97004" w14:textId="77777777" w:rsidR="0058017A" w:rsidRPr="0058017A" w:rsidRDefault="0058017A" w:rsidP="0058017A">
      <w:pPr>
        <w:spacing w:after="80" w:line="276" w:lineRule="auto"/>
      </w:pPr>
      <w:r w:rsidRPr="0058017A">
        <w:t>경험이 부족하면 </w:t>
      </w:r>
      <w:r w:rsidRPr="0058017A">
        <w:rPr>
          <w:b/>
          <w:bCs/>
        </w:rPr>
        <w:t>시뮬레이션</w:t>
      </w:r>
      <w:r w:rsidRPr="0058017A">
        <w:t>도 가능합니다. 단, </w:t>
      </w:r>
      <w:r w:rsidRPr="0058017A">
        <w:rPr>
          <w:b/>
          <w:bCs/>
        </w:rPr>
        <w:t>가상 인터뷰</w:t>
      </w:r>
      <w:r w:rsidRPr="0058017A">
        <w:t>임을 명시해야 합니다.</w:t>
      </w:r>
    </w:p>
    <w:p w14:paraId="724B2EAE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Ask:</w:t>
      </w:r>
    </w:p>
    <w:p w14:paraId="5E7D44B9" w14:textId="3AF09E1A" w:rsidR="0058017A" w:rsidRPr="0058017A" w:rsidRDefault="0058017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494AB256" w14:textId="77777777" w:rsidR="0058017A" w:rsidRPr="0058017A" w:rsidRDefault="0058017A" w:rsidP="0058017A">
      <w:pPr>
        <w:spacing w:after="80" w:line="276" w:lineRule="auto"/>
      </w:pPr>
      <w:r w:rsidRPr="0058017A">
        <w:t>역할 분리 Mom Test 시뮬레이션 (MagicSquare_1004).</w:t>
      </w:r>
    </w:p>
    <w:p w14:paraId="51A86116" w14:textId="77777777" w:rsidR="0058017A" w:rsidRPr="0058017A" w:rsidRDefault="0058017A" w:rsidP="0058017A">
      <w:pPr>
        <w:spacing w:after="80" w:line="276" w:lineRule="auto"/>
      </w:pPr>
      <w:r w:rsidRPr="0058017A">
        <w:t xml:space="preserve">Role 1 — </w:t>
      </w:r>
      <w:proofErr w:type="spellStart"/>
      <w:r w:rsidRPr="0058017A">
        <w:t>인터뷰어</w:t>
      </w:r>
      <w:proofErr w:type="spellEnd"/>
      <w:r w:rsidRPr="0058017A">
        <w:t>: Mom Test 규칙 준수, 질문만</w:t>
      </w:r>
    </w:p>
    <w:p w14:paraId="43A16CA6" w14:textId="77777777" w:rsidR="0058017A" w:rsidRPr="0058017A" w:rsidRDefault="0058017A" w:rsidP="0058017A">
      <w:pPr>
        <w:spacing w:after="80" w:line="276" w:lineRule="auto"/>
      </w:pPr>
      <w:r w:rsidRPr="0058017A">
        <w:t xml:space="preserve">Role 2 — 페르소나: "프로그래밍 수업에서 부분 </w:t>
      </w:r>
      <w:proofErr w:type="spellStart"/>
      <w:r w:rsidRPr="0058017A">
        <w:t>마방진</w:t>
      </w:r>
      <w:proofErr w:type="spellEnd"/>
      <w:r w:rsidRPr="0058017A">
        <w:t xml:space="preserve"> 과제를 받은 학생"</w:t>
      </w:r>
    </w:p>
    <w:p w14:paraId="22D1E61C" w14:textId="77777777" w:rsidR="0058017A" w:rsidRPr="0058017A" w:rsidRDefault="0058017A" w:rsidP="0058017A">
      <w:pPr>
        <w:spacing w:after="80" w:line="276" w:lineRule="auto"/>
      </w:pPr>
      <w:r w:rsidRPr="0058017A">
        <w:t xml:space="preserve">  (가상이지만 plausible한 과거 사실만)</w:t>
      </w:r>
    </w:p>
    <w:p w14:paraId="697596C9" w14:textId="77777777" w:rsidR="0058017A" w:rsidRPr="0058017A" w:rsidRDefault="0058017A" w:rsidP="0058017A">
      <w:pPr>
        <w:spacing w:after="80" w:line="276" w:lineRule="auto"/>
      </w:pPr>
      <w:r w:rsidRPr="0058017A">
        <w:t>3턴 진행:</w:t>
      </w:r>
    </w:p>
    <w:p w14:paraId="5F269C52" w14:textId="77777777" w:rsidR="0058017A" w:rsidRPr="0058017A" w:rsidRDefault="0058017A" w:rsidP="0058017A">
      <w:pPr>
        <w:spacing w:after="80" w:line="276" w:lineRule="auto"/>
      </w:pPr>
      <w:r w:rsidRPr="0058017A">
        <w:t xml:space="preserve">- Turn 1: </w:t>
      </w:r>
      <w:proofErr w:type="spellStart"/>
      <w:r w:rsidRPr="0058017A">
        <w:t>인터뷰어</w:t>
      </w:r>
      <w:proofErr w:type="spellEnd"/>
      <w:r w:rsidRPr="0058017A">
        <w:t xml:space="preserve"> 질문 → 페르소나 답</w:t>
      </w:r>
    </w:p>
    <w:p w14:paraId="6747E6EE" w14:textId="77777777" w:rsidR="0058017A" w:rsidRPr="0058017A" w:rsidRDefault="0058017A" w:rsidP="0058017A">
      <w:pPr>
        <w:spacing w:after="80" w:line="276" w:lineRule="auto"/>
      </w:pPr>
      <w:r w:rsidRPr="0058017A">
        <w:t>- Turn 2: 추궁 → 답</w:t>
      </w:r>
    </w:p>
    <w:p w14:paraId="4C731CF0" w14:textId="77777777" w:rsidR="0058017A" w:rsidRPr="0058017A" w:rsidRDefault="0058017A" w:rsidP="0058017A">
      <w:pPr>
        <w:spacing w:after="80" w:line="276" w:lineRule="auto"/>
      </w:pPr>
      <w:r w:rsidRPr="0058017A">
        <w:t>- Turn 3: 추궁 → 답</w:t>
      </w:r>
    </w:p>
    <w:p w14:paraId="772A1347" w14:textId="77777777" w:rsidR="0058017A" w:rsidRPr="0058017A" w:rsidRDefault="0058017A" w:rsidP="0058017A">
      <w:pPr>
        <w:spacing w:after="80" w:line="276" w:lineRule="auto"/>
      </w:pPr>
      <w:r w:rsidRPr="0058017A">
        <w:t>마지막: 표면 문제 vs 진짜 문제 (가상 인터뷰임을 명시)</w:t>
      </w:r>
    </w:p>
    <w:p w14:paraId="243280CF" w14:textId="77777777" w:rsidR="0058017A" w:rsidRDefault="0058017A" w:rsidP="0058017A">
      <w:pPr>
        <w:spacing w:after="80" w:line="276" w:lineRule="auto"/>
      </w:pPr>
      <w:r w:rsidRPr="0058017A">
        <w:rPr>
          <w:rFonts w:ascii="Segoe UI Emoji" w:hAnsi="Segoe UI Emoji" w:cs="Segoe UI Emoji"/>
        </w:rPr>
        <w:t>⚠️</w:t>
      </w:r>
      <w:r w:rsidRPr="0058017A">
        <w:t xml:space="preserve"> 내 실제 경험과 섞지 말 것. 시뮬레이션 라벨 필수.</w:t>
      </w:r>
    </w:p>
    <w:p w14:paraId="393EBD05" w14:textId="0CA12E41" w:rsidR="0058017A" w:rsidRP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40843BF9" w14:textId="77777777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>실습 권장:</w:t>
      </w:r>
      <w:r w:rsidRPr="0058017A">
        <w:t> 시뮬레이션 1회 → </w:t>
      </w:r>
      <w:r w:rsidRPr="0058017A">
        <w:rPr>
          <w:b/>
          <w:bCs/>
        </w:rPr>
        <w:t>본인 실제 경험 1회</w:t>
      </w:r>
      <w:r w:rsidRPr="0058017A">
        <w:t> → 두 진짜 문제 문장 비교</w:t>
      </w:r>
    </w:p>
    <w:p w14:paraId="2BFD90D5" w14:textId="77777777" w:rsidR="0058017A" w:rsidRPr="0058017A" w:rsidRDefault="00000000" w:rsidP="0058017A">
      <w:pPr>
        <w:spacing w:after="80" w:line="276" w:lineRule="auto"/>
      </w:pPr>
      <w:r>
        <w:lastRenderedPageBreak/>
        <w:pict w14:anchorId="0E6B6D84">
          <v:rect id="_x0000_i1032" style="width:0;height:1.5pt" o:hralign="center" o:hrstd="t" o:hr="t" fillcolor="#a0a0a0" stroked="f"/>
        </w:pict>
      </w:r>
    </w:p>
    <w:p w14:paraId="39A9F8E5" w14:textId="4B23C8AF" w:rsidR="0058017A" w:rsidRPr="00173142" w:rsidRDefault="00173142" w:rsidP="0058017A">
      <w:pPr>
        <w:spacing w:after="80" w:line="276" w:lineRule="auto"/>
        <w:rPr>
          <w:b/>
          <w:bCs/>
          <w:color w:val="2E5C8A"/>
          <w:sz w:val="28"/>
          <w:szCs w:val="28"/>
          <w:u w:val="single"/>
        </w:rPr>
      </w:pPr>
      <w:r w:rsidRPr="00173142">
        <w:rPr>
          <w:b/>
          <w:bCs/>
          <w:color w:val="2E5C8A"/>
          <w:sz w:val="28"/>
          <w:szCs w:val="28"/>
          <w:u w:val="single"/>
        </w:rPr>
        <w:t xml:space="preserve">STEP </w:t>
      </w:r>
      <w:r>
        <w:rPr>
          <w:rFonts w:hint="eastAsia"/>
          <w:b/>
          <w:bCs/>
          <w:color w:val="2E5C8A"/>
          <w:sz w:val="28"/>
          <w:szCs w:val="28"/>
          <w:u w:val="single"/>
        </w:rPr>
        <w:t>1-2</w:t>
      </w:r>
      <w:r w:rsidRPr="00173142">
        <w:rPr>
          <w:rFonts w:hint="eastAsia"/>
          <w:b/>
          <w:bCs/>
          <w:color w:val="2E5C8A"/>
          <w:sz w:val="28"/>
          <w:szCs w:val="28"/>
          <w:u w:val="single"/>
        </w:rPr>
        <w:t xml:space="preserve"> </w:t>
      </w:r>
      <w:r w:rsidRPr="00173142">
        <w:rPr>
          <w:b/>
          <w:bCs/>
          <w:color w:val="2E5C8A"/>
          <w:sz w:val="28"/>
          <w:szCs w:val="28"/>
          <w:u w:val="single"/>
        </w:rPr>
        <w:t xml:space="preserve">— </w:t>
      </w:r>
      <w:r w:rsidR="0058017A" w:rsidRPr="00173142">
        <w:rPr>
          <w:b/>
          <w:bCs/>
          <w:color w:val="2E5C8A"/>
          <w:sz w:val="28"/>
          <w:szCs w:val="28"/>
          <w:u w:val="single"/>
        </w:rPr>
        <w:t>Mom Test → 세션 3 산출물 연결</w:t>
      </w:r>
    </w:p>
    <w:p w14:paraId="48BE47E7" w14:textId="77777777" w:rsidR="0058017A" w:rsidRPr="0058017A" w:rsidRDefault="0058017A" w:rsidP="0058017A">
      <w:pPr>
        <w:spacing w:after="80" w:line="276" w:lineRule="auto"/>
      </w:pPr>
      <w:r w:rsidRPr="0058017A">
        <w:t>진짜 문제 한 문장이 나오면 </w:t>
      </w:r>
      <w:r w:rsidRPr="0058017A">
        <w:rPr>
          <w:b/>
          <w:bCs/>
        </w:rPr>
        <w:t>주제 선정 완료</w:t>
      </w:r>
      <w:r w:rsidRPr="0058017A">
        <w:t> → R-G-I-O로 이어갑니다.</w:t>
      </w:r>
    </w:p>
    <w:p w14:paraId="46D9332C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Ask:</w:t>
      </w:r>
    </w:p>
    <w:p w14:paraId="0CD93768" w14:textId="3156BBBC" w:rsidR="0058017A" w:rsidRPr="0058017A" w:rsidRDefault="0058017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158CF90D" w14:textId="77777777" w:rsidR="0058017A" w:rsidRPr="0058017A" w:rsidRDefault="0058017A" w:rsidP="0058017A">
      <w:pPr>
        <w:spacing w:after="80" w:line="276" w:lineRule="auto"/>
      </w:pPr>
      <w:r w:rsidRPr="0058017A">
        <w:t>Mom Test 결과:</w:t>
      </w:r>
    </w:p>
    <w:p w14:paraId="5C3B27EF" w14:textId="77777777" w:rsidR="0058017A" w:rsidRPr="0058017A" w:rsidRDefault="0058017A" w:rsidP="0058017A">
      <w:pPr>
        <w:spacing w:after="80" w:line="276" w:lineRule="auto"/>
      </w:pPr>
      <w:r w:rsidRPr="0058017A">
        <w:t>- 페르소나: [...]</w:t>
      </w:r>
    </w:p>
    <w:p w14:paraId="6477EF36" w14:textId="77777777" w:rsidR="0058017A" w:rsidRPr="0058017A" w:rsidRDefault="0058017A" w:rsidP="0058017A">
      <w:pPr>
        <w:spacing w:after="80" w:line="276" w:lineRule="auto"/>
      </w:pPr>
      <w:r w:rsidRPr="0058017A">
        <w:t>- 진짜 문제 (한 문장): [...]</w:t>
      </w:r>
    </w:p>
    <w:p w14:paraId="6820E054" w14:textId="77777777" w:rsidR="0058017A" w:rsidRPr="0058017A" w:rsidRDefault="0058017A" w:rsidP="0058017A">
      <w:pPr>
        <w:spacing w:after="80" w:line="276" w:lineRule="auto"/>
      </w:pPr>
      <w:r w:rsidRPr="0058017A">
        <w:t>- Mom Test 증거 3줄: [...]</w:t>
      </w:r>
    </w:p>
    <w:p w14:paraId="504ADE11" w14:textId="77777777" w:rsidR="0058017A" w:rsidRPr="0058017A" w:rsidRDefault="0058017A" w:rsidP="0058017A">
      <w:pPr>
        <w:spacing w:after="80" w:line="276" w:lineRule="auto"/>
      </w:pPr>
      <w:r w:rsidRPr="0058017A">
        <w:t>MagicSquare_1004 세션 3 워크북을 채워줘:</w:t>
      </w:r>
    </w:p>
    <w:p w14:paraId="63360D10" w14:textId="77777777" w:rsidR="0058017A" w:rsidRPr="0058017A" w:rsidRDefault="0058017A" w:rsidP="0058017A">
      <w:pPr>
        <w:spacing w:after="80" w:line="276" w:lineRule="auto"/>
      </w:pPr>
      <w:r w:rsidRPr="0058017A">
        <w:t>1) 주제 한 문장 (Mom Test 기반, 솔루션 최소화)</w:t>
      </w:r>
    </w:p>
    <w:p w14:paraId="2BA00551" w14:textId="77777777" w:rsidR="0058017A" w:rsidRPr="0058017A" w:rsidRDefault="0058017A" w:rsidP="0058017A">
      <w:pPr>
        <w:spacing w:after="80" w:line="276" w:lineRule="auto"/>
      </w:pPr>
      <w:r w:rsidRPr="0058017A">
        <w:t>2) R-G-I-O (Role/Goal/Input/Output)</w:t>
      </w:r>
    </w:p>
    <w:p w14:paraId="34F8BA7C" w14:textId="77777777" w:rsidR="0058017A" w:rsidRPr="0058017A" w:rsidRDefault="0058017A" w:rsidP="0058017A">
      <w:pPr>
        <w:spacing w:after="80" w:line="276" w:lineRule="auto"/>
      </w:pPr>
      <w:r w:rsidRPr="0058017A">
        <w:t>3) 성공 기준 3개 (Mom Test 증거와 연결)</w:t>
      </w:r>
    </w:p>
    <w:p w14:paraId="4516FA84" w14:textId="77777777" w:rsidR="0058017A" w:rsidRPr="0058017A" w:rsidRDefault="0058017A" w:rsidP="0058017A">
      <w:pPr>
        <w:spacing w:after="80" w:line="276" w:lineRule="auto"/>
      </w:pPr>
      <w:r w:rsidRPr="0058017A">
        <w:t>4) 표면 문제 — 이번 프로젝트에서 하지 않을 것</w:t>
      </w:r>
    </w:p>
    <w:p w14:paraId="1D958122" w14:textId="77777777" w:rsidR="0058017A" w:rsidRDefault="0058017A" w:rsidP="0058017A">
      <w:pPr>
        <w:spacing w:after="80" w:line="276" w:lineRule="auto"/>
      </w:pPr>
      <w:r w:rsidRPr="0058017A">
        <w:t>8계층 중 이번 세션에서 만드는 것만: Rule, Command, (Skill), Test Loop</w:t>
      </w:r>
    </w:p>
    <w:p w14:paraId="58924212" w14:textId="0DBCFEC0" w:rsid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7C2DC63C" w14:textId="3124DC3E" w:rsidR="00C5469D" w:rsidRDefault="00C5469D" w:rsidP="0058017A">
      <w:pPr>
        <w:spacing w:after="80" w:line="276" w:lineRule="auto"/>
      </w:pPr>
      <w:r w:rsidRPr="00C5469D">
        <w:rPr>
          <w:noProof/>
        </w:rPr>
        <w:drawing>
          <wp:inline distT="0" distB="0" distL="0" distR="0" wp14:anchorId="6E21FAEE" wp14:editId="30E0A7DD">
            <wp:extent cx="6121400" cy="2606675"/>
            <wp:effectExtent l="0" t="0" r="0" b="3175"/>
            <wp:docPr id="806722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2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94B2" w14:textId="55B0295A" w:rsidR="00E56276" w:rsidRDefault="00E56276" w:rsidP="0058017A">
      <w:pPr>
        <w:spacing w:after="80" w:line="276" w:lineRule="auto"/>
      </w:pPr>
      <w:r>
        <w:rPr>
          <w:rFonts w:hint="eastAsia"/>
        </w:rPr>
        <w:t>결과</w:t>
      </w:r>
    </w:p>
    <w:p w14:paraId="69FB6D8B" w14:textId="3BDE92BF" w:rsidR="00E56276" w:rsidRDefault="00E56276" w:rsidP="0058017A">
      <w:pPr>
        <w:spacing w:after="80" w:line="276" w:lineRule="auto"/>
      </w:pPr>
      <w:r w:rsidRPr="00E56276">
        <w:rPr>
          <w:noProof/>
        </w:rPr>
        <w:lastRenderedPageBreak/>
        <w:drawing>
          <wp:inline distT="0" distB="0" distL="0" distR="0" wp14:anchorId="64B06A59" wp14:editId="3BF144C3">
            <wp:extent cx="6121400" cy="3414395"/>
            <wp:effectExtent l="0" t="0" r="0" b="0"/>
            <wp:docPr id="1697283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3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0808" w14:textId="77777777" w:rsidR="00C5469D" w:rsidRPr="0058017A" w:rsidRDefault="00C5469D" w:rsidP="0058017A">
      <w:pPr>
        <w:spacing w:after="80" w:line="276" w:lineRule="auto"/>
      </w:pPr>
    </w:p>
    <w:p w14:paraId="0B87AD67" w14:textId="77777777" w:rsidR="0058017A" w:rsidRPr="0058017A" w:rsidRDefault="0058017A" w:rsidP="0058017A">
      <w:pPr>
        <w:spacing w:after="80" w:line="276" w:lineRule="auto"/>
      </w:pPr>
      <w:r w:rsidRPr="0058017A">
        <w:rPr>
          <w:b/>
          <w:bCs/>
        </w:rPr>
        <w:t xml:space="preserve">Mom Test → </w:t>
      </w:r>
      <w:proofErr w:type="spellStart"/>
      <w:r w:rsidRPr="0058017A">
        <w:rPr>
          <w:b/>
          <w:bCs/>
        </w:rPr>
        <w:t>MagicSquare</w:t>
      </w:r>
      <w:proofErr w:type="spellEnd"/>
      <w:r w:rsidRPr="0058017A">
        <w:rPr>
          <w:b/>
          <w:bCs/>
        </w:rPr>
        <w:t xml:space="preserve"> 주제 예시: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8291"/>
      </w:tblGrid>
      <w:tr w:rsidR="0058017A" w:rsidRPr="0058017A" w14:paraId="6BA44442" w14:textId="77777777" w:rsidTr="0058017A">
        <w:trPr>
          <w:tblHeader/>
        </w:trPr>
        <w:tc>
          <w:tcPr>
            <w:tcW w:w="69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3F6CC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단계</w:t>
            </w:r>
          </w:p>
        </w:tc>
        <w:tc>
          <w:tcPr>
            <w:tcW w:w="430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FDAA8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문장</w:t>
            </w:r>
          </w:p>
        </w:tc>
      </w:tr>
      <w:tr w:rsidR="0058017A" w:rsidRPr="0058017A" w14:paraId="74367889" w14:textId="77777777" w:rsidTr="0058017A">
        <w:tc>
          <w:tcPr>
            <w:tcW w:w="69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B811B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표면 </w:t>
            </w:r>
            <w:r w:rsidRPr="00580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430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4964A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“4×4 </w:t>
            </w:r>
            <w:proofErr w:type="spellStart"/>
            <w:r w:rsidRPr="0058017A">
              <w:t>마방진</w:t>
            </w:r>
            <w:proofErr w:type="spellEnd"/>
            <w:r w:rsidRPr="0058017A">
              <w:t xml:space="preserve"> 만드는 프로그램을 만든다.”</w:t>
            </w:r>
          </w:p>
        </w:tc>
      </w:tr>
      <w:tr w:rsidR="0058017A" w:rsidRPr="0058017A" w14:paraId="4048D7A6" w14:textId="77777777" w:rsidTr="0058017A">
        <w:tc>
          <w:tcPr>
            <w:tcW w:w="69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B0FEF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Mom Test </w:t>
            </w:r>
            <w:r w:rsidRPr="00580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0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F40E1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“사람이 10개 선의 합을 </w:t>
            </w:r>
            <w:r w:rsidRPr="0058017A">
              <w:rPr>
                <w:b/>
                <w:bCs/>
              </w:rPr>
              <w:t>수동으로 확인하느라 시간·실수</w:t>
            </w:r>
            <w:r w:rsidRPr="0058017A">
              <w:t>가 나는 문제를, </w:t>
            </w:r>
            <w:r w:rsidRPr="0058017A">
              <w:rPr>
                <w:b/>
                <w:bCs/>
              </w:rPr>
              <w:t>같은 기준으로 반복 판정</w:t>
            </w:r>
            <w:r w:rsidRPr="0058017A">
              <w:t>할 수 있게 한다.”</w:t>
            </w:r>
          </w:p>
        </w:tc>
      </w:tr>
      <w:tr w:rsidR="0058017A" w:rsidRPr="0058017A" w14:paraId="337653EA" w14:textId="77777777" w:rsidTr="0058017A">
        <w:tc>
          <w:tcPr>
            <w:tcW w:w="69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5C1F6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세션 3 주제</w:t>
            </w:r>
          </w:p>
        </w:tc>
        <w:tc>
          <w:tcPr>
            <w:tcW w:w="430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EDF39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“MagicSquare_1004: </w:t>
            </w:r>
            <w:r w:rsidRPr="0058017A">
              <w:rPr>
                <w:b/>
                <w:bCs/>
              </w:rPr>
              <w:t>유효 배치 판정·확보</w:t>
            </w:r>
            <w:r w:rsidRPr="0058017A">
              <w:t>를 Cursor Rule/Command로 반복 가능하게 만든다.”</w:t>
            </w:r>
          </w:p>
        </w:tc>
      </w:tr>
    </w:tbl>
    <w:p w14:paraId="5D7E196A" w14:textId="77777777" w:rsidR="0058017A" w:rsidRPr="0058017A" w:rsidRDefault="00000000" w:rsidP="0058017A">
      <w:pPr>
        <w:spacing w:after="80" w:line="276" w:lineRule="auto"/>
      </w:pPr>
      <w:r>
        <w:pict w14:anchorId="4A552955">
          <v:rect id="_x0000_i1033" style="width:0;height:1.5pt" o:hralign="center" o:hrstd="t" o:hr="t" fillcolor="#a0a0a0" stroked="f"/>
        </w:pict>
      </w:r>
    </w:p>
    <w:p w14:paraId="49A1D671" w14:textId="65C1471D" w:rsidR="0058017A" w:rsidRPr="00173142" w:rsidRDefault="00173142" w:rsidP="0058017A">
      <w:pPr>
        <w:spacing w:after="80" w:line="276" w:lineRule="auto"/>
        <w:rPr>
          <w:b/>
          <w:bCs/>
          <w:color w:val="2E5C8A"/>
          <w:sz w:val="28"/>
          <w:szCs w:val="28"/>
          <w:u w:val="single"/>
        </w:rPr>
      </w:pPr>
      <w:r w:rsidRPr="00173142">
        <w:rPr>
          <w:b/>
          <w:bCs/>
          <w:color w:val="2E5C8A"/>
          <w:sz w:val="28"/>
          <w:szCs w:val="28"/>
          <w:u w:val="single"/>
        </w:rPr>
        <w:t xml:space="preserve">STEP </w:t>
      </w:r>
      <w:r>
        <w:rPr>
          <w:rFonts w:hint="eastAsia"/>
          <w:b/>
          <w:bCs/>
          <w:color w:val="2E5C8A"/>
          <w:sz w:val="28"/>
          <w:szCs w:val="28"/>
          <w:u w:val="single"/>
        </w:rPr>
        <w:t>1-3</w:t>
      </w:r>
      <w:r w:rsidRPr="00173142">
        <w:rPr>
          <w:rFonts w:hint="eastAsia"/>
          <w:b/>
          <w:bCs/>
          <w:color w:val="2E5C8A"/>
          <w:sz w:val="28"/>
          <w:szCs w:val="28"/>
          <w:u w:val="single"/>
        </w:rPr>
        <w:t xml:space="preserve"> </w:t>
      </w:r>
      <w:proofErr w:type="gramStart"/>
      <w:r w:rsidRPr="00173142">
        <w:rPr>
          <w:b/>
          <w:bCs/>
          <w:color w:val="2E5C8A"/>
          <w:sz w:val="28"/>
          <w:szCs w:val="28"/>
          <w:u w:val="single"/>
        </w:rPr>
        <w:t xml:space="preserve">— </w:t>
      </w:r>
      <w:r w:rsidR="0058017A" w:rsidRPr="00173142">
        <w:rPr>
          <w:b/>
          <w:bCs/>
          <w:color w:val="2E5C8A"/>
          <w:sz w:val="28"/>
          <w:szCs w:val="28"/>
          <w:u w:val="single"/>
        </w:rPr>
        <w:t xml:space="preserve"> Mom</w:t>
      </w:r>
      <w:proofErr w:type="gramEnd"/>
      <w:r w:rsidR="0058017A" w:rsidRPr="00173142">
        <w:rPr>
          <w:b/>
          <w:bCs/>
          <w:color w:val="2E5C8A"/>
          <w:sz w:val="28"/>
          <w:szCs w:val="28"/>
          <w:u w:val="single"/>
        </w:rPr>
        <w:t xml:space="preserve"> Test 품질 점검 (Ask)</w:t>
      </w:r>
    </w:p>
    <w:p w14:paraId="0DF5E7B0" w14:textId="7BCBDA98" w:rsid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60AC8C35" w14:textId="25F6F3DB" w:rsidR="0058017A" w:rsidRPr="0058017A" w:rsidRDefault="0058017A" w:rsidP="0058017A">
      <w:pPr>
        <w:spacing w:after="80" w:line="276" w:lineRule="auto"/>
      </w:pPr>
      <w:r w:rsidRPr="0058017A">
        <w:t>아래 Mom Test 결과를 채점해줘. 수정하지 마.</w:t>
      </w:r>
    </w:p>
    <w:p w14:paraId="568BC151" w14:textId="77777777" w:rsidR="0058017A" w:rsidRPr="0058017A" w:rsidRDefault="0058017A" w:rsidP="0058017A">
      <w:pPr>
        <w:spacing w:after="80" w:line="276" w:lineRule="auto"/>
      </w:pPr>
      <w:r w:rsidRPr="0058017A">
        <w:t>[워크북 전체]</w:t>
      </w:r>
    </w:p>
    <w:p w14:paraId="4A842820" w14:textId="77777777" w:rsidR="0058017A" w:rsidRPr="0058017A" w:rsidRDefault="0058017A" w:rsidP="0058017A">
      <w:pPr>
        <w:spacing w:after="80" w:line="276" w:lineRule="auto"/>
      </w:pPr>
      <w:r w:rsidRPr="0058017A">
        <w:t>체크:</w:t>
      </w:r>
    </w:p>
    <w:p w14:paraId="4B043C73" w14:textId="77777777" w:rsidR="0058017A" w:rsidRPr="0058017A" w:rsidRDefault="0058017A" w:rsidP="0058017A">
      <w:pPr>
        <w:spacing w:after="80" w:line="276" w:lineRule="auto"/>
      </w:pPr>
      <w:r w:rsidRPr="0058017A">
        <w:lastRenderedPageBreak/>
        <w:t xml:space="preserve">- </w:t>
      </w:r>
      <w:proofErr w:type="gramStart"/>
      <w:r w:rsidRPr="0058017A">
        <w:t>[ ]</w:t>
      </w:r>
      <w:proofErr w:type="gramEnd"/>
      <w:r w:rsidRPr="0058017A">
        <w:t xml:space="preserve"> 미래 가정("~하면 좋겠다") 없음</w:t>
      </w:r>
    </w:p>
    <w:p w14:paraId="7C8FE609" w14:textId="77777777" w:rsidR="0058017A" w:rsidRPr="0058017A" w:rsidRDefault="0058017A" w:rsidP="0058017A">
      <w:pPr>
        <w:spacing w:after="80" w:line="276" w:lineRule="auto"/>
      </w:pPr>
      <w:r w:rsidRPr="0058017A">
        <w:t xml:space="preserve">- </w:t>
      </w:r>
      <w:proofErr w:type="gramStart"/>
      <w:r w:rsidRPr="0058017A">
        <w:t>[ ]</w:t>
      </w:r>
      <w:proofErr w:type="gramEnd"/>
      <w:r w:rsidRPr="0058017A">
        <w:t xml:space="preserve"> 과거 행동·시간·실수 구체성 있음</w:t>
      </w:r>
    </w:p>
    <w:p w14:paraId="3778D471" w14:textId="77777777" w:rsidR="0058017A" w:rsidRPr="0058017A" w:rsidRDefault="0058017A" w:rsidP="0058017A">
      <w:pPr>
        <w:spacing w:after="80" w:line="276" w:lineRule="auto"/>
      </w:pPr>
      <w:r w:rsidRPr="0058017A">
        <w:t xml:space="preserve">- </w:t>
      </w:r>
      <w:proofErr w:type="gramStart"/>
      <w:r w:rsidRPr="0058017A">
        <w:t>[ ]</w:t>
      </w:r>
      <w:proofErr w:type="gramEnd"/>
      <w:r w:rsidRPr="0058017A">
        <w:t xml:space="preserve"> 진짜 문제에 솔루션名(TDD/</w:t>
      </w:r>
      <w:proofErr w:type="spellStart"/>
      <w:r w:rsidRPr="0058017A">
        <w:t>PyQt</w:t>
      </w:r>
      <w:proofErr w:type="spellEnd"/>
      <w:r w:rsidRPr="0058017A">
        <w:t>/Cursor) 없음</w:t>
      </w:r>
    </w:p>
    <w:p w14:paraId="317ABF8E" w14:textId="77777777" w:rsidR="0058017A" w:rsidRPr="0058017A" w:rsidRDefault="0058017A" w:rsidP="0058017A">
      <w:pPr>
        <w:spacing w:after="80" w:line="276" w:lineRule="auto"/>
      </w:pPr>
      <w:r w:rsidRPr="0058017A">
        <w:t xml:space="preserve">- </w:t>
      </w:r>
      <w:proofErr w:type="gramStart"/>
      <w:r w:rsidRPr="0058017A">
        <w:t>[ ]</w:t>
      </w:r>
      <w:proofErr w:type="gramEnd"/>
      <w:r w:rsidRPr="0058017A">
        <w:t xml:space="preserve"> 표면 문제와 진짜 문제가 분리됨</w:t>
      </w:r>
    </w:p>
    <w:p w14:paraId="4D136F85" w14:textId="77777777" w:rsidR="0058017A" w:rsidRPr="0058017A" w:rsidRDefault="0058017A" w:rsidP="0058017A">
      <w:pPr>
        <w:spacing w:after="80" w:line="276" w:lineRule="auto"/>
      </w:pPr>
      <w:r w:rsidRPr="0058017A">
        <w:t xml:space="preserve">- </w:t>
      </w:r>
      <w:proofErr w:type="gramStart"/>
      <w:r w:rsidRPr="0058017A">
        <w:t>[ ]</w:t>
      </w:r>
      <w:proofErr w:type="gramEnd"/>
      <w:r w:rsidRPr="0058017A">
        <w:t xml:space="preserve"> </w:t>
      </w:r>
      <w:proofErr w:type="spellStart"/>
      <w:r w:rsidRPr="0058017A">
        <w:t>MagicSquare</w:t>
      </w:r>
      <w:proofErr w:type="spellEnd"/>
      <w:r w:rsidRPr="0058017A">
        <w:t xml:space="preserve"> 도메인(4×4, 10선, 34, 빈칸 2개) 반영</w:t>
      </w:r>
    </w:p>
    <w:p w14:paraId="7DAA1F59" w14:textId="77777777" w:rsidR="0058017A" w:rsidRDefault="0058017A" w:rsidP="0058017A">
      <w:pPr>
        <w:spacing w:after="80" w:line="276" w:lineRule="auto"/>
      </w:pPr>
      <w:r w:rsidRPr="0058017A">
        <w:t>점수 /10 + 고칠 질문 1개만 제안</w:t>
      </w:r>
    </w:p>
    <w:p w14:paraId="1E44E5D1" w14:textId="3DCFE97C" w:rsidR="0058017A" w:rsidRPr="0058017A" w:rsidRDefault="0058017A" w:rsidP="0058017A">
      <w:pPr>
        <w:spacing w:after="80" w:line="276" w:lineRule="auto"/>
      </w:pPr>
      <w:r>
        <w:rPr>
          <w:rFonts w:hint="eastAsia"/>
        </w:rPr>
        <w:t>```</w:t>
      </w:r>
    </w:p>
    <w:p w14:paraId="028197F7" w14:textId="77777777" w:rsidR="0058017A" w:rsidRPr="0058017A" w:rsidRDefault="00000000" w:rsidP="0058017A">
      <w:pPr>
        <w:spacing w:after="80" w:line="276" w:lineRule="auto"/>
      </w:pPr>
      <w:r>
        <w:pict w14:anchorId="401F8D8D">
          <v:rect id="_x0000_i1034" style="width:0;height:1.5pt" o:hralign="center" o:hrstd="t" o:hr="t" fillcolor="#a0a0a0" stroked="f"/>
        </w:pict>
      </w:r>
    </w:p>
    <w:p w14:paraId="40AF914F" w14:textId="77777777" w:rsidR="0058017A" w:rsidRPr="0058017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58017A">
        <w:rPr>
          <w:b/>
          <w:bCs/>
          <w:sz w:val="24"/>
          <w:szCs w:val="24"/>
          <w:u w:val="single"/>
        </w:rPr>
        <w:t>Cursor 계층과 Mom Test 역할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7134"/>
      </w:tblGrid>
      <w:tr w:rsidR="0058017A" w:rsidRPr="0058017A" w14:paraId="1D623480" w14:textId="77777777" w:rsidTr="0058017A">
        <w:trPr>
          <w:tblHeader/>
        </w:trPr>
        <w:tc>
          <w:tcPr>
            <w:tcW w:w="129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64E7B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계층</w:t>
            </w:r>
          </w:p>
        </w:tc>
        <w:tc>
          <w:tcPr>
            <w:tcW w:w="370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D99CE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Mom Test 단계에서</w:t>
            </w:r>
          </w:p>
        </w:tc>
      </w:tr>
      <w:tr w:rsidR="0058017A" w:rsidRPr="0058017A" w14:paraId="0335A3DB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4E2F9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Model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44772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Ask + 추론형 — 인터뷰·분석</w:t>
            </w:r>
          </w:p>
        </w:tc>
      </w:tr>
      <w:tr w:rsidR="0058017A" w:rsidRPr="0058017A" w14:paraId="152E1140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BA7F4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Agent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7199A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rFonts w:ascii="Segoe UI Emoji" w:hAnsi="Segoe UI Emoji" w:cs="Segoe UI Emoji"/>
              </w:rPr>
              <w:t>❌</w:t>
            </w:r>
            <w:r w:rsidRPr="0058017A">
              <w:t xml:space="preserve"> STEP 1에서는 쓰지 않음 (솔루션 코드로 </w:t>
            </w:r>
            <w:proofErr w:type="spellStart"/>
            <w:r w:rsidRPr="0058017A">
              <w:t>새버림</w:t>
            </w:r>
            <w:proofErr w:type="spellEnd"/>
            <w:r w:rsidRPr="0058017A">
              <w:t>)</w:t>
            </w:r>
          </w:p>
        </w:tc>
      </w:tr>
      <w:tr w:rsidR="0058017A" w:rsidRPr="0058017A" w14:paraId="6673C8A8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871BC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Harness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FF697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워크북 md, (선택) docs/session3/mom-test.md</w:t>
            </w:r>
          </w:p>
        </w:tc>
      </w:tr>
      <w:tr w:rsidR="0058017A" w:rsidRPr="0058017A" w14:paraId="08A67BB1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5D204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Rule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69608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Mom Test </w:t>
            </w:r>
            <w:r w:rsidRPr="0058017A">
              <w:rPr>
                <w:b/>
                <w:bCs/>
              </w:rPr>
              <w:t>후</w:t>
            </w:r>
            <w:r w:rsidRPr="0058017A">
              <w:t> “진짜 문제”</w:t>
            </w:r>
            <w:proofErr w:type="spellStart"/>
            <w:r w:rsidRPr="0058017A">
              <w:t>를</w:t>
            </w:r>
            <w:proofErr w:type="spellEnd"/>
            <w:r w:rsidRPr="0058017A">
              <w:t xml:space="preserve"> Rule 초안에 반영</w:t>
            </w:r>
          </w:p>
        </w:tc>
      </w:tr>
      <w:tr w:rsidR="0058017A" w:rsidRPr="0058017A" w14:paraId="14C62D16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E3E40E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Skill/Command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0D41D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Mom Test </w:t>
            </w:r>
            <w:r w:rsidRPr="0058017A">
              <w:rPr>
                <w:b/>
                <w:bCs/>
              </w:rPr>
              <w:t>후</w:t>
            </w:r>
            <w:r w:rsidRPr="0058017A">
              <w:t> — 반복 pain을 Command 후보로</w:t>
            </w:r>
          </w:p>
        </w:tc>
      </w:tr>
      <w:tr w:rsidR="0058017A" w:rsidRPr="0058017A" w14:paraId="50B07255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C6296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Test Loop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ED3D0" w14:textId="77777777" w:rsidR="0058017A" w:rsidRPr="0058017A" w:rsidRDefault="0058017A" w:rsidP="0058017A">
            <w:pPr>
              <w:spacing w:after="80" w:line="276" w:lineRule="auto"/>
            </w:pPr>
            <w:r w:rsidRPr="0058017A">
              <w:t xml:space="preserve">“진짜 문제” → </w:t>
            </w:r>
            <w:proofErr w:type="spellStart"/>
            <w:r w:rsidRPr="0058017A">
              <w:t>pytest</w:t>
            </w:r>
            <w:proofErr w:type="spellEnd"/>
            <w:r w:rsidRPr="0058017A">
              <w:t>로 검증 가능한 문장인지 점검</w:t>
            </w:r>
          </w:p>
        </w:tc>
      </w:tr>
      <w:tr w:rsidR="0058017A" w:rsidRPr="0058017A" w14:paraId="64A1BCC3" w14:textId="77777777" w:rsidTr="0058017A">
        <w:tc>
          <w:tcPr>
            <w:tcW w:w="12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1F0152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Hook</w:t>
            </w:r>
          </w:p>
        </w:tc>
        <w:tc>
          <w:tcPr>
            <w:tcW w:w="37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27A7B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STEP 1과 무관</w:t>
            </w:r>
          </w:p>
        </w:tc>
      </w:tr>
    </w:tbl>
    <w:p w14:paraId="2BD37D40" w14:textId="77777777" w:rsidR="0058017A" w:rsidRPr="0058017A" w:rsidRDefault="00000000" w:rsidP="0058017A">
      <w:pPr>
        <w:spacing w:after="80" w:line="276" w:lineRule="auto"/>
      </w:pPr>
      <w:r>
        <w:pict w14:anchorId="158634BD">
          <v:rect id="_x0000_i1035" style="width:0;height:1.5pt" o:hralign="center" o:hrstd="t" o:hr="t" fillcolor="#a0a0a0" stroked="f"/>
        </w:pict>
      </w:r>
    </w:p>
    <w:p w14:paraId="6B78D61E" w14:textId="77777777" w:rsidR="0058017A" w:rsidRPr="001013C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1013CA">
        <w:rPr>
          <w:b/>
          <w:bCs/>
          <w:sz w:val="24"/>
          <w:szCs w:val="24"/>
          <w:u w:val="single"/>
        </w:rPr>
        <w:t>실습 30분 타임박스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7864"/>
      </w:tblGrid>
      <w:tr w:rsidR="0058017A" w:rsidRPr="0058017A" w14:paraId="0016BB2D" w14:textId="77777777" w:rsidTr="001013CA">
        <w:trPr>
          <w:tblHeader/>
        </w:trPr>
        <w:tc>
          <w:tcPr>
            <w:tcW w:w="91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B1CE2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시간</w:t>
            </w:r>
          </w:p>
        </w:tc>
        <w:tc>
          <w:tcPr>
            <w:tcW w:w="408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FD7CD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Cursor 프롬프트</w:t>
            </w:r>
          </w:p>
        </w:tc>
      </w:tr>
      <w:tr w:rsidR="0058017A" w:rsidRPr="0058017A" w14:paraId="091B2155" w14:textId="77777777" w:rsidTr="001013CA">
        <w:tc>
          <w:tcPr>
            <w:tcW w:w="9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76FD0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0~5분</w:t>
            </w:r>
          </w:p>
        </w:tc>
        <w:tc>
          <w:tcPr>
            <w:tcW w:w="40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93676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Turn 1 — 인터뷰 규칙 고정</w:t>
            </w:r>
          </w:p>
        </w:tc>
      </w:tr>
      <w:tr w:rsidR="0058017A" w:rsidRPr="0058017A" w14:paraId="34EC501D" w14:textId="77777777" w:rsidTr="001013CA">
        <w:tc>
          <w:tcPr>
            <w:tcW w:w="9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A80AF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5~20분</w:t>
            </w:r>
          </w:p>
        </w:tc>
        <w:tc>
          <w:tcPr>
            <w:tcW w:w="40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7AC5E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질문↔답 5~8턴 (매 답 후 “요약+다음 질문 1개”)</w:t>
            </w:r>
          </w:p>
        </w:tc>
      </w:tr>
      <w:tr w:rsidR="0058017A" w:rsidRPr="0058017A" w14:paraId="25CB741D" w14:textId="77777777" w:rsidTr="001013CA">
        <w:tc>
          <w:tcPr>
            <w:tcW w:w="9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A4AB0" w14:textId="77777777" w:rsidR="0058017A" w:rsidRPr="0058017A" w:rsidRDefault="0058017A" w:rsidP="0058017A">
            <w:pPr>
              <w:spacing w:after="80" w:line="276" w:lineRule="auto"/>
            </w:pPr>
            <w:r w:rsidRPr="0058017A">
              <w:lastRenderedPageBreak/>
              <w:t>20~25분</w:t>
            </w:r>
          </w:p>
        </w:tc>
        <w:tc>
          <w:tcPr>
            <w:tcW w:w="40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04031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“인터뷰 종료 → 표면 vs 진짜 문제”</w:t>
            </w:r>
          </w:p>
        </w:tc>
      </w:tr>
      <w:tr w:rsidR="0058017A" w:rsidRPr="0058017A" w14:paraId="4AF0EA7F" w14:textId="77777777" w:rsidTr="001013CA">
        <w:tc>
          <w:tcPr>
            <w:tcW w:w="9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24DFC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25~30분</w:t>
            </w:r>
          </w:p>
        </w:tc>
        <w:tc>
          <w:tcPr>
            <w:tcW w:w="40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68107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Mom Test 품질 점검 + R-G-I-O 초안</w:t>
            </w:r>
          </w:p>
        </w:tc>
      </w:tr>
    </w:tbl>
    <w:p w14:paraId="1760D4C5" w14:textId="77777777" w:rsidR="0058017A" w:rsidRPr="0058017A" w:rsidRDefault="00000000" w:rsidP="0058017A">
      <w:pPr>
        <w:spacing w:after="80" w:line="276" w:lineRule="auto"/>
      </w:pPr>
      <w:r>
        <w:pict w14:anchorId="58A1FA52">
          <v:rect id="_x0000_i1036" style="width:0;height:1.5pt" o:hralign="center" o:hrstd="t" o:hr="t" fillcolor="#a0a0a0" stroked="f"/>
        </w:pict>
      </w:r>
    </w:p>
    <w:p w14:paraId="78CF39BE" w14:textId="77777777" w:rsidR="0058017A" w:rsidRPr="001013CA" w:rsidRDefault="0058017A" w:rsidP="0058017A">
      <w:pPr>
        <w:spacing w:after="80" w:line="276" w:lineRule="auto"/>
        <w:rPr>
          <w:b/>
          <w:bCs/>
          <w:sz w:val="24"/>
          <w:szCs w:val="24"/>
          <w:u w:val="single"/>
        </w:rPr>
      </w:pPr>
      <w:r w:rsidRPr="001013CA">
        <w:rPr>
          <w:b/>
          <w:bCs/>
          <w:sz w:val="24"/>
          <w:szCs w:val="24"/>
          <w:u w:val="single"/>
        </w:rPr>
        <w:t>흔한 실수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3"/>
        <w:gridCol w:w="4927"/>
      </w:tblGrid>
      <w:tr w:rsidR="0058017A" w:rsidRPr="0058017A" w14:paraId="5CE2FBA2" w14:textId="77777777" w:rsidTr="001013CA">
        <w:trPr>
          <w:tblHeader/>
        </w:trPr>
        <w:tc>
          <w:tcPr>
            <w:tcW w:w="244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7265C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실수</w:t>
            </w:r>
          </w:p>
        </w:tc>
        <w:tc>
          <w:tcPr>
            <w:tcW w:w="255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76678" w14:textId="77777777" w:rsidR="0058017A" w:rsidRPr="0058017A" w:rsidRDefault="0058017A" w:rsidP="0058017A">
            <w:pPr>
              <w:spacing w:after="80" w:line="276" w:lineRule="auto"/>
              <w:rPr>
                <w:b/>
                <w:bCs/>
              </w:rPr>
            </w:pPr>
            <w:r w:rsidRPr="0058017A">
              <w:rPr>
                <w:b/>
                <w:bCs/>
              </w:rPr>
              <w:t>올바른 진행</w:t>
            </w:r>
          </w:p>
        </w:tc>
      </w:tr>
      <w:tr w:rsidR="0058017A" w:rsidRPr="0058017A" w14:paraId="169D6A0C" w14:textId="77777777" w:rsidTr="001013CA">
        <w:tc>
          <w:tcPr>
            <w:tcW w:w="24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C6161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Agent로 “문제 정의 Report 써줘”</w:t>
            </w:r>
          </w:p>
        </w:tc>
        <w:tc>
          <w:tcPr>
            <w:tcW w:w="25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06C74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Mom Test는 </w:t>
            </w:r>
            <w:r w:rsidRPr="0058017A">
              <w:rPr>
                <w:b/>
                <w:bCs/>
              </w:rPr>
              <w:t>Ask + 내 답</w:t>
            </w:r>
          </w:p>
        </w:tc>
      </w:tr>
      <w:tr w:rsidR="0058017A" w:rsidRPr="0058017A" w14:paraId="0F6B65CB" w14:textId="77777777" w:rsidTr="001013CA">
        <w:tc>
          <w:tcPr>
            <w:tcW w:w="24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A01E9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@Report/01 먼저 읽고 인터뷰</w:t>
            </w:r>
          </w:p>
        </w:tc>
        <w:tc>
          <w:tcPr>
            <w:tcW w:w="25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82049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인터뷰 </w:t>
            </w:r>
            <w:r w:rsidRPr="0058017A">
              <w:rPr>
                <w:b/>
                <w:bCs/>
              </w:rPr>
              <w:t>후</w:t>
            </w:r>
            <w:r w:rsidRPr="0058017A">
              <w:t> 비교</w:t>
            </w:r>
          </w:p>
        </w:tc>
      </w:tr>
      <w:tr w:rsidR="0058017A" w:rsidRPr="0058017A" w14:paraId="3F031307" w14:textId="77777777" w:rsidTr="001013CA">
        <w:tc>
          <w:tcPr>
            <w:tcW w:w="24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CC4FC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“TDD가 필요해”</w:t>
            </w:r>
            <w:proofErr w:type="spellStart"/>
            <w:r w:rsidRPr="0058017A">
              <w:t>를</w:t>
            </w:r>
            <w:proofErr w:type="spellEnd"/>
            <w:r w:rsidRPr="0058017A">
              <w:t xml:space="preserve"> 진짜 문제로</w:t>
            </w:r>
          </w:p>
        </w:tc>
        <w:tc>
          <w:tcPr>
            <w:tcW w:w="25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8DBFC8" w14:textId="77777777" w:rsidR="0058017A" w:rsidRPr="0058017A" w:rsidRDefault="0058017A" w:rsidP="0058017A">
            <w:pPr>
              <w:spacing w:after="80" w:line="276" w:lineRule="auto"/>
            </w:pPr>
            <w:r w:rsidRPr="0058017A">
              <w:rPr>
                <w:b/>
                <w:bCs/>
              </w:rPr>
              <w:t>불편</w:t>
            </w:r>
            <w:r w:rsidRPr="0058017A">
              <w:t>: “검증 10번 반복·대각선 누락”</w:t>
            </w:r>
          </w:p>
        </w:tc>
      </w:tr>
      <w:tr w:rsidR="0058017A" w:rsidRPr="0058017A" w14:paraId="319561E2" w14:textId="77777777" w:rsidTr="001013CA">
        <w:tc>
          <w:tcPr>
            <w:tcW w:w="24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DD64C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Cursor 답을 내 경험인 척</w:t>
            </w:r>
          </w:p>
        </w:tc>
        <w:tc>
          <w:tcPr>
            <w:tcW w:w="25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30AE2" w14:textId="77777777" w:rsidR="0058017A" w:rsidRPr="0058017A" w:rsidRDefault="0058017A" w:rsidP="0058017A">
            <w:pPr>
              <w:spacing w:after="80" w:line="276" w:lineRule="auto"/>
            </w:pPr>
            <w:r w:rsidRPr="0058017A">
              <w:t>시뮬레이션은 </w:t>
            </w:r>
            <w:r w:rsidRPr="0058017A">
              <w:rPr>
                <w:b/>
                <w:bCs/>
              </w:rPr>
              <w:t>가상</w:t>
            </w:r>
            <w:r w:rsidRPr="0058017A">
              <w:t> 라벨</w:t>
            </w:r>
          </w:p>
        </w:tc>
      </w:tr>
    </w:tbl>
    <w:p w14:paraId="4AD8F697" w14:textId="77777777" w:rsidR="0058017A" w:rsidRPr="0058017A" w:rsidRDefault="00000000" w:rsidP="0058017A">
      <w:pPr>
        <w:spacing w:after="80" w:line="276" w:lineRule="auto"/>
      </w:pPr>
      <w:r>
        <w:pict w14:anchorId="590CF673">
          <v:rect id="_x0000_i1037" style="width:0;height:1.5pt" o:hralign="center" o:hrstd="t" o:hr="t" fillcolor="#a0a0a0" stroked="f"/>
        </w:pict>
      </w:r>
    </w:p>
    <w:p w14:paraId="595B76A5" w14:textId="77777777" w:rsidR="00173142" w:rsidRDefault="00173142" w:rsidP="00173142">
      <w:pPr>
        <w:spacing w:after="80" w:line="276" w:lineRule="auto"/>
        <w:rPr>
          <w:b/>
          <w:bCs/>
          <w:color w:val="2E5C8A"/>
          <w:sz w:val="28"/>
          <w:szCs w:val="28"/>
          <w:u w:val="single"/>
        </w:rPr>
      </w:pPr>
    </w:p>
    <w:p w14:paraId="0078D062" w14:textId="628D3DDA" w:rsidR="0058017A" w:rsidRPr="00173142" w:rsidRDefault="00173142" w:rsidP="0058017A">
      <w:pPr>
        <w:spacing w:after="80" w:line="276" w:lineRule="auto"/>
        <w:rPr>
          <w:b/>
          <w:bCs/>
          <w:color w:val="2E5C8A"/>
          <w:sz w:val="28"/>
          <w:szCs w:val="28"/>
          <w:u w:val="single"/>
        </w:rPr>
      </w:pPr>
      <w:r>
        <w:rPr>
          <w:rFonts w:hint="eastAsia"/>
          <w:b/>
          <w:bCs/>
          <w:color w:val="2E5C8A"/>
          <w:sz w:val="28"/>
          <w:szCs w:val="28"/>
          <w:u w:val="single"/>
        </w:rPr>
        <w:t>부록</w:t>
      </w:r>
      <w:r w:rsidRPr="00173142">
        <w:rPr>
          <w:rFonts w:hint="eastAsia"/>
          <w:b/>
          <w:bCs/>
          <w:color w:val="2E5C8A"/>
          <w:sz w:val="28"/>
          <w:szCs w:val="28"/>
          <w:u w:val="single"/>
        </w:rPr>
        <w:t xml:space="preserve"> </w:t>
      </w:r>
      <w:r w:rsidRPr="00173142">
        <w:rPr>
          <w:b/>
          <w:bCs/>
          <w:color w:val="2E5C8A"/>
          <w:sz w:val="28"/>
          <w:szCs w:val="28"/>
          <w:u w:val="single"/>
        </w:rPr>
        <w:t xml:space="preserve">— </w:t>
      </w:r>
      <w:proofErr w:type="spellStart"/>
      <w:r w:rsidR="0058017A" w:rsidRPr="00173142">
        <w:rPr>
          <w:b/>
          <w:bCs/>
          <w:color w:val="2E5C8A"/>
          <w:sz w:val="28"/>
          <w:szCs w:val="28"/>
          <w:u w:val="single"/>
        </w:rPr>
        <w:t>복붙</w:t>
      </w:r>
      <w:proofErr w:type="spellEnd"/>
      <w:r w:rsidR="0058017A" w:rsidRPr="00173142">
        <w:rPr>
          <w:b/>
          <w:bCs/>
          <w:color w:val="2E5C8A"/>
          <w:sz w:val="28"/>
          <w:szCs w:val="28"/>
          <w:u w:val="single"/>
        </w:rPr>
        <w:t xml:space="preserve"> </w:t>
      </w:r>
      <w:proofErr w:type="spellStart"/>
      <w:r w:rsidR="0058017A" w:rsidRPr="00173142">
        <w:rPr>
          <w:b/>
          <w:bCs/>
          <w:color w:val="2E5C8A"/>
          <w:sz w:val="28"/>
          <w:szCs w:val="28"/>
          <w:u w:val="single"/>
        </w:rPr>
        <w:t>스타터</w:t>
      </w:r>
      <w:proofErr w:type="spellEnd"/>
      <w:r w:rsidR="0058017A" w:rsidRPr="00173142">
        <w:rPr>
          <w:b/>
          <w:bCs/>
          <w:color w:val="2E5C8A"/>
          <w:sz w:val="28"/>
          <w:szCs w:val="28"/>
          <w:u w:val="single"/>
        </w:rPr>
        <w:t xml:space="preserve"> 키트 (</w:t>
      </w:r>
      <w:proofErr w:type="spellStart"/>
      <w:r w:rsidR="0058017A" w:rsidRPr="00173142">
        <w:rPr>
          <w:b/>
          <w:bCs/>
          <w:color w:val="2E5C8A"/>
          <w:sz w:val="28"/>
          <w:szCs w:val="28"/>
          <w:u w:val="single"/>
        </w:rPr>
        <w:t>MagicSquare</w:t>
      </w:r>
      <w:proofErr w:type="spellEnd"/>
      <w:r w:rsidR="0058017A" w:rsidRPr="00173142">
        <w:rPr>
          <w:b/>
          <w:bCs/>
          <w:color w:val="2E5C8A"/>
          <w:sz w:val="28"/>
          <w:szCs w:val="28"/>
          <w:u w:val="single"/>
        </w:rPr>
        <w:t xml:space="preserve"> 전용)</w:t>
      </w:r>
    </w:p>
    <w:p w14:paraId="35DEE4B1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① 인터뷰 시작</w:t>
      </w:r>
    </w:p>
    <w:p w14:paraId="757CA5B4" w14:textId="22FA34D1" w:rsidR="001013CA" w:rsidRPr="0058017A" w:rsidRDefault="001013C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42F830C5" w14:textId="77777777" w:rsidR="0058017A" w:rsidRPr="0058017A" w:rsidRDefault="0058017A" w:rsidP="0058017A">
      <w:pPr>
        <w:spacing w:after="80" w:line="276" w:lineRule="auto"/>
      </w:pPr>
      <w:proofErr w:type="spellStart"/>
      <w:r w:rsidRPr="0058017A">
        <w:t>MagicSquare</w:t>
      </w:r>
      <w:proofErr w:type="spellEnd"/>
      <w:r w:rsidRPr="0058017A">
        <w:t xml:space="preserve"> Mom Test. 페르소나: 부분 </w:t>
      </w:r>
      <w:proofErr w:type="spellStart"/>
      <w:proofErr w:type="gramStart"/>
      <w:r w:rsidRPr="0058017A">
        <w:t>마방진</w:t>
      </w:r>
      <w:proofErr w:type="spellEnd"/>
      <w:r w:rsidRPr="0058017A">
        <w:t>(</w:t>
      </w:r>
      <w:proofErr w:type="gramEnd"/>
      <w:r w:rsidRPr="0058017A">
        <w:t>빈칸 2개) 학습자.</w:t>
      </w:r>
    </w:p>
    <w:p w14:paraId="4673CC09" w14:textId="77777777" w:rsidR="0058017A" w:rsidRDefault="0058017A" w:rsidP="0058017A">
      <w:pPr>
        <w:spacing w:after="80" w:line="276" w:lineRule="auto"/>
      </w:pPr>
      <w:r w:rsidRPr="0058017A">
        <w:t>Mom Test 규칙 준수. 질문 1개만. 솔루션 금지.</w:t>
      </w:r>
    </w:p>
    <w:p w14:paraId="01A87850" w14:textId="300D28E1" w:rsidR="001013CA" w:rsidRDefault="001013CA" w:rsidP="0058017A">
      <w:pPr>
        <w:spacing w:after="80" w:line="276" w:lineRule="auto"/>
      </w:pPr>
      <w:r>
        <w:rPr>
          <w:rFonts w:hint="eastAsia"/>
        </w:rPr>
        <w:t>```</w:t>
      </w:r>
    </w:p>
    <w:p w14:paraId="295F8341" w14:textId="77777777" w:rsidR="001013CA" w:rsidRPr="0058017A" w:rsidRDefault="001013CA" w:rsidP="0058017A">
      <w:pPr>
        <w:spacing w:after="80" w:line="276" w:lineRule="auto"/>
      </w:pPr>
    </w:p>
    <w:p w14:paraId="63674045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② 답변 후</w:t>
      </w:r>
    </w:p>
    <w:p w14:paraId="08B9F218" w14:textId="30A00FC9" w:rsidR="001013CA" w:rsidRPr="0058017A" w:rsidRDefault="001013C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0B199074" w14:textId="77777777" w:rsidR="0058017A" w:rsidRDefault="0058017A" w:rsidP="0058017A">
      <w:pPr>
        <w:spacing w:after="80" w:line="276" w:lineRule="auto"/>
      </w:pPr>
      <w:r w:rsidRPr="0058017A">
        <w:t>[답변] → 사실성 평가 + 다음 추궁 1개 + 불편 요약</w:t>
      </w:r>
    </w:p>
    <w:p w14:paraId="646CC7B0" w14:textId="31A1C4E4" w:rsidR="001013CA" w:rsidRPr="0058017A" w:rsidRDefault="001013CA" w:rsidP="0058017A">
      <w:pPr>
        <w:spacing w:after="80" w:line="276" w:lineRule="auto"/>
      </w:pPr>
      <w:r>
        <w:rPr>
          <w:rFonts w:hint="eastAsia"/>
        </w:rPr>
        <w:t>```</w:t>
      </w:r>
    </w:p>
    <w:p w14:paraId="6EC76F81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lastRenderedPageBreak/>
        <w:t>③ 종료</w:t>
      </w:r>
    </w:p>
    <w:p w14:paraId="16DD518E" w14:textId="1877E52B" w:rsidR="001013CA" w:rsidRPr="0058017A" w:rsidRDefault="001013C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740D9EFF" w14:textId="77777777" w:rsidR="0058017A" w:rsidRDefault="0058017A" w:rsidP="0058017A">
      <w:pPr>
        <w:spacing w:after="80" w:line="276" w:lineRule="auto"/>
      </w:pPr>
      <w:r w:rsidRPr="0058017A">
        <w:t>인터뷰 종료 → 표면 vs 진짜 문제 1문장 + Mom Test 증거 3줄</w:t>
      </w:r>
    </w:p>
    <w:p w14:paraId="5CF077AD" w14:textId="06539BA7" w:rsidR="001013CA" w:rsidRDefault="001013CA" w:rsidP="0058017A">
      <w:pPr>
        <w:spacing w:after="80" w:line="276" w:lineRule="auto"/>
      </w:pPr>
      <w:r>
        <w:rPr>
          <w:rFonts w:hint="eastAsia"/>
        </w:rPr>
        <w:t>```</w:t>
      </w:r>
    </w:p>
    <w:p w14:paraId="65BBF607" w14:textId="77777777" w:rsidR="001013CA" w:rsidRPr="0058017A" w:rsidRDefault="001013CA" w:rsidP="0058017A">
      <w:pPr>
        <w:spacing w:after="80" w:line="276" w:lineRule="auto"/>
      </w:pPr>
    </w:p>
    <w:p w14:paraId="499995A5" w14:textId="77777777" w:rsidR="0058017A" w:rsidRDefault="0058017A" w:rsidP="0058017A">
      <w:pPr>
        <w:spacing w:after="80" w:line="276" w:lineRule="auto"/>
        <w:rPr>
          <w:b/>
          <w:bCs/>
        </w:rPr>
      </w:pPr>
      <w:r w:rsidRPr="0058017A">
        <w:rPr>
          <w:b/>
          <w:bCs/>
        </w:rPr>
        <w:t>④ 세션 3 연결</w:t>
      </w:r>
    </w:p>
    <w:p w14:paraId="318C1219" w14:textId="4EBB38DA" w:rsidR="001013CA" w:rsidRPr="0058017A" w:rsidRDefault="001013CA" w:rsidP="0058017A">
      <w:pPr>
        <w:spacing w:after="80" w:line="276" w:lineRule="auto"/>
      </w:pPr>
      <w:r>
        <w:rPr>
          <w:rFonts w:hint="eastAsia"/>
          <w:b/>
          <w:bCs/>
        </w:rPr>
        <w:t>```</w:t>
      </w:r>
    </w:p>
    <w:p w14:paraId="240EC245" w14:textId="77777777" w:rsidR="0058017A" w:rsidRDefault="0058017A" w:rsidP="0058017A">
      <w:pPr>
        <w:spacing w:after="80" w:line="276" w:lineRule="auto"/>
      </w:pPr>
      <w:r w:rsidRPr="0058017A">
        <w:t>진짜 문제 → R-G-I-O + 주제 1문장 + 성공 기준</w:t>
      </w:r>
    </w:p>
    <w:p w14:paraId="10EB2E92" w14:textId="78F0ED93" w:rsidR="001013CA" w:rsidRDefault="001013CA" w:rsidP="0058017A">
      <w:pPr>
        <w:spacing w:after="80" w:line="276" w:lineRule="auto"/>
      </w:pPr>
      <w:r>
        <w:rPr>
          <w:rFonts w:hint="eastAsia"/>
        </w:rPr>
        <w:t>```</w:t>
      </w:r>
    </w:p>
    <w:p w14:paraId="0F6F0774" w14:textId="7BA039E7" w:rsidR="00E56276" w:rsidRDefault="00E56276" w:rsidP="0058017A">
      <w:pPr>
        <w:spacing w:after="80" w:line="276" w:lineRule="auto"/>
        <w:rPr>
          <w:i/>
          <w:iCs/>
        </w:rPr>
      </w:pPr>
      <w:r>
        <w:rPr>
          <w:rFonts w:hint="eastAsia"/>
          <w:i/>
          <w:iCs/>
        </w:rPr>
        <w:t>[Agent] 모드 전환</w:t>
      </w:r>
    </w:p>
    <w:p w14:paraId="147BB7EA" w14:textId="77777777" w:rsidR="00E56276" w:rsidRDefault="00E56276" w:rsidP="0058017A">
      <w:pPr>
        <w:spacing w:after="80" w:line="276" w:lineRule="auto"/>
        <w:rPr>
          <w:i/>
          <w:iCs/>
        </w:rPr>
      </w:pPr>
      <w:r>
        <w:rPr>
          <w:rFonts w:hint="eastAsia"/>
          <w:i/>
          <w:iCs/>
        </w:rPr>
        <w:t>```</w:t>
      </w:r>
    </w:p>
    <w:p w14:paraId="625DC2E5" w14:textId="270C0DD7" w:rsidR="00E56276" w:rsidRDefault="00E56276" w:rsidP="0058017A">
      <w:pPr>
        <w:spacing w:after="80" w:line="276" w:lineRule="auto"/>
      </w:pPr>
      <w:r w:rsidRPr="00E56276">
        <w:rPr>
          <w:i/>
          <w:iCs/>
        </w:rPr>
        <w:t>Report/01.MagicSquare_ProblemDefinition_Report.md와 docs/PRD.md를 위 초안으로 생성해줘.</w:t>
      </w:r>
      <w:r w:rsidRPr="00E56276">
        <w:t xml:space="preserve"> </w:t>
      </w:r>
    </w:p>
    <w:p w14:paraId="3038953F" w14:textId="4AE3AED3" w:rsidR="00E56276" w:rsidRDefault="00E56276" w:rsidP="0058017A">
      <w:pPr>
        <w:spacing w:after="80" w:line="276" w:lineRule="auto"/>
      </w:pPr>
      <w:r>
        <w:rPr>
          <w:rFonts w:hint="eastAsia"/>
        </w:rPr>
        <w:t>```</w:t>
      </w:r>
    </w:p>
    <w:p w14:paraId="5167A8B9" w14:textId="77777777" w:rsidR="00581D1B" w:rsidRDefault="00581D1B" w:rsidP="00581D1B">
      <w:pPr>
        <w:spacing w:after="80" w:line="276" w:lineRule="auto"/>
        <w:rPr>
          <w:i/>
          <w:iCs/>
        </w:rPr>
      </w:pPr>
      <w:r>
        <w:rPr>
          <w:rFonts w:hint="eastAsia"/>
          <w:i/>
          <w:iCs/>
        </w:rPr>
        <w:t>```</w:t>
      </w:r>
    </w:p>
    <w:p w14:paraId="10C09A73" w14:textId="18FF8054" w:rsidR="00581D1B" w:rsidRDefault="00581D1B" w:rsidP="00581D1B">
      <w:pPr>
        <w:spacing w:after="80" w:line="276" w:lineRule="auto"/>
      </w:pPr>
      <w:r>
        <w:rPr>
          <w:rFonts w:hint="eastAsia"/>
          <w:i/>
          <w:iCs/>
        </w:rPr>
        <w:t xml:space="preserve">README.md 파일을 </w:t>
      </w:r>
      <w:r w:rsidRPr="00E56276">
        <w:rPr>
          <w:i/>
          <w:iCs/>
        </w:rPr>
        <w:t>생성해줘.</w:t>
      </w:r>
      <w:r w:rsidRPr="00E56276">
        <w:t xml:space="preserve"> </w:t>
      </w:r>
    </w:p>
    <w:p w14:paraId="47F1EE11" w14:textId="77777777" w:rsidR="00581D1B" w:rsidRDefault="00581D1B" w:rsidP="00581D1B">
      <w:pPr>
        <w:spacing w:after="80" w:line="276" w:lineRule="auto"/>
      </w:pPr>
      <w:r>
        <w:rPr>
          <w:rFonts w:hint="eastAsia"/>
        </w:rPr>
        <w:t>```</w:t>
      </w:r>
    </w:p>
    <w:p w14:paraId="7D15C810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proofErr w:type="spellStart"/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>깃헙에</w:t>
      </w:r>
      <w:proofErr w:type="spellEnd"/>
      <w:r>
        <w:rPr>
          <w:rFonts w:ascii="돋움" w:eastAsia="돋움" w:hint="eastAsia"/>
          <w:b/>
          <w:bCs/>
          <w:spacing w:val="-3"/>
          <w:w w:val="95"/>
          <w:sz w:val="28"/>
          <w:szCs w:val="28"/>
        </w:rPr>
        <w:t xml:space="preserve"> 업로드</w:t>
      </w:r>
    </w:p>
    <w:p w14:paraId="47A91A4E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3D62EBFE" w14:textId="77777777" w:rsidR="00E56276" w:rsidRPr="00C37B66" w:rsidRDefault="00E56276">
      <w:pPr>
        <w:pStyle w:val="ac"/>
        <w:numPr>
          <w:ilvl w:val="0"/>
          <w:numId w:val="21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proofErr w:type="gramStart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Repository :</w:t>
      </w:r>
      <w:proofErr w:type="gramEnd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프로젝트명_개인번호 (ex: </w:t>
      </w:r>
      <w:proofErr w:type="spellStart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MagicSquare</w:t>
      </w:r>
      <w:proofErr w:type="spellEnd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_xx)</w:t>
      </w:r>
    </w:p>
    <w:p w14:paraId="170437F5" w14:textId="77777777" w:rsidR="00E56276" w:rsidRPr="00C37B66" w:rsidRDefault="00E56276">
      <w:pPr>
        <w:pStyle w:val="ac"/>
        <w:numPr>
          <w:ilvl w:val="0"/>
          <w:numId w:val="21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proofErr w:type="gramStart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description :</w:t>
      </w:r>
      <w:proofErr w:type="gramEnd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Author, Reviewer 성명</w:t>
      </w:r>
    </w:p>
    <w:p w14:paraId="17E36CD3" w14:textId="77777777" w:rsidR="00E56276" w:rsidRPr="00C37B66" w:rsidRDefault="00E56276">
      <w:pPr>
        <w:pStyle w:val="ac"/>
        <w:numPr>
          <w:ilvl w:val="0"/>
          <w:numId w:val="22"/>
        </w:numPr>
        <w:spacing w:line="312" w:lineRule="auto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ex: </w:t>
      </w:r>
      <w:proofErr w:type="gramStart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Author :</w:t>
      </w:r>
      <w:proofErr w:type="gramEnd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홍길동, </w:t>
      </w:r>
      <w:proofErr w:type="gramStart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>Reviewer :</w:t>
      </w:r>
      <w:proofErr w:type="gramEnd"/>
      <w:r w:rsidRPr="00C37B66">
        <w:rPr>
          <w:rFonts w:ascii="돋움" w:eastAsia="돋움"/>
          <w:b/>
          <w:bCs/>
          <w:spacing w:val="-3"/>
          <w:w w:val="95"/>
          <w:sz w:val="28"/>
          <w:szCs w:val="28"/>
        </w:rPr>
        <w:t xml:space="preserve"> 박문수, 이순신, 황진희</w:t>
      </w:r>
    </w:p>
    <w:p w14:paraId="0AD2A4AF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4E0492BC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  <w:r w:rsidRPr="00C37B66">
        <w:rPr>
          <w:rFonts w:ascii="돋움" w:eastAsia="돋움"/>
          <w:b/>
          <w:bCs/>
          <w:noProof/>
          <w:spacing w:val="-3"/>
          <w:w w:val="95"/>
          <w:sz w:val="28"/>
          <w:szCs w:val="28"/>
        </w:rPr>
        <w:lastRenderedPageBreak/>
        <w:drawing>
          <wp:inline distT="0" distB="0" distL="0" distR="0" wp14:anchorId="6489DCFD" wp14:editId="17EFB166">
            <wp:extent cx="5760720" cy="2404745"/>
            <wp:effectExtent l="0" t="0" r="0" b="0"/>
            <wp:docPr id="28595659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4C7E7A5F-6981-DADF-FE0A-F38869DAC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4C7E7A5F-6981-DADF-FE0A-F38869DAC3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02E0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1D411748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6526D8B4" w14:textId="77777777" w:rsidR="00E56276" w:rsidRPr="008B7C98" w:rsidRDefault="00E56276" w:rsidP="00E56276">
      <w:pPr>
        <w:spacing w:before="60" w:after="60"/>
        <w:rPr>
          <w:sz w:val="32"/>
          <w:szCs w:val="32"/>
        </w:rPr>
      </w:pPr>
      <w:r w:rsidRPr="008B7C98">
        <w:rPr>
          <w:rFonts w:ascii="Cambria Math" w:eastAsia="Arial" w:hAnsi="Cambria Math" w:cs="Cambria Math"/>
          <w:b/>
          <w:bCs/>
        </w:rPr>
        <w:t>▶</w:t>
      </w:r>
      <w:r w:rsidRPr="008B7C98">
        <w:rPr>
          <w:rFonts w:ascii="Arial" w:eastAsia="Arial" w:hAnsi="Arial" w:cs="Arial"/>
          <w:b/>
          <w:bCs/>
        </w:rPr>
        <w:t xml:space="preserve"> </w:t>
      </w:r>
      <w:r w:rsidRPr="008B7C98">
        <w:rPr>
          <w:rFonts w:hint="eastAsia"/>
          <w:b/>
          <w:bCs/>
        </w:rPr>
        <w:t>프롬프트</w:t>
      </w:r>
    </w:p>
    <w:p w14:paraId="1E547065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8"/>
          <w:szCs w:val="28"/>
        </w:rPr>
      </w:pPr>
    </w:p>
    <w:p w14:paraId="2868A7F6" w14:textId="77777777" w:rsidR="00E56276" w:rsidRPr="008B7C98" w:rsidRDefault="00E56276" w:rsidP="00E56276">
      <w:pPr>
        <w:pStyle w:val="ac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int="eastAsia"/>
          <w:b/>
          <w:bCs/>
          <w:spacing w:val="-3"/>
          <w:w w:val="95"/>
          <w:szCs w:val="20"/>
        </w:rPr>
        <w:t>```</w:t>
      </w:r>
    </w:p>
    <w:p w14:paraId="520056F7" w14:textId="77777777" w:rsidR="00E56276" w:rsidRPr="008B7C98" w:rsidRDefault="00E56276" w:rsidP="00E56276">
      <w:pPr>
        <w:pStyle w:val="ac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@https://github.com/kznetwork/MagicSquare_1004.git에 @c:\DEV\MagicSquare _1004\ 프로젝트를 업로드해줘</w:t>
      </w:r>
    </w:p>
    <w:p w14:paraId="72153052" w14:textId="77777777" w:rsidR="00E56276" w:rsidRPr="008B7C98" w:rsidRDefault="00E56276" w:rsidP="00E56276">
      <w:pPr>
        <w:pStyle w:val="ac"/>
        <w:spacing w:line="312" w:lineRule="auto"/>
        <w:ind w:left="283" w:hanging="283"/>
        <w:rPr>
          <w:rFonts w:ascii="돋움" w:eastAsia="돋움" w:hAnsi="돋움"/>
          <w:spacing w:val="-3"/>
          <w:w w:val="95"/>
          <w:szCs w:val="20"/>
        </w:rPr>
      </w:pPr>
      <w:r w:rsidRPr="008B7C98">
        <w:rPr>
          <w:rFonts w:ascii="돋움" w:eastAsia="돋움" w:hAnsi="돋움"/>
          <w:spacing w:val="-3"/>
          <w:w w:val="95"/>
          <w:szCs w:val="20"/>
        </w:rPr>
        <w:t>```</w:t>
      </w:r>
    </w:p>
    <w:p w14:paraId="31EBBDE4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</w:p>
    <w:p w14:paraId="3BE0904C" w14:textId="77777777" w:rsidR="00E56276" w:rsidRPr="00867834" w:rsidRDefault="00E56276" w:rsidP="00E56276">
      <w:pPr>
        <w:pStyle w:val="ac"/>
        <w:spacing w:line="312" w:lineRule="auto"/>
        <w:ind w:left="283" w:hanging="283"/>
        <w:rPr>
          <w:rFonts w:ascii="돋움" w:eastAsia="돋움" w:hAnsi="돋움"/>
          <w:spacing w:val="-3"/>
          <w:w w:val="95"/>
          <w:sz w:val="24"/>
        </w:rPr>
      </w:pPr>
      <w:r w:rsidRPr="00C37B66">
        <w:rPr>
          <w:rFonts w:ascii="돋움" w:eastAsia="돋움" w:hAnsi="돋움"/>
          <w:noProof/>
          <w:spacing w:val="-3"/>
          <w:w w:val="95"/>
          <w:sz w:val="24"/>
        </w:rPr>
        <w:drawing>
          <wp:inline distT="0" distB="0" distL="0" distR="0" wp14:anchorId="61756793" wp14:editId="70136437">
            <wp:extent cx="5760720" cy="1851025"/>
            <wp:effectExtent l="0" t="0" r="0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B6724C89-38B2-6C17-E1CA-A77FE7D0B7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B6724C89-38B2-6C17-E1CA-A77FE7D0B7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7D7D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73701FF" w14:textId="77777777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5381BA8" w14:textId="7C337851" w:rsidR="00E56276" w:rsidRDefault="00E56276" w:rsidP="00E56276">
      <w:pPr>
        <w:pStyle w:val="ac"/>
        <w:spacing w:line="312" w:lineRule="auto"/>
        <w:ind w:left="283" w:hanging="283"/>
        <w:rPr>
          <w:rFonts w:ascii="돋움" w:eastAsia="돋움"/>
          <w:spacing w:val="-3"/>
          <w:w w:val="95"/>
          <w:szCs w:val="20"/>
        </w:rPr>
      </w:pPr>
      <w:r w:rsidRPr="00C37B66">
        <w:rPr>
          <w:rFonts w:ascii="돋움" w:eastAsia="돋움"/>
          <w:noProof/>
          <w:spacing w:val="-3"/>
          <w:w w:val="95"/>
        </w:rPr>
        <w:lastRenderedPageBreak/>
        <w:drawing>
          <wp:inline distT="0" distB="0" distL="0" distR="0" wp14:anchorId="32F88ED0" wp14:editId="048B8CB8">
            <wp:extent cx="5760720" cy="2592070"/>
            <wp:effectExtent l="0" t="0" r="0" b="0"/>
            <wp:docPr id="173951631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96F54B00-7DF2-255E-6D1E-6616EF7AA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96F54B00-7DF2-255E-6D1E-6616EF7AAC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E5B" w14:textId="77777777" w:rsidR="00E56276" w:rsidRDefault="00E56276" w:rsidP="0058017A">
      <w:pPr>
        <w:spacing w:after="80" w:line="276" w:lineRule="auto"/>
      </w:pPr>
    </w:p>
    <w:p w14:paraId="51495543" w14:textId="1448C308" w:rsidR="004D7FD7" w:rsidRDefault="00E56276" w:rsidP="004D7FD7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r>
        <w:br w:type="page"/>
      </w:r>
    </w:p>
    <w:p w14:paraId="61279082" w14:textId="12D6DF07" w:rsidR="004D7FD7" w:rsidRPr="004D7FD7" w:rsidRDefault="004D7FD7" w:rsidP="004D7FD7">
      <w:pPr>
        <w:widowControl/>
        <w:wordWrap/>
        <w:autoSpaceDE/>
        <w:autoSpaceDN/>
        <w:rPr>
          <w:b/>
          <w:bCs/>
          <w:color w:val="2E5C8A"/>
          <w:sz w:val="36"/>
          <w:szCs w:val="36"/>
        </w:rPr>
      </w:pPr>
      <w:r w:rsidRPr="00173142">
        <w:rPr>
          <w:b/>
          <w:bCs/>
          <w:color w:val="2E5C8A"/>
          <w:sz w:val="36"/>
          <w:szCs w:val="36"/>
        </w:rPr>
        <w:lastRenderedPageBreak/>
        <w:t xml:space="preserve">STEP </w:t>
      </w:r>
      <w:proofErr w:type="gramStart"/>
      <w:r>
        <w:rPr>
          <w:rFonts w:hint="eastAsia"/>
          <w:b/>
          <w:bCs/>
          <w:color w:val="2E5C8A"/>
          <w:sz w:val="36"/>
          <w:szCs w:val="36"/>
        </w:rPr>
        <w:t>2</w:t>
      </w:r>
      <w:r w:rsidRPr="00173142">
        <w:rPr>
          <w:b/>
          <w:bCs/>
          <w:color w:val="2E5C8A"/>
          <w:sz w:val="36"/>
          <w:szCs w:val="36"/>
        </w:rPr>
        <w:t xml:space="preserve">  </w:t>
      </w:r>
      <w:r w:rsidRPr="004D7FD7">
        <w:rPr>
          <w:b/>
          <w:bCs/>
          <w:color w:val="2E5C8A"/>
          <w:sz w:val="36"/>
          <w:szCs w:val="36"/>
        </w:rPr>
        <w:t>프로젝트</w:t>
      </w:r>
      <w:proofErr w:type="gramEnd"/>
      <w:r w:rsidRPr="004D7FD7">
        <w:rPr>
          <w:b/>
          <w:bCs/>
          <w:color w:val="2E5C8A"/>
          <w:sz w:val="36"/>
          <w:szCs w:val="36"/>
        </w:rPr>
        <w:t xml:space="preserve"> 설계 — R-G-I-O + Cursor AI 기술 체계 구성</w:t>
      </w:r>
    </w:p>
    <w:p w14:paraId="18FF6B71" w14:textId="77777777" w:rsidR="004D7FD7" w:rsidRDefault="004D7FD7" w:rsidP="00581D1B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5B8A8822" w14:textId="77777777" w:rsidR="009277F6" w:rsidRDefault="009277F6" w:rsidP="009277F6">
      <w:pPr>
        <w:pStyle w:val="1"/>
      </w:pPr>
      <w:bookmarkStart w:id="33" w:name="_Toc231631577"/>
      <w:r>
        <w:t>이 세션의 학습 목표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77F6" w14:paraId="2517362B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C956188" w14:textId="77777777" w:rsidR="009277F6" w:rsidRDefault="009277F6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이 세션을 마치면 다음을 할 수 있습니다</w:t>
            </w:r>
          </w:p>
          <w:p w14:paraId="39CB8ECD" w14:textId="77777777" w:rsidR="009277F6" w:rsidRDefault="009277F6" w:rsidP="003620A6">
            <w:pPr>
              <w:spacing w:after="60" w:line="276" w:lineRule="auto"/>
            </w:pPr>
            <w:r>
              <w:rPr>
                <w:color w:val="262626"/>
              </w:rPr>
              <w:t>1.  Cursor의 8계층을 4그룹(준비물·작업·검증·나중에)으로 정리해 설명한다.</w:t>
            </w:r>
          </w:p>
          <w:p w14:paraId="513213A1" w14:textId="77777777" w:rsidR="009277F6" w:rsidRDefault="009277F6" w:rsidP="003620A6">
            <w:pPr>
              <w:spacing w:after="60" w:line="276" w:lineRule="auto"/>
            </w:pPr>
            <w:r>
              <w:rPr>
                <w:color w:val="262626"/>
              </w:rPr>
              <w:t xml:space="preserve">2.  </w:t>
            </w:r>
            <w:proofErr w:type="spellStart"/>
            <w:r>
              <w:rPr>
                <w:color w:val="262626"/>
              </w:rPr>
              <w:t>validate_lines</w:t>
            </w:r>
            <w:proofErr w:type="spellEnd"/>
            <w:r>
              <w:rPr>
                <w:color w:val="262626"/>
              </w:rPr>
              <w:t xml:space="preserve"> 함수의 계약(입력 · 출력 · 판정 규칙)을 스스로 정의한다.</w:t>
            </w:r>
          </w:p>
          <w:p w14:paraId="0927FA6F" w14:textId="77777777" w:rsidR="009277F6" w:rsidRDefault="009277F6" w:rsidP="003620A6">
            <w:pPr>
              <w:spacing w:after="60" w:line="276" w:lineRule="auto"/>
            </w:pPr>
            <w:r>
              <w:rPr>
                <w:color w:val="262626"/>
              </w:rPr>
              <w:t>3.  Ask 모드와 Agent 모드를 구분해 올바르게 사용한다.</w:t>
            </w:r>
          </w:p>
          <w:p w14:paraId="5DBF19DD" w14:textId="77777777" w:rsidR="009277F6" w:rsidRDefault="009277F6" w:rsidP="003620A6">
            <w:pPr>
              <w:spacing w:after="60" w:line="276" w:lineRule="auto"/>
            </w:pPr>
            <w:r>
              <w:rPr>
                <w:color w:val="262626"/>
              </w:rPr>
              <w:t>4.</w:t>
            </w:r>
            <w:proofErr w:type="gramStart"/>
            <w:r>
              <w:rPr>
                <w:color w:val="262626"/>
              </w:rPr>
              <w:t xml:space="preserve">  .</w:t>
            </w:r>
            <w:proofErr w:type="spellStart"/>
            <w:r>
              <w:rPr>
                <w:color w:val="262626"/>
              </w:rPr>
              <w:t>cursorrules</w:t>
            </w:r>
            <w:proofErr w:type="spellEnd"/>
            <w:proofErr w:type="gramEnd"/>
            <w:r>
              <w:rPr>
                <w:color w:val="262626"/>
              </w:rPr>
              <w:t xml:space="preserve"> 와 /</w:t>
            </w:r>
            <w:proofErr w:type="spellStart"/>
            <w:r>
              <w:rPr>
                <w:color w:val="262626"/>
              </w:rPr>
              <w:t>tdd</w:t>
            </w:r>
            <w:proofErr w:type="spellEnd"/>
            <w:r>
              <w:rPr>
                <w:color w:val="262626"/>
              </w:rPr>
              <w:t xml:space="preserve">-red </w:t>
            </w:r>
            <w:proofErr w:type="gramStart"/>
            <w:r>
              <w:rPr>
                <w:color w:val="262626"/>
              </w:rPr>
              <w:t>Command 를</w:t>
            </w:r>
            <w:proofErr w:type="gramEnd"/>
            <w:r>
              <w:rPr>
                <w:color w:val="262626"/>
              </w:rPr>
              <w:t xml:space="preserve"> 만든다.</w:t>
            </w:r>
          </w:p>
          <w:p w14:paraId="07500D34" w14:textId="77777777" w:rsidR="009277F6" w:rsidRDefault="009277F6" w:rsidP="003620A6">
            <w:pPr>
              <w:spacing w:line="276" w:lineRule="auto"/>
            </w:pPr>
            <w:r>
              <w:rPr>
                <w:color w:val="262626"/>
              </w:rPr>
              <w:t xml:space="preserve">5.  RED 테스트가 </w:t>
            </w:r>
            <w:proofErr w:type="spellStart"/>
            <w:proofErr w:type="gramStart"/>
            <w:r>
              <w:rPr>
                <w:color w:val="262626"/>
              </w:rPr>
              <w:t>pytest</w:t>
            </w:r>
            <w:proofErr w:type="spellEnd"/>
            <w:r>
              <w:rPr>
                <w:color w:val="262626"/>
              </w:rPr>
              <w:t xml:space="preserve"> 에서</w:t>
            </w:r>
            <w:proofErr w:type="gramEnd"/>
            <w:r>
              <w:rPr>
                <w:color w:val="262626"/>
              </w:rPr>
              <w:t xml:space="preserve"> FAIL 하는 것을 직접 확인한다.</w:t>
            </w:r>
          </w:p>
        </w:tc>
      </w:tr>
    </w:tbl>
    <w:p w14:paraId="0685E4E5" w14:textId="77777777" w:rsidR="009277F6" w:rsidRDefault="009277F6" w:rsidP="009277F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77F6" w14:paraId="3A031087" w14:textId="77777777" w:rsidTr="003620A6">
        <w:tc>
          <w:tcPr>
            <w:tcW w:w="9026" w:type="dxa"/>
            <w:tcBorders>
              <w:top w:val="single" w:sz="2" w:space="0" w:color="FFF6DD"/>
              <w:left w:val="single" w:sz="28" w:space="0" w:color="C99700"/>
              <w:bottom w:val="single" w:sz="2" w:space="0" w:color="FFF6DD"/>
              <w:right w:val="single" w:sz="2" w:space="0" w:color="FFF6DD"/>
            </w:tcBorders>
            <w:shd w:val="clear" w:color="auto" w:fill="FFF6DD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9AACD6D" w14:textId="77777777" w:rsidR="009277F6" w:rsidRDefault="009277F6" w:rsidP="003620A6">
            <w:pPr>
              <w:spacing w:after="60"/>
            </w:pPr>
            <w:r>
              <w:rPr>
                <w:b/>
                <w:bCs/>
                <w:color w:val="C99700"/>
                <w:sz w:val="22"/>
                <w:szCs w:val="22"/>
              </w:rPr>
              <w:t>이 세션에서 꼭 만드는 것 (3가지)</w:t>
            </w:r>
          </w:p>
          <w:p w14:paraId="0897BD32" w14:textId="77777777" w:rsidR="009277F6" w:rsidRDefault="009277F6" w:rsidP="003620A6">
            <w:pPr>
              <w:spacing w:after="60" w:line="276" w:lineRule="auto"/>
            </w:pPr>
            <w:proofErr w:type="gramStart"/>
            <w:r>
              <w:rPr>
                <w:color w:val="262626"/>
              </w:rPr>
              <w:t>① .</w:t>
            </w:r>
            <w:proofErr w:type="spellStart"/>
            <w:r>
              <w:rPr>
                <w:color w:val="262626"/>
              </w:rPr>
              <w:t>cursorrules</w:t>
            </w:r>
            <w:proofErr w:type="spellEnd"/>
            <w:proofErr w:type="gramEnd"/>
            <w:r>
              <w:rPr>
                <w:color w:val="262626"/>
              </w:rPr>
              <w:t xml:space="preserve">   ② /</w:t>
            </w:r>
            <w:proofErr w:type="spellStart"/>
            <w:r>
              <w:rPr>
                <w:color w:val="262626"/>
              </w:rPr>
              <w:t>tdd</w:t>
            </w:r>
            <w:proofErr w:type="spellEnd"/>
            <w:r>
              <w:rPr>
                <w:color w:val="262626"/>
              </w:rPr>
              <w:t xml:space="preserve">-red Command   ③ </w:t>
            </w:r>
            <w:proofErr w:type="spellStart"/>
            <w:r>
              <w:rPr>
                <w:color w:val="262626"/>
              </w:rPr>
              <w:t>pytest</w:t>
            </w:r>
            <w:proofErr w:type="spellEnd"/>
            <w:r>
              <w:rPr>
                <w:color w:val="262626"/>
              </w:rPr>
              <w:t xml:space="preserve"> Harness(폴더+설정)</w:t>
            </w:r>
          </w:p>
          <w:p w14:paraId="4041DE89" w14:textId="77777777" w:rsidR="009277F6" w:rsidRDefault="009277F6" w:rsidP="003620A6">
            <w:pPr>
              <w:spacing w:line="276" w:lineRule="auto"/>
            </w:pPr>
            <w:r>
              <w:rPr>
                <w:color w:val="262626"/>
              </w:rPr>
              <w:t xml:space="preserve">Skill · Hook · </w:t>
            </w:r>
            <w:proofErr w:type="gramStart"/>
            <w:r>
              <w:rPr>
                <w:color w:val="262626"/>
              </w:rPr>
              <w:t>MCP 는</w:t>
            </w:r>
            <w:proofErr w:type="gramEnd"/>
            <w:r>
              <w:rPr>
                <w:color w:val="262626"/>
              </w:rPr>
              <w:t xml:space="preserve"> 세션 3 필수가 아닙니다(부록 B).</w:t>
            </w:r>
          </w:p>
        </w:tc>
      </w:tr>
    </w:tbl>
    <w:p w14:paraId="728B43F8" w14:textId="77777777" w:rsidR="009277F6" w:rsidRPr="009277F6" w:rsidRDefault="009277F6" w:rsidP="00581D1B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27935E04" w14:textId="77777777" w:rsidR="009277F6" w:rsidRDefault="009277F6" w:rsidP="00581D1B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416DBCDF" w14:textId="1EC5E710" w:rsidR="00581D1B" w:rsidRDefault="00581D1B" w:rsidP="00581D1B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proofErr w:type="spellStart"/>
      <w:r>
        <w:rPr>
          <w:rFonts w:hint="eastAsia"/>
          <w:b/>
          <w:bCs/>
          <w:color w:val="1F3A5F"/>
          <w:sz w:val="22"/>
          <w:szCs w:val="22"/>
        </w:rPr>
        <w:t>브랜치</w:t>
      </w:r>
      <w:proofErr w:type="spellEnd"/>
      <w:r>
        <w:rPr>
          <w:rFonts w:hint="eastAsia"/>
          <w:b/>
          <w:bCs/>
          <w:color w:val="1F3A5F"/>
          <w:sz w:val="22"/>
          <w:szCs w:val="22"/>
        </w:rPr>
        <w:t xml:space="preserve"> 전략</w:t>
      </w:r>
    </w:p>
    <w:p w14:paraId="500E44D1" w14:textId="77777777" w:rsidR="00581D1B" w:rsidRDefault="00581D1B" w:rsidP="00581D1B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2080F09C" w14:textId="032256E4" w:rsidR="00F66804" w:rsidRPr="00F66804" w:rsidRDefault="00F66804" w:rsidP="00F66804">
      <w:pPr>
        <w:spacing w:after="80" w:line="276" w:lineRule="auto"/>
      </w:pPr>
      <w:r w:rsidRPr="00F66804">
        <w:rPr>
          <w:rFonts w:hint="eastAsia"/>
        </w:rPr>
        <w:t>m</w:t>
      </w:r>
      <w:r w:rsidR="00581D1B" w:rsidRPr="00F66804">
        <w:rPr>
          <w:rFonts w:hint="eastAsia"/>
        </w:rPr>
        <w:t xml:space="preserve">ain </w:t>
      </w:r>
    </w:p>
    <w:p w14:paraId="697B2E86" w14:textId="35B4CB8F" w:rsidR="00F66804" w:rsidRPr="00F66804" w:rsidRDefault="00F66804" w:rsidP="00F66804">
      <w:pPr>
        <w:spacing w:after="80" w:line="276" w:lineRule="auto"/>
      </w:pPr>
      <w:r w:rsidRPr="00F66804">
        <w:rPr>
          <w:rFonts w:hint="eastAsia"/>
        </w:rPr>
        <w:t>|</w:t>
      </w:r>
    </w:p>
    <w:p w14:paraId="26362871" w14:textId="442ABEC8" w:rsidR="00581D1B" w:rsidRPr="00F66804" w:rsidRDefault="00F66804" w:rsidP="00F66804">
      <w:pPr>
        <w:spacing w:after="80" w:line="276" w:lineRule="auto"/>
      </w:pPr>
      <w:r w:rsidRPr="00F66804">
        <w:rPr>
          <w:rFonts w:hint="eastAsia"/>
        </w:rPr>
        <w:t>s</w:t>
      </w:r>
      <w:r w:rsidR="00581D1B" w:rsidRPr="00F66804">
        <w:rPr>
          <w:rFonts w:hint="eastAsia"/>
        </w:rPr>
        <w:t>taging</w:t>
      </w:r>
      <w:r w:rsidRPr="00F66804">
        <w:rPr>
          <w:rFonts w:hint="eastAsia"/>
        </w:rPr>
        <w:t xml:space="preserve"> </w:t>
      </w:r>
      <w:r w:rsidRPr="00F66804">
        <w:t>–</w:t>
      </w:r>
      <w:r w:rsidRPr="00F66804">
        <w:rPr>
          <w:rFonts w:hint="eastAsia"/>
        </w:rPr>
        <w:t xml:space="preserve"> </w:t>
      </w:r>
      <w:r w:rsidRPr="00F66804">
        <w:rPr>
          <w:rFonts w:hint="eastAsia"/>
          <w:b/>
          <w:bCs/>
          <w:sz w:val="28"/>
          <w:szCs w:val="28"/>
          <w:u w:val="single"/>
        </w:rPr>
        <w:t>spec</w:t>
      </w:r>
    </w:p>
    <w:p w14:paraId="175BF3E5" w14:textId="2AF44EB5" w:rsidR="00F66804" w:rsidRPr="00F66804" w:rsidRDefault="00F66804" w:rsidP="00F66804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red</w:t>
      </w:r>
    </w:p>
    <w:p w14:paraId="41A84668" w14:textId="2DA232F3" w:rsidR="00F66804" w:rsidRPr="00F66804" w:rsidRDefault="00F66804" w:rsidP="00F66804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green</w:t>
      </w:r>
    </w:p>
    <w:p w14:paraId="695F506A" w14:textId="0019605C" w:rsidR="00F66804" w:rsidRPr="00F66804" w:rsidRDefault="00F66804" w:rsidP="00F66804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refactoring</w:t>
      </w:r>
    </w:p>
    <w:p w14:paraId="289992F2" w14:textId="10AD248A" w:rsidR="00F66804" w:rsidRDefault="00F66804" w:rsidP="00F66804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proofErr w:type="spellStart"/>
      <w:r w:rsidRPr="00F66804">
        <w:rPr>
          <w:rFonts w:hint="eastAsia"/>
        </w:rPr>
        <w:t>new_features</w:t>
      </w:r>
      <w:proofErr w:type="spellEnd"/>
    </w:p>
    <w:p w14:paraId="40CBD6BC" w14:textId="77777777" w:rsidR="00F66804" w:rsidRDefault="00F66804" w:rsidP="00F66804">
      <w:pPr>
        <w:spacing w:after="80" w:line="276" w:lineRule="auto"/>
        <w:ind w:firstLine="800"/>
      </w:pPr>
    </w:p>
    <w:p w14:paraId="78536727" w14:textId="77777777" w:rsidR="00F66804" w:rsidRPr="00F66804" w:rsidRDefault="00F66804" w:rsidP="00F66804">
      <w:pPr>
        <w:spacing w:after="80" w:line="276" w:lineRule="auto"/>
      </w:pPr>
    </w:p>
    <w:p w14:paraId="32A932F6" w14:textId="77777777" w:rsidR="00F66804" w:rsidRPr="00F66804" w:rsidRDefault="00F66804" w:rsidP="00F66804">
      <w:pPr>
        <w:spacing w:after="80" w:line="276" w:lineRule="auto"/>
      </w:pPr>
      <w:r w:rsidRPr="00F66804">
        <w:t>kz4ne@kz4network MINGW64 /c/DEV/MagicSquare_1004 (staging)</w:t>
      </w:r>
    </w:p>
    <w:p w14:paraId="2014E182" w14:textId="77777777" w:rsidR="00F66804" w:rsidRPr="00F66804" w:rsidRDefault="00F66804" w:rsidP="00F66804">
      <w:pPr>
        <w:spacing w:after="80" w:line="276" w:lineRule="auto"/>
        <w:rPr>
          <w:b/>
          <w:bCs/>
          <w:color w:val="1F3A5F"/>
          <w:sz w:val="22"/>
          <w:szCs w:val="22"/>
        </w:rPr>
      </w:pPr>
      <w:r w:rsidRPr="00F66804">
        <w:t xml:space="preserve">$ </w:t>
      </w:r>
      <w:r w:rsidRPr="00F66804">
        <w:rPr>
          <w:b/>
          <w:bCs/>
          <w:color w:val="1F3A5F"/>
          <w:sz w:val="22"/>
          <w:szCs w:val="22"/>
        </w:rPr>
        <w:t>git branch</w:t>
      </w:r>
    </w:p>
    <w:p w14:paraId="5C1BFF68" w14:textId="77777777" w:rsidR="00F66804" w:rsidRPr="00F66804" w:rsidRDefault="00F66804" w:rsidP="00F66804">
      <w:pPr>
        <w:spacing w:after="80" w:line="276" w:lineRule="auto"/>
      </w:pPr>
      <w:r w:rsidRPr="00F66804">
        <w:t xml:space="preserve">  main</w:t>
      </w:r>
    </w:p>
    <w:p w14:paraId="3922280D" w14:textId="77777777" w:rsidR="00F66804" w:rsidRPr="00F66804" w:rsidRDefault="00F66804" w:rsidP="00F66804">
      <w:pPr>
        <w:spacing w:after="80" w:line="276" w:lineRule="auto"/>
      </w:pPr>
      <w:r w:rsidRPr="00F66804">
        <w:t xml:space="preserve">* </w:t>
      </w:r>
      <w:proofErr w:type="gramStart"/>
      <w:r w:rsidRPr="00F66804">
        <w:t>staging</w:t>
      </w:r>
      <w:proofErr w:type="gramEnd"/>
    </w:p>
    <w:p w14:paraId="6E674A72" w14:textId="77777777" w:rsidR="00F66804" w:rsidRPr="00F66804" w:rsidRDefault="00F66804" w:rsidP="00F66804">
      <w:pPr>
        <w:spacing w:after="80" w:line="276" w:lineRule="auto"/>
      </w:pPr>
    </w:p>
    <w:p w14:paraId="0B9FDB72" w14:textId="77777777" w:rsidR="00F66804" w:rsidRPr="00F66804" w:rsidRDefault="00F66804" w:rsidP="00F66804">
      <w:pPr>
        <w:spacing w:after="80" w:line="276" w:lineRule="auto"/>
      </w:pPr>
      <w:r w:rsidRPr="00F66804">
        <w:t>kz4ne@kz4network MINGW64 /c/DEV/MagicSquare_1004 (staging)</w:t>
      </w:r>
    </w:p>
    <w:p w14:paraId="0EB26AC6" w14:textId="77777777" w:rsidR="00F66804" w:rsidRPr="00F66804" w:rsidRDefault="00F66804" w:rsidP="00F66804">
      <w:pPr>
        <w:spacing w:after="80" w:line="276" w:lineRule="auto"/>
      </w:pPr>
      <w:r w:rsidRPr="00F66804">
        <w:t xml:space="preserve">$ </w:t>
      </w:r>
      <w:proofErr w:type="gramStart"/>
      <w:r w:rsidRPr="00F66804">
        <w:rPr>
          <w:b/>
          <w:bCs/>
          <w:color w:val="1F3A5F"/>
          <w:sz w:val="22"/>
          <w:szCs w:val="22"/>
        </w:rPr>
        <w:t>git</w:t>
      </w:r>
      <w:proofErr w:type="gramEnd"/>
      <w:r w:rsidRPr="00F66804">
        <w:rPr>
          <w:b/>
          <w:bCs/>
          <w:color w:val="1F3A5F"/>
          <w:sz w:val="22"/>
          <w:szCs w:val="22"/>
        </w:rPr>
        <w:t xml:space="preserve"> checkout -b spec</w:t>
      </w:r>
    </w:p>
    <w:p w14:paraId="6DB6F6E8" w14:textId="77777777" w:rsidR="00F66804" w:rsidRPr="00F66804" w:rsidRDefault="00F66804" w:rsidP="00F66804">
      <w:pPr>
        <w:spacing w:after="80" w:line="276" w:lineRule="auto"/>
      </w:pPr>
      <w:r w:rsidRPr="00F66804">
        <w:t>Switched to a new branch 'spec'</w:t>
      </w:r>
    </w:p>
    <w:p w14:paraId="1F2B1F57" w14:textId="77777777" w:rsidR="00F66804" w:rsidRPr="00F66804" w:rsidRDefault="00F66804" w:rsidP="00F66804">
      <w:pPr>
        <w:spacing w:after="80" w:line="276" w:lineRule="auto"/>
      </w:pPr>
    </w:p>
    <w:p w14:paraId="545E0639" w14:textId="77777777" w:rsidR="00F66804" w:rsidRPr="00F66804" w:rsidRDefault="00F66804" w:rsidP="00F66804">
      <w:pPr>
        <w:spacing w:after="80" w:line="276" w:lineRule="auto"/>
      </w:pPr>
      <w:r w:rsidRPr="00F66804">
        <w:t>kz4ne@kz4network MINGW64 /c/DEV/MagicSquare_1004 (spec)</w:t>
      </w:r>
    </w:p>
    <w:p w14:paraId="153CD788" w14:textId="3621ACB2" w:rsidR="00F66804" w:rsidRPr="00F66804" w:rsidRDefault="00F66804" w:rsidP="00F66804">
      <w:pPr>
        <w:spacing w:after="80" w:line="276" w:lineRule="auto"/>
      </w:pPr>
      <w:r w:rsidRPr="00F66804">
        <w:t>$</w:t>
      </w:r>
    </w:p>
    <w:p w14:paraId="5F040A46" w14:textId="77777777" w:rsidR="00F66804" w:rsidRPr="00F66804" w:rsidRDefault="00F66804" w:rsidP="00F66804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2034750A" w14:textId="77777777" w:rsidR="009277F6" w:rsidRDefault="009277F6" w:rsidP="009277F6">
      <w:pPr>
        <w:spacing w:after="120" w:line="288" w:lineRule="auto"/>
      </w:pPr>
    </w:p>
    <w:tbl>
      <w:tblPr>
        <w:tblW w:w="9026" w:type="dxa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900"/>
        <w:gridCol w:w="2426"/>
      </w:tblGrid>
      <w:tr w:rsidR="009277F6" w14:paraId="3500BBC3" w14:textId="77777777" w:rsidTr="003620A6"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CA24" w14:textId="77777777" w:rsidR="009277F6" w:rsidRDefault="009277F6" w:rsidP="003620A6">
            <w:r>
              <w:rPr>
                <w:b/>
                <w:bCs/>
                <w:color w:val="FFFFFF"/>
              </w:rPr>
              <w:t>그룹</w:t>
            </w:r>
          </w:p>
        </w:tc>
        <w:tc>
          <w:tcPr>
            <w:tcW w:w="4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81D2" w14:textId="77777777" w:rsidR="009277F6" w:rsidRDefault="009277F6" w:rsidP="003620A6">
            <w:r>
              <w:rPr>
                <w:b/>
                <w:bCs/>
                <w:color w:val="FFFFFF"/>
              </w:rPr>
              <w:t>무엇이 들어가나</w:t>
            </w:r>
          </w:p>
        </w:tc>
        <w:tc>
          <w:tcPr>
            <w:tcW w:w="24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3EB6" w14:textId="77777777" w:rsidR="009277F6" w:rsidRDefault="009277F6" w:rsidP="003620A6">
            <w:r>
              <w:rPr>
                <w:b/>
                <w:bCs/>
                <w:color w:val="FFFFFF"/>
              </w:rPr>
              <w:t>세션 3에서</w:t>
            </w:r>
          </w:p>
        </w:tc>
      </w:tr>
      <w:tr w:rsidR="009277F6" w14:paraId="69348F3D" w14:textId="77777777" w:rsidTr="003620A6"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FF430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① 준비물</w:t>
            </w:r>
          </w:p>
        </w:tc>
        <w:tc>
          <w:tcPr>
            <w:tcW w:w="4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7D929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Harness(폴더·</w:t>
            </w:r>
            <w:proofErr w:type="spellStart"/>
            <w:r>
              <w:rPr>
                <w:color w:val="262626"/>
                <w:sz w:val="20"/>
                <w:szCs w:val="20"/>
              </w:rPr>
              <w:t>pytest</w:t>
            </w:r>
            <w:proofErr w:type="spellEnd"/>
            <w:r>
              <w:rPr>
                <w:color w:val="262626"/>
                <w:sz w:val="20"/>
                <w:szCs w:val="20"/>
              </w:rPr>
              <w:t>) + Rule</w:t>
            </w:r>
            <w:proofErr w:type="gramStart"/>
            <w:r>
              <w:rPr>
                <w:color w:val="262626"/>
                <w:sz w:val="20"/>
                <w:szCs w:val="20"/>
              </w:rPr>
              <w:t>(.</w:t>
            </w:r>
            <w:proofErr w:type="spellStart"/>
            <w:r>
              <w:rPr>
                <w:color w:val="262626"/>
                <w:sz w:val="20"/>
                <w:szCs w:val="20"/>
              </w:rPr>
              <w:t>cursorrules</w:t>
            </w:r>
            <w:proofErr w:type="spellEnd"/>
            <w:proofErr w:type="gramEnd"/>
            <w:r>
              <w:rPr>
                <w:color w:val="262626"/>
                <w:sz w:val="20"/>
                <w:szCs w:val="20"/>
              </w:rPr>
              <w:t>)</w:t>
            </w:r>
          </w:p>
        </w:tc>
        <w:tc>
          <w:tcPr>
            <w:tcW w:w="2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2E052" w14:textId="77777777" w:rsidR="009277F6" w:rsidRDefault="009277F6" w:rsidP="003620A6">
            <w:pPr>
              <w:spacing w:line="260" w:lineRule="auto"/>
            </w:pPr>
            <w:r>
              <w:rPr>
                <w:b/>
                <w:bCs/>
                <w:color w:val="2E8B57"/>
                <w:sz w:val="20"/>
                <w:szCs w:val="20"/>
              </w:rPr>
              <w:t>✅ 만든다</w:t>
            </w:r>
          </w:p>
        </w:tc>
      </w:tr>
      <w:tr w:rsidR="009277F6" w14:paraId="052BF256" w14:textId="77777777" w:rsidTr="003620A6">
        <w:tc>
          <w:tcPr>
            <w:tcW w:w="1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8151E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② 작업 방식</w:t>
            </w:r>
          </w:p>
        </w:tc>
        <w:tc>
          <w:tcPr>
            <w:tcW w:w="4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EE056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Ask(리뷰</w:t>
            </w:r>
            <w:proofErr w:type="gramStart"/>
            <w:r>
              <w:rPr>
                <w:color w:val="262626"/>
                <w:sz w:val="20"/>
                <w:szCs w:val="20"/>
              </w:rPr>
              <w:t>) /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Agent(만들기) + Command(/)</w:t>
            </w:r>
          </w:p>
        </w:tc>
        <w:tc>
          <w:tcPr>
            <w:tcW w:w="24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1252C" w14:textId="77777777" w:rsidR="009277F6" w:rsidRDefault="009277F6" w:rsidP="003620A6">
            <w:pPr>
              <w:spacing w:line="260" w:lineRule="auto"/>
            </w:pPr>
            <w:r>
              <w:rPr>
                <w:b/>
                <w:bCs/>
                <w:color w:val="2E8B57"/>
                <w:sz w:val="20"/>
                <w:szCs w:val="20"/>
              </w:rPr>
              <w:t>✅ Command 1개</w:t>
            </w:r>
          </w:p>
        </w:tc>
      </w:tr>
      <w:tr w:rsidR="009277F6" w14:paraId="6FF23EBF" w14:textId="77777777" w:rsidTr="003620A6"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C8FB5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③ 검증</w:t>
            </w:r>
          </w:p>
        </w:tc>
        <w:tc>
          <w:tcPr>
            <w:tcW w:w="4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1CAA6" w14:textId="77777777" w:rsidR="009277F6" w:rsidRDefault="009277F6" w:rsidP="003620A6">
            <w:pPr>
              <w:spacing w:line="26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pytest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+ 성공 기준 체크</w:t>
            </w:r>
          </w:p>
        </w:tc>
        <w:tc>
          <w:tcPr>
            <w:tcW w:w="24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82F7B" w14:textId="77777777" w:rsidR="009277F6" w:rsidRDefault="009277F6" w:rsidP="003620A6">
            <w:pPr>
              <w:spacing w:line="260" w:lineRule="auto"/>
            </w:pPr>
            <w:r>
              <w:rPr>
                <w:b/>
                <w:bCs/>
                <w:color w:val="2E8B57"/>
                <w:sz w:val="20"/>
                <w:szCs w:val="20"/>
              </w:rPr>
              <w:t>✅ FAIL 확인</w:t>
            </w:r>
          </w:p>
        </w:tc>
      </w:tr>
      <w:tr w:rsidR="009277F6" w14:paraId="370DB72F" w14:textId="77777777" w:rsidTr="003620A6">
        <w:tc>
          <w:tcPr>
            <w:tcW w:w="17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E2703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④ 나중에</w:t>
            </w:r>
          </w:p>
        </w:tc>
        <w:tc>
          <w:tcPr>
            <w:tcW w:w="4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B8139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Skill · Hook · MCP</w:t>
            </w:r>
          </w:p>
        </w:tc>
        <w:tc>
          <w:tcPr>
            <w:tcW w:w="24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92719" w14:textId="77777777" w:rsidR="009277F6" w:rsidRDefault="009277F6" w:rsidP="003620A6">
            <w:pPr>
              <w:spacing w:line="260" w:lineRule="auto"/>
            </w:pPr>
            <w:r>
              <w:rPr>
                <w:color w:val="808080"/>
                <w:sz w:val="20"/>
                <w:szCs w:val="20"/>
              </w:rPr>
              <w:t>❌ 생략 가능</w:t>
            </w:r>
          </w:p>
        </w:tc>
      </w:tr>
    </w:tbl>
    <w:p w14:paraId="24395C65" w14:textId="77777777" w:rsidR="009277F6" w:rsidRDefault="009277F6" w:rsidP="009277F6">
      <w:pPr>
        <w:spacing w:after="120"/>
      </w:pPr>
    </w:p>
    <w:p w14:paraId="479A4BC2" w14:textId="77777777" w:rsidR="009277F6" w:rsidRDefault="009277F6" w:rsidP="009277F6">
      <w:pPr>
        <w:spacing w:before="60" w:after="60"/>
      </w:pPr>
      <w:r>
        <w:rPr>
          <w:b/>
          <w:bCs/>
          <w:color w:val="1F4E79"/>
          <w:sz w:val="22"/>
          <w:szCs w:val="22"/>
        </w:rPr>
        <w:t>세션 3 실습 흐름 (5단계)</w:t>
      </w:r>
    </w:p>
    <w:p w14:paraId="05592CBE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[1] R-G-I-O 확인   (Ask)     ← Report/03 이미 있음        … 확인만</w:t>
      </w:r>
    </w:p>
    <w:p w14:paraId="491631A4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↓</w:t>
      </w:r>
    </w:p>
    <w:p w14:paraId="737B3864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[2] Harness 골격   (Agent)   ←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pyproject.toml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 +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tests/</w:t>
      </w:r>
    </w:p>
    <w:p w14:paraId="592F5009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↓</w:t>
      </w:r>
    </w:p>
    <w:p w14:paraId="071E3EEB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[3] Rule           (Agent)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←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cursorrules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… ✅ 생성됨</w:t>
      </w:r>
    </w:p>
    <w:p w14:paraId="2E606216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↓</w:t>
      </w:r>
    </w:p>
    <w:p w14:paraId="429FBFFB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[4] Command        (Agent)   ← /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tdd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-red                   … ✅ 생성됨</w:t>
      </w:r>
    </w:p>
    <w:p w14:paraId="0594DFCC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↓</w:t>
      </w:r>
    </w:p>
    <w:p w14:paraId="3B5A3FE5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[5] Test Loop      (Agent)   ←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로 FAIL(RED) 확인</w:t>
      </w:r>
    </w:p>
    <w:p w14:paraId="414A73B8" w14:textId="0003A87D" w:rsidR="00BD50EA" w:rsidRPr="009277F6" w:rsidRDefault="009277F6">
      <w:pPr>
        <w:pStyle w:val="3"/>
        <w:rPr>
          <w:color w:val="2E5C8A"/>
          <w:sz w:val="36"/>
          <w:szCs w:val="36"/>
        </w:rPr>
      </w:pPr>
      <w:r w:rsidRPr="00173142">
        <w:rPr>
          <w:color w:val="2E5C8A"/>
          <w:sz w:val="36"/>
          <w:szCs w:val="36"/>
        </w:rPr>
        <w:lastRenderedPageBreak/>
        <w:t xml:space="preserve">STEP </w:t>
      </w:r>
      <w:r w:rsidRPr="009277F6">
        <w:rPr>
          <w:rFonts w:hint="eastAsia"/>
          <w:color w:val="2E5C8A"/>
          <w:sz w:val="36"/>
          <w:szCs w:val="36"/>
        </w:rPr>
        <w:t>2-</w:t>
      </w:r>
      <w:proofErr w:type="gramStart"/>
      <w:r w:rsidRPr="009277F6">
        <w:rPr>
          <w:rFonts w:hint="eastAsia"/>
          <w:color w:val="2E5C8A"/>
          <w:sz w:val="36"/>
          <w:szCs w:val="36"/>
        </w:rPr>
        <w:t>1 .</w:t>
      </w:r>
      <w:proofErr w:type="gramEnd"/>
      <w:r w:rsidRPr="009277F6">
        <w:rPr>
          <w:rFonts w:hint="eastAsia"/>
          <w:color w:val="2E5C8A"/>
          <w:sz w:val="36"/>
          <w:szCs w:val="36"/>
        </w:rPr>
        <w:t xml:space="preserve"> </w:t>
      </w:r>
      <w:r w:rsidRPr="009277F6">
        <w:rPr>
          <w:color w:val="2E5C8A"/>
          <w:sz w:val="36"/>
          <w:szCs w:val="36"/>
        </w:rPr>
        <w:t>Role · Goal · Input · Output</w:t>
      </w:r>
    </w:p>
    <w:p w14:paraId="604634F4" w14:textId="77777777" w:rsidR="00BD50EA" w:rsidRDefault="00000000">
      <w:pPr>
        <w:spacing w:after="80" w:line="276" w:lineRule="auto"/>
      </w:pPr>
      <w:r>
        <w:t>주제가 정해지면 네 가지를 정의합니다. 이것이 이후 프롬프트와 PRD의 씨앗이 됩니다. 성공 기준은 나중에 '테스트'가 되므로 여기서 C2C가 시작됩니다.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4266"/>
        <w:gridCol w:w="3139"/>
      </w:tblGrid>
      <w:tr w:rsidR="00BD50EA" w14:paraId="1E7E4258" w14:textId="77777777" w:rsidTr="00DE6722">
        <w:trPr>
          <w:tblHeader/>
        </w:trPr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A700D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95C6C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B4978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BD50EA" w14:paraId="7641C31F" w14:textId="77777777" w:rsidTr="00DE6722"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3FF9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Role (역할)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0852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모델에게 사고방식을 부여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1FE9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"당신은 데이터 분석 전문가입니다"</w:t>
            </w:r>
          </w:p>
        </w:tc>
      </w:tr>
      <w:tr w:rsidR="00BD50EA" w14:paraId="13353FBA" w14:textId="77777777" w:rsidTr="00DE6722"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7604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Goal (목표)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5E39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무엇을 만들 것인가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97A4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"AI 산업 동향 리포트 작성이 목표"</w:t>
            </w:r>
          </w:p>
        </w:tc>
      </w:tr>
      <w:tr w:rsidR="00BD50EA" w14:paraId="3F296FD8" w14:textId="77777777" w:rsidTr="00DE6722"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A8A0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Input (입력)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EF98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예시 입력 3개 이상 준비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6892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뉴스 3</w:t>
            </w:r>
            <w:proofErr w:type="gramStart"/>
            <w:r>
              <w:rPr>
                <w:sz w:val="18"/>
                <w:szCs w:val="18"/>
              </w:rPr>
              <w:t>개 /</w:t>
            </w:r>
            <w:proofErr w:type="gramEnd"/>
            <w:r>
              <w:rPr>
                <w:sz w:val="18"/>
                <w:szCs w:val="18"/>
              </w:rPr>
              <w:t xml:space="preserve"> 결함 이미지 3</w:t>
            </w:r>
            <w:proofErr w:type="gramStart"/>
            <w:r>
              <w:rPr>
                <w:sz w:val="18"/>
                <w:szCs w:val="18"/>
              </w:rPr>
              <w:t>장 /</w:t>
            </w:r>
            <w:proofErr w:type="gramEnd"/>
            <w:r>
              <w:rPr>
                <w:sz w:val="18"/>
                <w:szCs w:val="18"/>
              </w:rPr>
              <w:t xml:space="preserve"> 질문 3개</w:t>
            </w:r>
          </w:p>
        </w:tc>
      </w:tr>
      <w:tr w:rsidR="00BD50EA" w14:paraId="06092DC5" w14:textId="77777777" w:rsidTr="00DE6722"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48BE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Output (출력)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8265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정확한 형식으로 명시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3900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"Markdown 표 + 3줄 요약문"</w:t>
            </w:r>
          </w:p>
        </w:tc>
      </w:tr>
      <w:tr w:rsidR="00BD50EA" w14:paraId="75BA6345" w14:textId="77777777" w:rsidTr="00DE6722">
        <w:tc>
          <w:tcPr>
            <w:tcW w:w="115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D8E2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성공 기준</w:t>
            </w:r>
          </w:p>
        </w:tc>
        <w:tc>
          <w:tcPr>
            <w:tcW w:w="22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3086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통과/실패를 가르는 조건(=테스트 씨앗)</w:t>
            </w:r>
          </w:p>
        </w:tc>
        <w:tc>
          <w:tcPr>
            <w:tcW w:w="1630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5D43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세 입력 모두 올바른 분류 · 표 형식 안 깨짐</w:t>
            </w:r>
          </w:p>
        </w:tc>
      </w:tr>
    </w:tbl>
    <w:p w14:paraId="7A387F8A" w14:textId="1585C5BF" w:rsidR="009277F6" w:rsidRDefault="009277F6" w:rsidP="009277F6">
      <w:pPr>
        <w:pStyle w:val="1"/>
      </w:pPr>
      <w:bookmarkStart w:id="34" w:name="_Toc231631580"/>
      <w:r>
        <w:t xml:space="preserve">핵심 개념 — </w:t>
      </w:r>
      <w:proofErr w:type="spellStart"/>
      <w:r>
        <w:t>validate_lines</w:t>
      </w:r>
      <w:proofErr w:type="spellEnd"/>
      <w:r>
        <w:t xml:space="preserve"> 계약</w:t>
      </w:r>
      <w:bookmarkEnd w:id="34"/>
    </w:p>
    <w:p w14:paraId="6481CD70" w14:textId="77777777" w:rsidR="009277F6" w:rsidRDefault="009277F6" w:rsidP="009277F6">
      <w:pPr>
        <w:spacing w:after="120" w:line="288" w:lineRule="auto"/>
      </w:pPr>
      <w:r>
        <w:rPr>
          <w:color w:val="262626"/>
          <w:sz w:val="22"/>
          <w:szCs w:val="22"/>
        </w:rPr>
        <w:t>이 계약이 빠지면 Rule도 테스트도 흔들립니다. 코드를 만들기 전에 ‘무엇을 입력하면 무엇이 나오는가’</w:t>
      </w:r>
      <w:proofErr w:type="spellStart"/>
      <w:r>
        <w:rPr>
          <w:color w:val="262626"/>
          <w:sz w:val="22"/>
          <w:szCs w:val="22"/>
        </w:rPr>
        <w:t>를</w:t>
      </w:r>
      <w:proofErr w:type="spellEnd"/>
      <w:r>
        <w:rPr>
          <w:color w:val="262626"/>
          <w:sz w:val="22"/>
          <w:szCs w:val="22"/>
        </w:rPr>
        <w:t xml:space="preserve"> 먼저 못 박습니다.</w:t>
      </w:r>
    </w:p>
    <w:p w14:paraId="62B328B6" w14:textId="42E5F824" w:rsidR="009277F6" w:rsidRDefault="009277F6" w:rsidP="009277F6">
      <w:pPr>
        <w:pStyle w:val="2"/>
      </w:pPr>
      <w:bookmarkStart w:id="35" w:name="_Toc231631581"/>
      <w:r>
        <w:t>2.1</w:t>
      </w:r>
      <w:r>
        <w:rPr>
          <w:rFonts w:hint="eastAsia"/>
        </w:rPr>
        <w:t>-</w:t>
      </w:r>
      <w:proofErr w:type="gramStart"/>
      <w:r>
        <w:rPr>
          <w:rFonts w:hint="eastAsia"/>
        </w:rPr>
        <w:t>1</w:t>
      </w:r>
      <w:r>
        <w:t xml:space="preserve">  격자와</w:t>
      </w:r>
      <w:proofErr w:type="gramEnd"/>
      <w:r>
        <w:t xml:space="preserve"> 10선</w:t>
      </w:r>
      <w:bookmarkEnd w:id="35"/>
    </w:p>
    <w:p w14:paraId="0E2DC4F5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4×4 격자.   0 =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빈칸,   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1~16 = 채운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칸,   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마법상수 = 34</w:t>
      </w:r>
    </w:p>
    <w:p w14:paraId="0CE9A1A1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79EA60EC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c1   c2   c3   c4</w:t>
      </w:r>
    </w:p>
    <w:p w14:paraId="2F9529DB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r1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[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]    행 4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개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R1 R2 R3 R4</w:t>
      </w:r>
    </w:p>
    <w:p w14:paraId="08739499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r2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[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]    열 4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개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C1 C2 C3 C4</w:t>
      </w:r>
    </w:p>
    <w:p w14:paraId="5518637C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r3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[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]    대각 2개: D1(주 ↘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)  D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2(반 ↙)</w:t>
      </w:r>
    </w:p>
    <w:p w14:paraId="23AD64D7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r4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[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 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]</w:t>
      </w:r>
    </w:p>
    <w:p w14:paraId="4E0248F2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     → 검증 대상 = 10선</w:t>
      </w:r>
    </w:p>
    <w:p w14:paraId="48B558A3" w14:textId="7D41C051" w:rsidR="009277F6" w:rsidRDefault="009277F6" w:rsidP="009277F6">
      <w:pPr>
        <w:pStyle w:val="2"/>
      </w:pPr>
      <w:bookmarkStart w:id="36" w:name="_Toc231631582"/>
      <w:r>
        <w:t>2.</w:t>
      </w:r>
      <w:r>
        <w:rPr>
          <w:rFonts w:hint="eastAsia"/>
        </w:rPr>
        <w:t>1-</w:t>
      </w:r>
      <w:proofErr w:type="gramStart"/>
      <w:r>
        <w:t>2  함수</w:t>
      </w:r>
      <w:proofErr w:type="gramEnd"/>
      <w:r>
        <w:t xml:space="preserve"> 계약</w:t>
      </w:r>
      <w:bookmarkEnd w:id="36"/>
    </w:p>
    <w:p w14:paraId="70162E31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(grid) -&gt;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dict</w:t>
      </w:r>
      <w:proofErr w:type="spellEnd"/>
    </w:p>
    <w:tbl>
      <w:tblPr>
        <w:tblW w:w="9026" w:type="dxa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9277F6" w14:paraId="2259C920" w14:textId="77777777" w:rsidTr="003620A6"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0ADC" w14:textId="77777777" w:rsidR="009277F6" w:rsidRDefault="009277F6" w:rsidP="003620A6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1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538B" w14:textId="77777777" w:rsidR="009277F6" w:rsidRDefault="009277F6" w:rsidP="003620A6">
            <w:r>
              <w:rPr>
                <w:b/>
                <w:bCs/>
                <w:color w:val="FFFFFF"/>
              </w:rPr>
              <w:t>내용</w:t>
            </w:r>
          </w:p>
        </w:tc>
      </w:tr>
      <w:tr w:rsidR="009277F6" w14:paraId="74E4853A" w14:textId="77777777" w:rsidTr="003620A6"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58AFE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입력</w:t>
            </w:r>
          </w:p>
        </w:tc>
        <w:tc>
          <w:tcPr>
            <w:tcW w:w="71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1F38" w14:textId="77777777" w:rsidR="009277F6" w:rsidRDefault="009277F6" w:rsidP="003620A6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grid = 4×4 list[list[int]], 각 값 0~16 (0=빈칸)</w:t>
            </w:r>
          </w:p>
        </w:tc>
      </w:tr>
      <w:tr w:rsidR="009277F6" w14:paraId="0366648C" w14:textId="77777777" w:rsidTr="003620A6"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7F2C2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출력</w:t>
            </w:r>
          </w:p>
        </w:tc>
        <w:tc>
          <w:tcPr>
            <w:tcW w:w="71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903DF" w14:textId="77777777" w:rsidR="009277F6" w:rsidRDefault="009277F6" w:rsidP="003620A6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status": 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pass"|"fail"|"incomplete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failed_lines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8"/>
                <w:szCs w:val="18"/>
              </w:rPr>
              <w:t>": [줄ID…] }</w:t>
            </w:r>
          </w:p>
        </w:tc>
      </w:tr>
      <w:tr w:rsidR="009277F6" w14:paraId="4A31AE61" w14:textId="77777777" w:rsidTr="003620A6"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BFCDE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incomplete</w:t>
            </w:r>
          </w:p>
        </w:tc>
        <w:tc>
          <w:tcPr>
            <w:tcW w:w="71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0985B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빈칸(0)이 하나라도 있으면 → status=incomplete, </w:t>
            </w:r>
            <w:proofErr w:type="spellStart"/>
            <w:r>
              <w:rPr>
                <w:color w:val="262626"/>
                <w:sz w:val="20"/>
                <w:szCs w:val="20"/>
              </w:rPr>
              <w:t>failed_lines</w:t>
            </w:r>
            <w:proofErr w:type="spellEnd"/>
            <w:r>
              <w:rPr>
                <w:color w:val="262626"/>
                <w:sz w:val="20"/>
                <w:szCs w:val="20"/>
              </w:rPr>
              <w:t>=[]</w:t>
            </w:r>
          </w:p>
        </w:tc>
      </w:tr>
      <w:tr w:rsidR="009277F6" w14:paraId="611C329A" w14:textId="77777777" w:rsidTr="003620A6"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B987A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lastRenderedPageBreak/>
              <w:t>pass</w:t>
            </w:r>
          </w:p>
        </w:tc>
        <w:tc>
          <w:tcPr>
            <w:tcW w:w="71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566F9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16칸 완성 + 10선 모두 34 → status=pass, </w:t>
            </w:r>
            <w:proofErr w:type="spellStart"/>
            <w:r>
              <w:rPr>
                <w:color w:val="262626"/>
                <w:sz w:val="20"/>
                <w:szCs w:val="20"/>
              </w:rPr>
              <w:t>failed_lines</w:t>
            </w:r>
            <w:proofErr w:type="spellEnd"/>
            <w:r>
              <w:rPr>
                <w:color w:val="262626"/>
                <w:sz w:val="20"/>
                <w:szCs w:val="20"/>
              </w:rPr>
              <w:t>=[]</w:t>
            </w:r>
          </w:p>
        </w:tc>
      </w:tr>
      <w:tr w:rsidR="009277F6" w14:paraId="43B1E5AD" w14:textId="77777777" w:rsidTr="003620A6"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E171D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fail</w:t>
            </w:r>
          </w:p>
        </w:tc>
        <w:tc>
          <w:tcPr>
            <w:tcW w:w="71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96CDB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16칸 완성인데 34가 아닌 줄이 있으면 → status=fail, 해당 줄 ID를 </w:t>
            </w:r>
            <w:proofErr w:type="spellStart"/>
            <w:r>
              <w:rPr>
                <w:color w:val="262626"/>
                <w:sz w:val="20"/>
                <w:szCs w:val="20"/>
              </w:rPr>
              <w:t>failed_lines</w:t>
            </w:r>
            <w:proofErr w:type="spellEnd"/>
            <w:r>
              <w:rPr>
                <w:color w:val="262626"/>
                <w:sz w:val="20"/>
                <w:szCs w:val="20"/>
              </w:rPr>
              <w:t>에</w:t>
            </w:r>
          </w:p>
        </w:tc>
      </w:tr>
      <w:tr w:rsidR="009277F6" w14:paraId="5AA53BED" w14:textId="77777777" w:rsidTr="003620A6">
        <w:tc>
          <w:tcPr>
            <w:tcW w:w="1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4E8B4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줄 ID 표기</w:t>
            </w:r>
          </w:p>
        </w:tc>
        <w:tc>
          <w:tcPr>
            <w:tcW w:w="71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0067A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행 R1~R4 · 열 C1~C4 · 대각 D1(주)/D2(반)</w:t>
            </w:r>
          </w:p>
        </w:tc>
      </w:tr>
    </w:tbl>
    <w:p w14:paraId="0FF8E97D" w14:textId="77777777" w:rsidR="009277F6" w:rsidRDefault="009277F6" w:rsidP="009277F6">
      <w:pPr>
        <w:spacing w:after="120"/>
      </w:pPr>
    </w:p>
    <w:p w14:paraId="5B221396" w14:textId="4E68D0CF" w:rsidR="009277F6" w:rsidRDefault="009277F6" w:rsidP="009277F6">
      <w:pPr>
        <w:pStyle w:val="2"/>
      </w:pPr>
      <w:bookmarkStart w:id="37" w:name="_Toc231631583"/>
      <w:r>
        <w:t>2.</w:t>
      </w:r>
      <w:r>
        <w:rPr>
          <w:rFonts w:hint="eastAsia"/>
        </w:rPr>
        <w:t>1-</w:t>
      </w:r>
      <w:proofErr w:type="gramStart"/>
      <w:r>
        <w:t>3  R</w:t>
      </w:r>
      <w:proofErr w:type="gramEnd"/>
      <w:r>
        <w:t>-G-I-O (Report/03과 동일, 확인용)</w:t>
      </w:r>
      <w:bookmarkEnd w:id="37"/>
    </w:p>
    <w:tbl>
      <w:tblPr>
        <w:tblW w:w="9026" w:type="dxa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9277F6" w14:paraId="3848B639" w14:textId="77777777" w:rsidTr="003620A6">
        <w:trPr>
          <w:tblHeader/>
        </w:trPr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3DA7" w14:textId="77777777" w:rsidR="009277F6" w:rsidRDefault="009277F6" w:rsidP="003620A6">
            <w:r>
              <w:rPr>
                <w:b/>
                <w:bCs/>
                <w:color w:val="FFFFFF"/>
              </w:rPr>
              <w:t>기호</w:t>
            </w:r>
          </w:p>
        </w:tc>
        <w:tc>
          <w:tcPr>
            <w:tcW w:w="77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198B" w14:textId="77777777" w:rsidR="009277F6" w:rsidRDefault="009277F6" w:rsidP="003620A6">
            <w:r>
              <w:rPr>
                <w:b/>
                <w:bCs/>
                <w:color w:val="FFFFFF"/>
              </w:rPr>
              <w:t>내용</w:t>
            </w:r>
          </w:p>
        </w:tc>
      </w:tr>
      <w:tr w:rsidR="009277F6" w14:paraId="0EEB68CD" w14:textId="77777777" w:rsidTr="003620A6"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3828B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R</w:t>
            </w:r>
          </w:p>
        </w:tc>
        <w:tc>
          <w:tcPr>
            <w:tcW w:w="77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40688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4×4 부분 </w:t>
            </w:r>
            <w:proofErr w:type="spellStart"/>
            <w:r>
              <w:rPr>
                <w:color w:val="262626"/>
                <w:sz w:val="20"/>
                <w:szCs w:val="20"/>
              </w:rPr>
              <w:t>마방진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학습자 — 빈칸 채운 뒤 ‘맞았는지’ 확인</w:t>
            </w:r>
          </w:p>
        </w:tc>
      </w:tr>
      <w:tr w:rsidR="009277F6" w14:paraId="2A22A0B1" w14:textId="77777777" w:rsidTr="003620A6">
        <w:tc>
          <w:tcPr>
            <w:tcW w:w="13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02855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G</w:t>
            </w:r>
          </w:p>
        </w:tc>
        <w:tc>
          <w:tcPr>
            <w:tcW w:w="77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83700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10선 합 34 즉시 판정 + 실패 시 어느 줄인지 표시</w:t>
            </w:r>
          </w:p>
        </w:tc>
      </w:tr>
      <w:tr w:rsidR="009277F6" w14:paraId="68DE4EAC" w14:textId="77777777" w:rsidTr="003620A6"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B67CB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I</w:t>
            </w:r>
          </w:p>
        </w:tc>
        <w:tc>
          <w:tcPr>
            <w:tcW w:w="77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4980C8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4×4 격자 (0=빈칸, 1~16=채운 칸)</w:t>
            </w:r>
          </w:p>
        </w:tc>
      </w:tr>
      <w:tr w:rsidR="009277F6" w14:paraId="5D7115BD" w14:textId="77777777" w:rsidTr="003620A6">
        <w:tc>
          <w:tcPr>
            <w:tcW w:w="13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D0A68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O</w:t>
            </w:r>
          </w:p>
        </w:tc>
        <w:tc>
          <w:tcPr>
            <w:tcW w:w="77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4FD2A" w14:textId="77777777" w:rsidR="009277F6" w:rsidRDefault="009277F6" w:rsidP="003620A6">
            <w:pPr>
              <w:spacing w:line="260" w:lineRule="auto"/>
            </w:pPr>
            <w:proofErr w:type="gramStart"/>
            <w:r>
              <w:rPr>
                <w:color w:val="262626"/>
                <w:sz w:val="20"/>
                <w:szCs w:val="20"/>
              </w:rPr>
              <w:t>pass /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62626"/>
                <w:sz w:val="20"/>
                <w:szCs w:val="20"/>
              </w:rPr>
              <w:t>fail /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incomplete + 실패 줄 ID 목록</w:t>
            </w:r>
          </w:p>
        </w:tc>
      </w:tr>
    </w:tbl>
    <w:p w14:paraId="565BD990" w14:textId="77777777" w:rsidR="009277F6" w:rsidRDefault="009277F6" w:rsidP="009277F6">
      <w:pPr>
        <w:spacing w:after="120"/>
      </w:pPr>
    </w:p>
    <w:p w14:paraId="1CB6445A" w14:textId="261F709D" w:rsidR="009277F6" w:rsidRDefault="009277F6" w:rsidP="009277F6">
      <w:pPr>
        <w:pStyle w:val="1"/>
      </w:pPr>
      <w:bookmarkStart w:id="38" w:name="_Toc231631584"/>
      <w:r>
        <w:t>도구 이해 — Ask vs Agent</w:t>
      </w:r>
      <w:bookmarkEnd w:id="38"/>
    </w:p>
    <w:tbl>
      <w:tblPr>
        <w:tblW w:w="9026" w:type="dxa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3626"/>
      </w:tblGrid>
      <w:tr w:rsidR="009277F6" w14:paraId="70934870" w14:textId="77777777" w:rsidTr="003620A6"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FEC6" w14:textId="77777777" w:rsidR="009277F6" w:rsidRDefault="009277F6" w:rsidP="003620A6">
            <w:r>
              <w:rPr>
                <w:b/>
                <w:bCs/>
                <w:color w:val="FFFFFF"/>
              </w:rPr>
              <w:t>모드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AFBF" w14:textId="77777777" w:rsidR="009277F6" w:rsidRDefault="009277F6" w:rsidP="003620A6">
            <w:r>
              <w:rPr>
                <w:b/>
                <w:bCs/>
                <w:color w:val="FFFFFF"/>
              </w:rPr>
              <w:t>하는 일</w:t>
            </w:r>
          </w:p>
        </w:tc>
        <w:tc>
          <w:tcPr>
            <w:tcW w:w="36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069C" w14:textId="77777777" w:rsidR="009277F6" w:rsidRDefault="009277F6" w:rsidP="003620A6">
            <w:r>
              <w:rPr>
                <w:b/>
                <w:bCs/>
                <w:color w:val="FFFFFF"/>
              </w:rPr>
              <w:t>언제 쓰나 (한 줄 기준)</w:t>
            </w:r>
          </w:p>
        </w:tc>
      </w:tr>
      <w:tr w:rsidR="009277F6" w14:paraId="393E1880" w14:textId="77777777" w:rsidTr="003620A6">
        <w:tc>
          <w:tcPr>
            <w:tcW w:w="1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EF29D" w14:textId="77777777" w:rsidR="009277F6" w:rsidRDefault="009277F6" w:rsidP="003620A6">
            <w:pPr>
              <w:spacing w:line="26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Ask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49AD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답변 · 리뷰만. 파일이 바뀌지 않음</w:t>
            </w:r>
          </w:p>
        </w:tc>
        <w:tc>
          <w:tcPr>
            <w:tcW w:w="3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D471D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“리뷰만” “맞는지 봐줘” “찾아줘”</w:t>
            </w:r>
          </w:p>
        </w:tc>
      </w:tr>
      <w:tr w:rsidR="009277F6" w14:paraId="0B9EA5DB" w14:textId="77777777" w:rsidTr="003620A6">
        <w:tc>
          <w:tcPr>
            <w:tcW w:w="15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EAECF" w14:textId="77777777" w:rsidR="009277F6" w:rsidRDefault="009277F6" w:rsidP="003620A6">
            <w:pPr>
              <w:spacing w:line="26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Agent</w:t>
            </w:r>
          </w:p>
        </w:tc>
        <w:tc>
          <w:tcPr>
            <w:tcW w:w="39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4F98A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파일 생성 · 수정, </w:t>
            </w:r>
            <w:proofErr w:type="spellStart"/>
            <w:r>
              <w:rPr>
                <w:color w:val="262626"/>
                <w:sz w:val="20"/>
                <w:szCs w:val="20"/>
              </w:rPr>
              <w:t>pytest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실행</w:t>
            </w:r>
          </w:p>
        </w:tc>
        <w:tc>
          <w:tcPr>
            <w:tcW w:w="36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601C4" w14:textId="77777777" w:rsidR="009277F6" w:rsidRDefault="009277F6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“만들어줘” “작성해” “실행해”</w:t>
            </w:r>
          </w:p>
        </w:tc>
      </w:tr>
    </w:tbl>
    <w:p w14:paraId="604D7A61" w14:textId="77777777" w:rsidR="009277F6" w:rsidRDefault="009277F6" w:rsidP="009277F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77F6" w14:paraId="08201673" w14:textId="77777777" w:rsidTr="003620A6">
        <w:tc>
          <w:tcPr>
            <w:tcW w:w="9026" w:type="dxa"/>
            <w:tcBorders>
              <w:top w:val="single" w:sz="2" w:space="0" w:color="FBEAE0"/>
              <w:left w:val="single" w:sz="28" w:space="0" w:color="C0622E"/>
              <w:bottom w:val="single" w:sz="2" w:space="0" w:color="FBEAE0"/>
              <w:right w:val="single" w:sz="2" w:space="0" w:color="FBEAE0"/>
            </w:tcBorders>
            <w:shd w:val="clear" w:color="auto" w:fill="FBEAE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175CC171" w14:textId="77777777" w:rsidR="009277F6" w:rsidRDefault="009277F6" w:rsidP="003620A6">
            <w:pPr>
              <w:spacing w:after="60"/>
            </w:pPr>
            <w:r>
              <w:rPr>
                <w:b/>
                <w:bCs/>
                <w:color w:val="C0622E"/>
                <w:sz w:val="22"/>
                <w:szCs w:val="22"/>
              </w:rPr>
              <w:t>⚠ 가장 흔한 실수</w:t>
            </w:r>
          </w:p>
          <w:p w14:paraId="5C75DC99" w14:textId="77777777" w:rsidR="009277F6" w:rsidRDefault="009277F6" w:rsidP="003620A6">
            <w:pPr>
              <w:spacing w:after="60" w:line="276" w:lineRule="auto"/>
            </w:pPr>
            <w:r>
              <w:rPr>
                <w:color w:val="262626"/>
              </w:rPr>
              <w:t>Ask로 ‘리뷰’</w:t>
            </w:r>
            <w:proofErr w:type="spellStart"/>
            <w:r>
              <w:rPr>
                <w:color w:val="262626"/>
              </w:rPr>
              <w:t>를</w:t>
            </w:r>
            <w:proofErr w:type="spellEnd"/>
            <w:r>
              <w:rPr>
                <w:color w:val="262626"/>
              </w:rPr>
              <w:t xml:space="preserve"> 시켰는데 파일이 바뀌는 경우가 1순위 실수입니다.</w:t>
            </w:r>
          </w:p>
          <w:p w14:paraId="309CBD8A" w14:textId="77777777" w:rsidR="009277F6" w:rsidRDefault="009277F6" w:rsidP="003620A6">
            <w:pPr>
              <w:spacing w:line="276" w:lineRule="auto"/>
            </w:pPr>
            <w:r>
              <w:rPr>
                <w:color w:val="262626"/>
              </w:rPr>
              <w:t>프롬프트 끝에 “수정하지 마”</w:t>
            </w:r>
            <w:proofErr w:type="spellStart"/>
            <w:r>
              <w:rPr>
                <w:color w:val="262626"/>
              </w:rPr>
              <w:t>를</w:t>
            </w:r>
            <w:proofErr w:type="spellEnd"/>
            <w:r>
              <w:rPr>
                <w:color w:val="262626"/>
              </w:rPr>
              <w:t xml:space="preserve"> 붙이고, 모드가 Ask인지 반드시 확인하세요.</w:t>
            </w:r>
          </w:p>
        </w:tc>
      </w:tr>
    </w:tbl>
    <w:p w14:paraId="5209FFE9" w14:textId="77777777" w:rsidR="009277F6" w:rsidRDefault="009277F6" w:rsidP="009277F6">
      <w:r>
        <w:br w:type="page"/>
      </w:r>
    </w:p>
    <w:p w14:paraId="64AB6815" w14:textId="1F300197" w:rsidR="009277F6" w:rsidRDefault="009277F6" w:rsidP="009277F6">
      <w:pPr>
        <w:pStyle w:val="1"/>
      </w:pPr>
      <w:bookmarkStart w:id="39" w:name="_Toc231631585"/>
      <w:r>
        <w:lastRenderedPageBreak/>
        <w:t xml:space="preserve">4. 실습 </w:t>
      </w:r>
      <w:bookmarkEnd w:id="39"/>
    </w:p>
    <w:p w14:paraId="1EC4D0B0" w14:textId="0FB9CD6F" w:rsidR="009277F6" w:rsidRDefault="009277F6" w:rsidP="009277F6">
      <w:pPr>
        <w:pStyle w:val="2"/>
      </w:pPr>
      <w:bookmarkStart w:id="40" w:name="_Toc231631586"/>
      <w:r>
        <w:t xml:space="preserve">R-G-I-O </w:t>
      </w:r>
      <w:proofErr w:type="gramStart"/>
      <w:r>
        <w:t>확인  —</w:t>
      </w:r>
      <w:proofErr w:type="gramEnd"/>
      <w:r>
        <w:t xml:space="preserve">  Ask 모드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77F6" w14:paraId="496D69E2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7F86A85B" w14:textId="77777777" w:rsidR="009277F6" w:rsidRDefault="009277F6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목표</w:t>
            </w:r>
          </w:p>
          <w:p w14:paraId="6BF5A2A4" w14:textId="77777777" w:rsidR="009277F6" w:rsidRDefault="009277F6" w:rsidP="003620A6">
            <w:pPr>
              <w:spacing w:line="276" w:lineRule="auto"/>
            </w:pPr>
            <w:r>
              <w:rPr>
                <w:color w:val="262626"/>
              </w:rPr>
              <w:t xml:space="preserve">Report/03의 R-G-I-O·성공 기준이 §2의 </w:t>
            </w:r>
            <w:proofErr w:type="spellStart"/>
            <w:r>
              <w:rPr>
                <w:color w:val="262626"/>
              </w:rPr>
              <w:t>validate_lines</w:t>
            </w:r>
            <w:proofErr w:type="spellEnd"/>
            <w:r>
              <w:rPr>
                <w:color w:val="262626"/>
              </w:rPr>
              <w:t xml:space="preserve"> 계약과 맞는지 ‘확인만’ 한다. 파일은 만들지 않는다.</w:t>
            </w:r>
          </w:p>
        </w:tc>
      </w:tr>
    </w:tbl>
    <w:p w14:paraId="0583EA22" w14:textId="77777777" w:rsidR="009277F6" w:rsidRDefault="009277F6" w:rsidP="009277F6">
      <w:pPr>
        <w:spacing w:before="60" w:after="60"/>
      </w:pPr>
      <w:r>
        <w:rPr>
          <w:b/>
          <w:bCs/>
          <w:color w:val="1F4E79"/>
          <w:sz w:val="22"/>
          <w:szCs w:val="22"/>
        </w:rPr>
        <w:t>프롬프트 (Ask · 수정 없음)</w:t>
      </w:r>
    </w:p>
    <w:p w14:paraId="30B9C476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@Report/03.REPORT.md</w:t>
      </w:r>
    </w:p>
    <w:p w14:paraId="61B2BFDA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세션 3 R-G-I-O와 성공 기준 3개가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계약과 일치하는지</w:t>
      </w:r>
    </w:p>
    <w:p w14:paraId="2176F7FF" w14:textId="77777777" w:rsidR="009277F6" w:rsidRDefault="009277F6" w:rsidP="009277F6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리뷰만 해. 빠지거나 어긋난 항목만 표로. 파일 수정 금지.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77F6" w14:paraId="4CB0871D" w14:textId="77777777" w:rsidTr="003620A6">
        <w:tc>
          <w:tcPr>
            <w:tcW w:w="9026" w:type="dxa"/>
            <w:tcBorders>
              <w:top w:val="single" w:sz="2" w:space="0" w:color="E8F4EA"/>
              <w:left w:val="single" w:sz="28" w:space="0" w:color="2E8B57"/>
              <w:bottom w:val="single" w:sz="2" w:space="0" w:color="E8F4EA"/>
              <w:right w:val="single" w:sz="2" w:space="0" w:color="E8F4EA"/>
            </w:tcBorders>
            <w:shd w:val="clear" w:color="auto" w:fill="E8F4E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C14B765" w14:textId="77777777" w:rsidR="009277F6" w:rsidRDefault="009277F6" w:rsidP="003620A6">
            <w:pPr>
              <w:spacing w:after="60"/>
            </w:pPr>
            <w:r>
              <w:rPr>
                <w:b/>
                <w:bCs/>
                <w:color w:val="2E8B57"/>
                <w:sz w:val="22"/>
                <w:szCs w:val="22"/>
              </w:rPr>
              <w:t>✓ 체크포인트</w:t>
            </w:r>
          </w:p>
          <w:p w14:paraId="71CC7BA6" w14:textId="77777777" w:rsidR="009277F6" w:rsidRDefault="009277F6" w:rsidP="003620A6">
            <w:pPr>
              <w:spacing w:line="276" w:lineRule="auto"/>
            </w:pPr>
            <w:r>
              <w:rPr>
                <w:color w:val="262626"/>
              </w:rPr>
              <w:t>status 3종(pass/fail/incomplete), 실패 줄 ID 출력, 마법상수 34 — 이 셋이 모두 들어 있으면 통과.</w:t>
            </w:r>
          </w:p>
        </w:tc>
      </w:tr>
    </w:tbl>
    <w:p w14:paraId="2B3C4E76" w14:textId="77777777" w:rsidR="009277F6" w:rsidRDefault="009277F6" w:rsidP="009277F6">
      <w:pPr>
        <w:spacing w:after="160"/>
      </w:pPr>
    </w:p>
    <w:p w14:paraId="70A400EB" w14:textId="3B012DD4" w:rsidR="009277F6" w:rsidRDefault="009277F6" w:rsidP="009277F6">
      <w:pPr>
        <w:spacing w:after="160"/>
      </w:pPr>
      <w:r>
        <w:rPr>
          <w:rFonts w:hint="eastAsia"/>
        </w:rPr>
        <w:t>결과 내용을 검토해, 보완해 갑니다.</w:t>
      </w:r>
    </w:p>
    <w:p w14:paraId="5FA036DB" w14:textId="77777777" w:rsidR="009277F6" w:rsidRDefault="009277F6" w:rsidP="009277F6">
      <w:pPr>
        <w:spacing w:after="160"/>
      </w:pPr>
    </w:p>
    <w:p w14:paraId="6DB7066F" w14:textId="482B3A52" w:rsidR="009277F6" w:rsidRDefault="009277F6" w:rsidP="009277F6">
      <w:pPr>
        <w:spacing w:after="160"/>
      </w:pPr>
      <w:r>
        <w:rPr>
          <w:rFonts w:hint="eastAsia"/>
        </w:rPr>
        <w:t>예시:</w:t>
      </w:r>
    </w:p>
    <w:p w14:paraId="0AE75462" w14:textId="77777777" w:rsidR="009277F6" w:rsidRDefault="009277F6" w:rsidP="009277F6">
      <w:pPr>
        <w:spacing w:after="160"/>
      </w:pPr>
    </w:p>
    <w:p w14:paraId="445B9C28" w14:textId="7B9D6CD9" w:rsidR="001410BB" w:rsidRDefault="001410BB" w:rsidP="009277F6">
      <w:pPr>
        <w:spacing w:after="160"/>
      </w:pPr>
      <w:r w:rsidRPr="001410BB">
        <w:rPr>
          <w:noProof/>
        </w:rPr>
        <w:lastRenderedPageBreak/>
        <w:drawing>
          <wp:inline distT="0" distB="0" distL="0" distR="0" wp14:anchorId="6165BDBC" wp14:editId="547D9DD2">
            <wp:extent cx="6121400" cy="4222750"/>
            <wp:effectExtent l="0" t="0" r="0" b="6350"/>
            <wp:docPr id="343707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7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B18D" w14:textId="77777777" w:rsidR="001410BB" w:rsidRDefault="001410BB" w:rsidP="009277F6">
      <w:pPr>
        <w:spacing w:after="160"/>
      </w:pPr>
    </w:p>
    <w:p w14:paraId="12D21703" w14:textId="48272A2A" w:rsidR="001410BB" w:rsidRDefault="001410BB" w:rsidP="009277F6">
      <w:pPr>
        <w:spacing w:after="160"/>
      </w:pPr>
      <w:r w:rsidRPr="001410BB">
        <w:rPr>
          <w:noProof/>
        </w:rPr>
        <w:drawing>
          <wp:inline distT="0" distB="0" distL="0" distR="0" wp14:anchorId="334CEA56" wp14:editId="5F0B1B67">
            <wp:extent cx="6121400" cy="1770380"/>
            <wp:effectExtent l="0" t="0" r="0" b="1270"/>
            <wp:docPr id="19820398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39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AD8A" w14:textId="21896EBE" w:rsidR="001410BB" w:rsidRDefault="001410BB">
      <w:pPr>
        <w:widowControl/>
        <w:wordWrap/>
        <w:autoSpaceDE/>
        <w:autoSpaceDN/>
      </w:pPr>
      <w:r>
        <w:br w:type="page"/>
      </w:r>
    </w:p>
    <w:p w14:paraId="0A7F377E" w14:textId="75AFC558" w:rsidR="00BD50EA" w:rsidRPr="009277F6" w:rsidRDefault="009277F6">
      <w:pPr>
        <w:pStyle w:val="3"/>
        <w:rPr>
          <w:color w:val="2E5C8A"/>
          <w:sz w:val="36"/>
          <w:szCs w:val="36"/>
        </w:rPr>
      </w:pPr>
      <w:r w:rsidRPr="00173142">
        <w:rPr>
          <w:color w:val="2E5C8A"/>
          <w:sz w:val="36"/>
          <w:szCs w:val="36"/>
        </w:rPr>
        <w:lastRenderedPageBreak/>
        <w:t xml:space="preserve">STEP </w:t>
      </w:r>
      <w:r w:rsidRPr="009277F6">
        <w:rPr>
          <w:rFonts w:hint="eastAsia"/>
          <w:color w:val="2E5C8A"/>
          <w:sz w:val="36"/>
          <w:szCs w:val="36"/>
        </w:rPr>
        <w:t>2-</w:t>
      </w:r>
      <w:proofErr w:type="gramStart"/>
      <w:r>
        <w:rPr>
          <w:rFonts w:hint="eastAsia"/>
          <w:color w:val="2E5C8A"/>
          <w:sz w:val="36"/>
          <w:szCs w:val="36"/>
        </w:rPr>
        <w:t>2</w:t>
      </w:r>
      <w:r w:rsidRPr="009277F6">
        <w:rPr>
          <w:rFonts w:hint="eastAsia"/>
          <w:color w:val="2E5C8A"/>
          <w:sz w:val="36"/>
          <w:szCs w:val="36"/>
        </w:rPr>
        <w:t xml:space="preserve"> .</w:t>
      </w:r>
      <w:proofErr w:type="gramEnd"/>
      <w:r w:rsidRPr="009277F6">
        <w:rPr>
          <w:rFonts w:hint="eastAsia"/>
          <w:color w:val="2E5C8A"/>
          <w:sz w:val="36"/>
          <w:szCs w:val="36"/>
        </w:rPr>
        <w:t xml:space="preserve"> </w:t>
      </w:r>
      <w:r w:rsidRPr="009277F6">
        <w:rPr>
          <w:color w:val="2E5C8A"/>
          <w:sz w:val="36"/>
          <w:szCs w:val="36"/>
        </w:rPr>
        <w:t>Cursor AI 기술 체계 전체 구조 (이 과정의 핵심)</w:t>
      </w:r>
    </w:p>
    <w:p w14:paraId="4D80A621" w14:textId="77777777" w:rsidR="00BD50EA" w:rsidRDefault="00000000">
      <w:pPr>
        <w:spacing w:after="80" w:line="276" w:lineRule="auto"/>
      </w:pPr>
      <w:r>
        <w:t>Cursor AI는 단순히 "</w:t>
      </w:r>
      <w:proofErr w:type="spellStart"/>
      <w:r>
        <w:t>채팅하는</w:t>
      </w:r>
      <w:proofErr w:type="spellEnd"/>
      <w:r>
        <w:t xml:space="preserve"> AI"가 아닙니다. 여러 기술 요소가 협력해 실제 개발 작업을 수행하는 시스템입니다. 설계 단계에서 이 </w:t>
      </w:r>
      <w:proofErr w:type="spellStart"/>
      <w:r>
        <w:t>도구함을</w:t>
      </w:r>
      <w:proofErr w:type="spellEnd"/>
      <w:r>
        <w:t xml:space="preserve"> 구성해 두어야, 세션 4의 ARRR을 안정적으로 돌릴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BD50EA" w14:paraId="514FD58D" w14:textId="77777777">
        <w:tc>
          <w:tcPr>
            <w:tcW w:w="9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721328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🗂️ Cursor AI 기술 요소 한눈에 보기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D50EA" w14:paraId="690EED8C" w14:textId="77777777">
              <w:tc>
                <w:tcPr>
                  <w:tcW w:w="9360" w:type="dxa"/>
                  <w:tcBorders>
                    <w:top w:val="single" w:sz="4" w:space="0" w:color="D9DEE6"/>
                    <w:left w:val="single" w:sz="4" w:space="0" w:color="D9DEE6"/>
                    <w:bottom w:val="single" w:sz="4" w:space="0" w:color="D9DEE6"/>
                    <w:right w:val="single" w:sz="4" w:space="0" w:color="D9DEE6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4255D733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Cursor.AI</w:t>
                  </w:r>
                </w:p>
                <w:p w14:paraId="722D880E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Model      → 생각하는 엔진 (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GPT·Claude·Gemini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</w:t>
                  </w:r>
                </w:p>
                <w:p w14:paraId="57C97AB2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Agent      → 실제 작업을 수행하는 AI 개발자</w:t>
                  </w:r>
                </w:p>
                <w:p w14:paraId="6774D102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Harness    → Agent가 일할 수 있게 만드는 실행 환경</w:t>
                  </w:r>
                </w:p>
                <w:p w14:paraId="07832B79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Rule       → 항상 지켜야 하는 헌법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(.cursor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/rules/)</w:t>
                  </w:r>
                </w:p>
                <w:p w14:paraId="4E276A18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Skill      → 특정 작업용 전문 매뉴얼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(.cursor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/skills/)</w:t>
                  </w:r>
                </w:p>
                <w:p w14:paraId="591DE9D8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Tool/MCP   → 손과 발, 외부 서비스 연결</w:t>
                  </w:r>
                </w:p>
                <w:p w14:paraId="6BA0D61D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├─ Command    → 반복 작업 호출 버튼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(.cursor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/commands/)</w:t>
                  </w:r>
                </w:p>
                <w:p w14:paraId="1442FDCA" w14:textId="77777777" w:rsidR="00BD50EA" w:rsidRDefault="00000000">
                  <w:pPr>
                    <w:spacing w:line="252" w:lineRule="auto"/>
                  </w:pPr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└─ Test/Review Loop → 결과 검증 장치</w:t>
                  </w:r>
                </w:p>
              </w:tc>
            </w:tr>
          </w:tbl>
          <w:p w14:paraId="7CBBF26A" w14:textId="77777777" w:rsidR="00BD50EA" w:rsidRDefault="00BD50EA"/>
        </w:tc>
      </w:tr>
    </w:tbl>
    <w:p w14:paraId="7EC0649A" w14:textId="77777777" w:rsidR="00BD50EA" w:rsidRDefault="00BD50EA">
      <w:pPr>
        <w:spacing w:after="7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3971"/>
        <w:gridCol w:w="3704"/>
      </w:tblGrid>
      <w:tr w:rsidR="00BD50EA" w14:paraId="7E09CFF9" w14:textId="77777777" w:rsidTr="00DE6722">
        <w:trPr>
          <w:tblHeader/>
        </w:trPr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054B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FCCF8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한 줄 정의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73F07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언제 쓰는가</w:t>
            </w:r>
          </w:p>
        </w:tc>
      </w:tr>
      <w:tr w:rsidR="00BD50EA" w14:paraId="276F01F6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C7AE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Model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36B5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추론하고 코드를 생성하는 LLM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A0C1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항상 (내부적으로 동작)</w:t>
            </w:r>
          </w:p>
        </w:tc>
      </w:tr>
      <w:tr w:rsidR="00BD50EA" w14:paraId="2B479994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AFCE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Agent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50F2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실제 개발 작업을 수행하는 작업자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2E77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코드 수정·테스트·</w:t>
            </w:r>
            <w:proofErr w:type="spellStart"/>
            <w:r>
              <w:rPr>
                <w:sz w:val="18"/>
                <w:szCs w:val="18"/>
              </w:rPr>
              <w:t>리팩토링</w:t>
            </w:r>
            <w:proofErr w:type="spellEnd"/>
          </w:p>
        </w:tc>
      </w:tr>
      <w:tr w:rsidR="00BD50EA" w14:paraId="17340BA9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B943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Harness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1C67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Agent가 일하게 해주는 실행 환경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79DF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항상 내부적으로 동작</w:t>
            </w:r>
          </w:p>
        </w:tc>
      </w:tr>
      <w:tr w:rsidR="00BD50EA" w14:paraId="0FB8B9A0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020B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Rule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31F6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항상 적용되는 프로젝트/팀 규칙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7E0D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코딩 표준·TDD 원칙·금지사항</w:t>
            </w:r>
          </w:p>
        </w:tc>
      </w:tr>
      <w:tr w:rsidR="00BD50EA" w14:paraId="493D238A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5E0B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Skill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B22D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특정 작업을 위한 전문 능력 패키지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4D28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 생성·리뷰·배포·문서화</w:t>
            </w:r>
          </w:p>
        </w:tc>
      </w:tr>
      <w:tr w:rsidR="00BD50EA" w14:paraId="184166F7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93C3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Tool/MCP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74CE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파일·터미널·외부 서비스 연결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E856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코드베이스 작업·</w:t>
            </w:r>
            <w:proofErr w:type="spellStart"/>
            <w:r>
              <w:rPr>
                <w:sz w:val="18"/>
                <w:szCs w:val="18"/>
              </w:rPr>
              <w:t>DB·GitHub</w:t>
            </w:r>
            <w:proofErr w:type="spellEnd"/>
          </w:p>
        </w:tc>
      </w:tr>
      <w:tr w:rsidR="00BD50EA" w14:paraId="40DD30AD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7C65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Command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2071F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반복 작업 호출 명령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1B8D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자주 쓰는 워크플로우 자동화</w:t>
            </w:r>
          </w:p>
        </w:tc>
      </w:tr>
      <w:tr w:rsidR="00BD50EA" w14:paraId="4F29E310" w14:textId="77777777" w:rsidTr="00DE6722">
        <w:tc>
          <w:tcPr>
            <w:tcW w:w="1015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1408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Test/Review Loop</w:t>
            </w:r>
          </w:p>
        </w:tc>
        <w:tc>
          <w:tcPr>
            <w:tcW w:w="2062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45EA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결과를 검증하고 </w:t>
            </w:r>
            <w:proofErr w:type="spellStart"/>
            <w:r>
              <w:rPr>
                <w:sz w:val="18"/>
                <w:szCs w:val="18"/>
              </w:rPr>
              <w:t>되먹임하는</w:t>
            </w:r>
            <w:proofErr w:type="spellEnd"/>
            <w:r>
              <w:rPr>
                <w:sz w:val="18"/>
                <w:szCs w:val="18"/>
              </w:rPr>
              <w:t xml:space="preserve"> 장치</w:t>
            </w:r>
          </w:p>
        </w:tc>
        <w:tc>
          <w:tcPr>
            <w:tcW w:w="1923" w:type="pct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09CB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 실패 시 재시도·회귀 검증</w:t>
            </w:r>
          </w:p>
        </w:tc>
      </w:tr>
    </w:tbl>
    <w:p w14:paraId="14F8C5F1" w14:textId="77777777" w:rsidR="00BD50EA" w:rsidRDefault="00BD50EA">
      <w:pPr>
        <w:spacing w:after="80"/>
      </w:pPr>
    </w:p>
    <w:p w14:paraId="26CE5BF6" w14:textId="77777777" w:rsidR="00BD50EA" w:rsidRDefault="00000000">
      <w:pPr>
        <w:pStyle w:val="3"/>
      </w:pPr>
      <w:r>
        <w:rPr>
          <w:sz w:val="23"/>
          <w:szCs w:val="23"/>
        </w:rPr>
        <w:t>Agent의 두 모드 — Ask vs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D50EA" w14:paraId="1D19A797" w14:textId="77777777">
        <w:tc>
          <w:tcPr>
            <w:tcW w:w="468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AA2B0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🔍 Ask 모드 (분석·설명만)</w:t>
            </w:r>
          </w:p>
          <w:p w14:paraId="0E302E3B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r>
              <w:rPr>
                <w:sz w:val="18"/>
                <w:szCs w:val="18"/>
              </w:rPr>
              <w:t>코드 수정 없이 분석과 설명</w:t>
            </w:r>
          </w:p>
          <w:p w14:paraId="696A3D50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리팩토링</w:t>
            </w:r>
            <w:proofErr w:type="spellEnd"/>
            <w:r>
              <w:rPr>
                <w:sz w:val="18"/>
                <w:szCs w:val="18"/>
              </w:rPr>
              <w:t xml:space="preserve"> 전 코드 </w:t>
            </w:r>
            <w:proofErr w:type="spellStart"/>
            <w:r>
              <w:rPr>
                <w:sz w:val="18"/>
                <w:szCs w:val="18"/>
              </w:rPr>
              <w:t>스멜</w:t>
            </w:r>
            <w:proofErr w:type="spellEnd"/>
            <w:r>
              <w:rPr>
                <w:sz w:val="18"/>
                <w:szCs w:val="18"/>
              </w:rPr>
              <w:t xml:space="preserve"> 탐지</w:t>
            </w:r>
          </w:p>
          <w:p w14:paraId="2BBF0287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F3A5F"/>
              </w:rPr>
              <w:lastRenderedPageBreak/>
              <w:t xml:space="preserve">• </w:t>
            </w:r>
            <w:r>
              <w:rPr>
                <w:sz w:val="18"/>
                <w:szCs w:val="18"/>
              </w:rPr>
              <w:t>예: "이 코드의 문제점을 탐지해줘"</w:t>
            </w:r>
          </w:p>
        </w:tc>
        <w:tc>
          <w:tcPr>
            <w:tcW w:w="468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0AE10" w14:textId="77777777" w:rsidR="00BD50EA" w:rsidRDefault="00000000">
            <w:pPr>
              <w:spacing w:after="60" w:line="260" w:lineRule="auto"/>
            </w:pPr>
            <w:r>
              <w:rPr>
                <w:b/>
                <w:bCs/>
                <w:color w:val="1E5C36"/>
                <w:sz w:val="20"/>
                <w:szCs w:val="20"/>
              </w:rPr>
              <w:lastRenderedPageBreak/>
              <w:t>🤖 Agent 모드 (실제 작업)</w:t>
            </w:r>
          </w:p>
          <w:p w14:paraId="35B27E6B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>파일 생성·수정·명령 실행</w:t>
            </w:r>
          </w:p>
          <w:p w14:paraId="1BA8AA36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t xml:space="preserve">• </w:t>
            </w:r>
            <w:r>
              <w:rPr>
                <w:sz w:val="18"/>
                <w:szCs w:val="18"/>
              </w:rPr>
              <w:t xml:space="preserve">GREEN 구현,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생성,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</w:p>
          <w:p w14:paraId="30969D34" w14:textId="77777777" w:rsidR="00BD50EA" w:rsidRDefault="00000000">
            <w:pPr>
              <w:spacing w:after="36" w:line="258" w:lineRule="auto"/>
              <w:ind w:left="180" w:hanging="150"/>
            </w:pPr>
            <w:r>
              <w:rPr>
                <w:color w:val="1E5C36"/>
              </w:rPr>
              <w:lastRenderedPageBreak/>
              <w:t xml:space="preserve">• </w:t>
            </w:r>
            <w:r>
              <w:rPr>
                <w:sz w:val="18"/>
                <w:szCs w:val="18"/>
              </w:rPr>
              <w:t>예: "이 RED 테스트를 GREEN으로 만들어줘"</w:t>
            </w:r>
          </w:p>
        </w:tc>
      </w:tr>
    </w:tbl>
    <w:p w14:paraId="72813A44" w14:textId="77777777" w:rsidR="00BD50EA" w:rsidRDefault="00BD50EA">
      <w:pPr>
        <w:spacing w:after="70"/>
      </w:pPr>
    </w:p>
    <w:p w14:paraId="62A526CE" w14:textId="77777777" w:rsidR="00BD50EA" w:rsidRDefault="00000000">
      <w:pPr>
        <w:spacing w:after="80" w:line="276" w:lineRule="auto"/>
      </w:pPr>
      <w:r>
        <w:rPr>
          <w:b/>
          <w:bCs/>
          <w:sz w:val="19"/>
          <w:szCs w:val="19"/>
        </w:rPr>
        <w:t>권장 프로젝트 폴더 구조: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DA6EE91" w14:textId="77777777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EA073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project-root/</w:t>
            </w:r>
          </w:p>
          <w:p w14:paraId="35EE4008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.cursor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101B4E3F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rules/      00-principles · 10-tdd-rules · 20-architecture-ecb ...</w:t>
            </w:r>
          </w:p>
          <w:p w14:paraId="02958A7A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─ skills/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-boundary-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test/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golden-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master/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documentation/</w:t>
            </w:r>
          </w:p>
          <w:p w14:paraId="3DEE17A7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commands/   red-test.md · green-minimal.md · refactor-safe.md</w:t>
            </w:r>
          </w:p>
          <w:p w14:paraId="720E3763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AGENTS.md      # Sub-Agent 역할 정의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-coach 등)</w:t>
            </w:r>
          </w:p>
          <w:p w14:paraId="266FBA04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docs/          PRD.md · ARCHITECTURE.md</w:t>
            </w:r>
          </w:p>
          <w:p w14:paraId="273FF868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boundary/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control/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entity/</w:t>
            </w:r>
          </w:p>
          <w:p w14:paraId="5C297629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 tests/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boundary/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entity/</w:t>
            </w:r>
          </w:p>
        </w:tc>
      </w:tr>
    </w:tbl>
    <w:p w14:paraId="481B0B30" w14:textId="77777777" w:rsidR="00BD50EA" w:rsidRDefault="00BD50EA">
      <w:pPr>
        <w:spacing w:after="70"/>
      </w:pP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BD50EA" w:rsidRPr="00887E5A" w14:paraId="29511087" w14:textId="77777777" w:rsidTr="006537BB">
        <w:tc>
          <w:tcPr>
            <w:tcW w:w="962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891A76" w14:textId="74892559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세션 3 실습 — 설계 산출물 만들기</w:t>
            </w:r>
          </w:p>
          <w:p w14:paraId="36C8FB88" w14:textId="0BCEBDFF" w:rsidR="00BD50EA" w:rsidRDefault="00000000">
            <w:pPr>
              <w:spacing w:after="40" w:line="264" w:lineRule="auto"/>
              <w:ind w:left="200" w:hanging="160"/>
            </w:pPr>
            <w:r>
              <w:t xml:space="preserve">• 각자 </w:t>
            </w:r>
            <w:proofErr w:type="spellStart"/>
            <w:r w:rsidR="00DE6722" w:rsidRPr="00DE6722">
              <w:rPr>
                <w:b/>
                <w:bCs/>
              </w:rPr>
              <w:t>MagicSquare</w:t>
            </w:r>
            <w:proofErr w:type="spellEnd"/>
            <w:r w:rsidR="00DE6722" w:rsidRPr="00DE6722">
              <w:rPr>
                <w:b/>
                <w:bCs/>
              </w:rPr>
              <w:t xml:space="preserve"> </w:t>
            </w:r>
            <w:r>
              <w:t>선정 (한 문장)</w:t>
            </w:r>
          </w:p>
          <w:p w14:paraId="57666201" w14:textId="77777777" w:rsidR="00BD50EA" w:rsidRDefault="00000000">
            <w:pPr>
              <w:spacing w:after="40" w:line="264" w:lineRule="auto"/>
              <w:ind w:left="200" w:hanging="160"/>
            </w:pPr>
            <w:r>
              <w:t>• R-G-I-O + 성공 기준을 워크북에 작성</w:t>
            </w:r>
          </w:p>
          <w:p w14:paraId="0DCA92CA" w14:textId="77777777" w:rsidR="00BD50EA" w:rsidRDefault="00000000">
            <w:pPr>
              <w:spacing w:after="40" w:line="264" w:lineRule="auto"/>
              <w:ind w:left="200" w:hanging="160"/>
            </w:pPr>
            <w:proofErr w:type="gramStart"/>
            <w:r>
              <w:t>• .</w:t>
            </w:r>
            <w:proofErr w:type="spellStart"/>
            <w:r>
              <w:t>cursorrules</w:t>
            </w:r>
            <w:proofErr w:type="spellEnd"/>
            <w:proofErr w:type="gramEnd"/>
            <w:r>
              <w:t xml:space="preserve"> 초안 작성 → Ask 모드로 "빠진 규칙을 추가해줘" 요청</w:t>
            </w:r>
          </w:p>
          <w:p w14:paraId="211D1C14" w14:textId="77777777" w:rsidR="00BD50EA" w:rsidRDefault="00000000">
            <w:pPr>
              <w:spacing w:after="40" w:line="264" w:lineRule="auto"/>
              <w:ind w:left="200" w:hanging="160"/>
            </w:pPr>
            <w:r>
              <w:t>• 반복 작업 1개를 Skill 또는 Command 초안으로 만들기</w:t>
            </w:r>
          </w:p>
          <w:p w14:paraId="2F6DFB5E" w14:textId="6D578FB3" w:rsidR="000E17DD" w:rsidRDefault="000E17DD">
            <w:pPr>
              <w:spacing w:after="40" w:line="264" w:lineRule="auto"/>
              <w:ind w:left="200" w:hanging="160"/>
            </w:pPr>
            <w:r>
              <w:t xml:space="preserve">• </w:t>
            </w:r>
            <w:r>
              <w:rPr>
                <w:rFonts w:hint="eastAsia"/>
              </w:rPr>
              <w:t xml:space="preserve">기타 </w:t>
            </w:r>
            <w:r>
              <w:t>Cursor AI</w:t>
            </w:r>
            <w:r>
              <w:rPr>
                <w:rFonts w:hint="eastAsia"/>
              </w:rPr>
              <w:t xml:space="preserve"> 기술에 대해서도 초안 작성</w:t>
            </w:r>
          </w:p>
        </w:tc>
      </w:tr>
      <w:tr w:rsidR="00887E5A" w:rsidRPr="00887E5A" w14:paraId="3EE3E481" w14:textId="77777777" w:rsidTr="006537BB">
        <w:tc>
          <w:tcPr>
            <w:tcW w:w="9624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6770412" w14:textId="77777777" w:rsidR="00887E5A" w:rsidRPr="00887E5A" w:rsidRDefault="00887E5A">
            <w:pPr>
              <w:spacing w:after="60" w:line="264" w:lineRule="auto"/>
              <w:rPr>
                <w:b/>
                <w:bCs/>
                <w:color w:val="1F3A5F"/>
              </w:rPr>
            </w:pPr>
          </w:p>
        </w:tc>
      </w:tr>
    </w:tbl>
    <w:p w14:paraId="178D5107" w14:textId="77777777" w:rsidR="006537BB" w:rsidRDefault="006537BB" w:rsidP="006537BB">
      <w:pPr>
        <w:spacing w:after="160"/>
        <w:rPr>
          <w:sz w:val="20"/>
          <w:szCs w:val="20"/>
        </w:rPr>
      </w:pPr>
      <w:bookmarkStart w:id="41" w:name="_Toc231300201"/>
    </w:p>
    <w:p w14:paraId="4FD25348" w14:textId="0C24095D" w:rsidR="001410BB" w:rsidRDefault="001410BB" w:rsidP="001410BB">
      <w:pPr>
        <w:pStyle w:val="2"/>
      </w:pPr>
      <w:bookmarkStart w:id="42" w:name="_Toc231631587"/>
      <w:r>
        <w:t>Step 2</w:t>
      </w:r>
      <w:r>
        <w:rPr>
          <w:rFonts w:hint="eastAsia"/>
        </w:rPr>
        <w:t>-2-1</w:t>
      </w:r>
      <w:r>
        <w:t xml:space="preserve"> · Harness </w:t>
      </w:r>
      <w:proofErr w:type="gramStart"/>
      <w:r>
        <w:t>골격  —</w:t>
      </w:r>
      <w:proofErr w:type="gramEnd"/>
      <w:r>
        <w:t xml:space="preserve">  Agent 모드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1ED9800C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2D1CDC4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목표</w:t>
            </w:r>
          </w:p>
          <w:p w14:paraId="55CFC586" w14:textId="77777777" w:rsidR="001410BB" w:rsidRDefault="001410BB" w:rsidP="003620A6">
            <w:pPr>
              <w:spacing w:line="276" w:lineRule="auto"/>
            </w:pPr>
            <w:r>
              <w:rPr>
                <w:color w:val="262626"/>
              </w:rPr>
              <w:t>코드가 실제로 돌아갈 작업장(폴더·</w:t>
            </w:r>
            <w:proofErr w:type="spellStart"/>
            <w:r>
              <w:rPr>
                <w:color w:val="262626"/>
              </w:rPr>
              <w:t>pytest</w:t>
            </w:r>
            <w:proofErr w:type="spellEnd"/>
            <w:r>
              <w:rPr>
                <w:color w:val="262626"/>
              </w:rPr>
              <w:t xml:space="preserve"> 설정)을 ‘본문 없이’ 골격만 만든다.</w:t>
            </w:r>
          </w:p>
        </w:tc>
      </w:tr>
    </w:tbl>
    <w:p w14:paraId="19120216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프롬프트 (Agent)</w:t>
      </w:r>
    </w:p>
    <w:p w14:paraId="62E6C28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MagicSquare_1004 세션 3용 최소 Harness만 만들어줘. 본문은 비워.</w:t>
      </w:r>
    </w:p>
    <w:p w14:paraId="49C1D29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pyproject.toml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만 설정</w:t>
      </w:r>
    </w:p>
    <w:p w14:paraId="2BB9D0DD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src/__init__.py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빈 파일</w:t>
      </w:r>
    </w:p>
    <w:p w14:paraId="128E837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src/validate_lines.py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함수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시그니처만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(def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(grid): ...)</w:t>
      </w:r>
    </w:p>
    <w:p w14:paraId="0056CD5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tests/__init__.py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빈 파일</w:t>
      </w:r>
    </w:p>
    <w:p w14:paraId="1D0F68C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tests/test_validate_lines.py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빈 파일 (import 줄만)</w:t>
      </w:r>
    </w:p>
    <w:p w14:paraId="733377A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구현·테스트 본문은 아직 쓰지 마. 골격만.</w:t>
      </w:r>
    </w:p>
    <w:p w14:paraId="5F8FE432" w14:textId="77777777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59472C12" w14:textId="6A4FAA9E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1410BB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0D515CE0" wp14:editId="33666553">
            <wp:extent cx="6121400" cy="1972945"/>
            <wp:effectExtent l="0" t="0" r="0" b="8255"/>
            <wp:docPr id="603647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7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E46" w14:textId="77777777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18823656" w14:textId="1A72A6E0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 xml:space="preserve">기대 결과 — </w:t>
      </w:r>
      <w:proofErr w:type="spellStart"/>
      <w:proofErr w:type="gramStart"/>
      <w:r>
        <w:rPr>
          <w:b/>
          <w:bCs/>
          <w:color w:val="1F4E79"/>
          <w:sz w:val="22"/>
          <w:szCs w:val="22"/>
        </w:rPr>
        <w:t>pyproject.toml</w:t>
      </w:r>
      <w:proofErr w:type="spellEnd"/>
      <w:proofErr w:type="gramEnd"/>
    </w:p>
    <w:p w14:paraId="566B2DAC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[project]</w:t>
      </w:r>
    </w:p>
    <w:p w14:paraId="68C414AC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name = "magicsquare-1004"</w:t>
      </w:r>
    </w:p>
    <w:p w14:paraId="4559E79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version = "0.1.0"</w:t>
      </w:r>
    </w:p>
    <w:p w14:paraId="25179023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14014C3C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tool.pytest.ini_options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]</w:t>
      </w:r>
    </w:p>
    <w:p w14:paraId="10D6522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pythonpath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[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".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"]</w:t>
      </w:r>
    </w:p>
    <w:p w14:paraId="091A1FB3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testpaths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= ["tests"]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22F73DD5" w14:textId="77777777" w:rsidTr="003620A6">
        <w:tc>
          <w:tcPr>
            <w:tcW w:w="9026" w:type="dxa"/>
            <w:tcBorders>
              <w:top w:val="single" w:sz="2" w:space="0" w:color="FBEAE0"/>
              <w:left w:val="single" w:sz="28" w:space="0" w:color="C0622E"/>
              <w:bottom w:val="single" w:sz="2" w:space="0" w:color="FBEAE0"/>
              <w:right w:val="single" w:sz="2" w:space="0" w:color="FBEAE0"/>
            </w:tcBorders>
            <w:shd w:val="clear" w:color="auto" w:fill="FBEAE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A3EC9BA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C0622E"/>
                <w:sz w:val="22"/>
                <w:szCs w:val="22"/>
              </w:rPr>
              <w:t>⚠ 빠지기 쉬운 부분</w:t>
            </w:r>
          </w:p>
          <w:p w14:paraId="65CDCB25" w14:textId="77777777" w:rsidR="001410BB" w:rsidRDefault="001410BB" w:rsidP="003620A6">
            <w:pPr>
              <w:spacing w:line="276" w:lineRule="auto"/>
            </w:pPr>
            <w:proofErr w:type="spellStart"/>
            <w:r>
              <w:rPr>
                <w:color w:val="262626"/>
              </w:rPr>
              <w:t>pythonpath</w:t>
            </w:r>
            <w:proofErr w:type="spellEnd"/>
            <w:r>
              <w:rPr>
                <w:color w:val="262626"/>
              </w:rPr>
              <w:t xml:space="preserve"> = [</w:t>
            </w:r>
            <w:proofErr w:type="gramStart"/>
            <w:r>
              <w:rPr>
                <w:color w:val="262626"/>
              </w:rPr>
              <w:t>"."</w:t>
            </w:r>
            <w:proofErr w:type="gramEnd"/>
            <w:r>
              <w:rPr>
                <w:color w:val="262626"/>
              </w:rPr>
              <w:t xml:space="preserve">] 가 있어야 from </w:t>
            </w:r>
            <w:proofErr w:type="spellStart"/>
            <w:proofErr w:type="gramStart"/>
            <w:r>
              <w:rPr>
                <w:color w:val="262626"/>
              </w:rPr>
              <w:t>src.validate</w:t>
            </w:r>
            <w:proofErr w:type="gramEnd"/>
            <w:r>
              <w:rPr>
                <w:color w:val="262626"/>
              </w:rPr>
              <w:t>_lines</w:t>
            </w:r>
            <w:proofErr w:type="spellEnd"/>
            <w:r>
              <w:rPr>
                <w:color w:val="262626"/>
              </w:rPr>
              <w:t xml:space="preserve"> import ... 가 동작합니다.</w:t>
            </w:r>
          </w:p>
        </w:tc>
      </w:tr>
      <w:tr w:rsidR="001410BB" w14:paraId="45580627" w14:textId="77777777" w:rsidTr="003620A6">
        <w:tc>
          <w:tcPr>
            <w:tcW w:w="9026" w:type="dxa"/>
            <w:tcBorders>
              <w:top w:val="single" w:sz="2" w:space="0" w:color="E8F4EA"/>
              <w:left w:val="single" w:sz="28" w:space="0" w:color="2E8B57"/>
              <w:bottom w:val="single" w:sz="2" w:space="0" w:color="E8F4EA"/>
              <w:right w:val="single" w:sz="2" w:space="0" w:color="E8F4EA"/>
            </w:tcBorders>
            <w:shd w:val="clear" w:color="auto" w:fill="E8F4E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020BE3BB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8B57"/>
                <w:sz w:val="22"/>
                <w:szCs w:val="22"/>
              </w:rPr>
              <w:t>✓ 체크포인트</w:t>
            </w:r>
          </w:p>
          <w:p w14:paraId="1D2C3E20" w14:textId="77777777" w:rsidR="001410BB" w:rsidRDefault="001410BB" w:rsidP="003620A6">
            <w:pPr>
              <w:spacing w:line="276" w:lineRule="auto"/>
            </w:pPr>
            <w:proofErr w:type="spellStart"/>
            <w:r>
              <w:rPr>
                <w:color w:val="262626"/>
              </w:rPr>
              <w:t>pytest</w:t>
            </w:r>
            <w:proofErr w:type="spellEnd"/>
            <w:r>
              <w:rPr>
                <w:color w:val="262626"/>
              </w:rPr>
              <w:t xml:space="preserve"> -q 실행 시 테스트가 0개여도 에러 없이 끝나면 골격 OK.</w:t>
            </w:r>
          </w:p>
        </w:tc>
      </w:tr>
    </w:tbl>
    <w:p w14:paraId="5CF0DD4F" w14:textId="77777777" w:rsidR="001410BB" w:rsidRDefault="001410BB" w:rsidP="001410BB">
      <w:r>
        <w:br w:type="page"/>
      </w:r>
    </w:p>
    <w:p w14:paraId="1F67030E" w14:textId="28AFF31F" w:rsidR="001410BB" w:rsidRDefault="001410BB" w:rsidP="001410BB">
      <w:pPr>
        <w:pStyle w:val="2"/>
      </w:pPr>
      <w:bookmarkStart w:id="43" w:name="_Toc231631588"/>
      <w:r>
        <w:lastRenderedPageBreak/>
        <w:t>Step 2</w:t>
      </w:r>
      <w:r>
        <w:rPr>
          <w:rFonts w:hint="eastAsia"/>
        </w:rPr>
        <w:t xml:space="preserve">-2-2 </w:t>
      </w:r>
      <w:r>
        <w:t xml:space="preserve">· </w:t>
      </w:r>
      <w:proofErr w:type="gramStart"/>
      <w:r>
        <w:t>Rule  (</w:t>
      </w:r>
      <w:proofErr w:type="gramEnd"/>
      <w:r>
        <w:t>.</w:t>
      </w:r>
      <w:proofErr w:type="spellStart"/>
      <w:r>
        <w:t>cursorrules</w:t>
      </w:r>
      <w:proofErr w:type="spellEnd"/>
      <w:proofErr w:type="gramStart"/>
      <w:r>
        <w:t>)  —</w:t>
      </w:r>
      <w:proofErr w:type="gramEnd"/>
      <w:r>
        <w:t xml:space="preserve">  Agent </w:t>
      </w:r>
      <w:proofErr w:type="gramStart"/>
      <w:r>
        <w:t>모드  ✅</w:t>
      </w:r>
      <w:proofErr w:type="gramEnd"/>
      <w:r>
        <w:t xml:space="preserve"> 생성됨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2DBDB50C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DED0461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목표</w:t>
            </w:r>
          </w:p>
          <w:p w14:paraId="18CDE458" w14:textId="77777777" w:rsidR="001410BB" w:rsidRDefault="001410BB" w:rsidP="003620A6">
            <w:pPr>
              <w:spacing w:line="276" w:lineRule="auto"/>
            </w:pPr>
            <w:r>
              <w:rPr>
                <w:color w:val="262626"/>
              </w:rPr>
              <w:t>매 대화·작업에 자동 주입되는 프로젝트 ‘헌법’을 만든다. 도메인·계약·TDD 규칙을 한 파일에 모은다.</w:t>
            </w:r>
          </w:p>
        </w:tc>
      </w:tr>
    </w:tbl>
    <w:p w14:paraId="61D76639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생성 프롬프트 (Agent)</w:t>
      </w:r>
    </w:p>
    <w:p w14:paraId="1F7982E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루트에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cursorrules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초안을 만들어줘. 40~60줄. 다른 파일은 만들지 마.</w:t>
      </w:r>
    </w:p>
    <w:p w14:paraId="139EDA5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도메인: 4×4, 빈칸 0, 1~16, 마법상수 34, 10선(R1~R4·C1~C4·D1·D2)</w:t>
      </w:r>
    </w:p>
    <w:p w14:paraId="502B04F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API: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(grid) -&gt; {status: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pass|fail|incomplete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:[...]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}</w:t>
      </w:r>
    </w:p>
    <w:p w14:paraId="1D6A248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TDD: RED→GREEN→REFACTOR, assert 완화·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skip·xfail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금지, RED은 tests/만 수정</w:t>
      </w:r>
    </w:p>
    <w:p w14:paraId="0C088D7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AI: 한국어, TDD 시 첫 줄 Phase 선언, git commit은 사용자 요청 시만</w:t>
      </w:r>
    </w:p>
    <w:p w14:paraId="5E7E19C9" w14:textId="77777777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4AC2E616" w14:textId="34366AE8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1410BB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26B01495" wp14:editId="2C93F5DB">
            <wp:extent cx="6121400" cy="1564640"/>
            <wp:effectExtent l="0" t="0" r="0" b="0"/>
            <wp:docPr id="1993630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EB6D" w14:textId="77777777" w:rsidR="001410BB" w:rsidRDefault="001410BB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3F26CA38" w14:textId="3201AF90" w:rsidR="001410BB" w:rsidRDefault="001410BB" w:rsidP="001410BB">
      <w:pPr>
        <w:spacing w:before="60" w:after="60"/>
      </w:pPr>
      <w:proofErr w:type="gramStart"/>
      <w:r>
        <w:rPr>
          <w:b/>
          <w:bCs/>
          <w:color w:val="1F4E79"/>
          <w:sz w:val="22"/>
          <w:szCs w:val="22"/>
        </w:rPr>
        <w:t>생성된 .</w:t>
      </w:r>
      <w:proofErr w:type="spellStart"/>
      <w:r>
        <w:rPr>
          <w:b/>
          <w:bCs/>
          <w:color w:val="1F4E79"/>
          <w:sz w:val="22"/>
          <w:szCs w:val="22"/>
        </w:rPr>
        <w:t>cursorrules</w:t>
      </w:r>
      <w:proofErr w:type="spellEnd"/>
      <w:proofErr w:type="gramEnd"/>
      <w:r>
        <w:rPr>
          <w:b/>
          <w:bCs/>
          <w:color w:val="1F4E79"/>
          <w:sz w:val="22"/>
          <w:szCs w:val="22"/>
        </w:rPr>
        <w:t xml:space="preserve"> (실물)</w:t>
      </w:r>
    </w:p>
    <w:p w14:paraId="4E28999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#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cursorrules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— MagicSquare_1004 (세션 3)</w:t>
      </w:r>
    </w:p>
    <w:p w14:paraId="0699082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37D99E6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도메인</w:t>
      </w:r>
    </w:p>
    <w:p w14:paraId="329E82AD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- 4×4 격자. 빈칸=0, 채운 칸=1~16.</w:t>
      </w:r>
    </w:p>
    <w:p w14:paraId="0607F59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마법상수 MAGIC_CONSTANT = 34.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리터럴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34 산재 금지, 한 곳에서만 정의(SSOT).</w:t>
      </w:r>
    </w:p>
    <w:p w14:paraId="7A65C4B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검증 대상 10선: 행 R1~R4, 열 C1~C4, 대각 D1(주 ↘), D2(반 ↙).</w:t>
      </w:r>
    </w:p>
    <w:p w14:paraId="2D39CF3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1DD0611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API 계약</w:t>
      </w:r>
    </w:p>
    <w:p w14:paraId="5E2A0BA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진입점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(grid) -&gt;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dict</w:t>
      </w:r>
      <w:proofErr w:type="spellEnd"/>
    </w:p>
    <w:p w14:paraId="0E0D93A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입력: grid = 4×4 list[list[int]], 값 0~16.</w:t>
      </w:r>
    </w:p>
    <w:p w14:paraId="39E752C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출력: {"status": 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pass"|"fail"|"incomplete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": [str, ...]}</w:t>
      </w:r>
    </w:p>
    <w:p w14:paraId="7A5F6A9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빈칸(0) 하나라도 있으면 status="incomplete",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=[].</w:t>
      </w:r>
    </w:p>
    <w:p w14:paraId="39891BF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- 16칸 완성 + 10선 모두 34 → "pass",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=[].</w:t>
      </w:r>
    </w:p>
    <w:p w14:paraId="5C01B46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- 16칸 완성인데 34 아닌 줄 있으면 "fail", 해당 줄 ID를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에.</w:t>
      </w:r>
    </w:p>
    <w:p w14:paraId="4872DB0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줄 ID: R1~R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4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C1~C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4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1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D2.</w:t>
      </w:r>
    </w:p>
    <w:p w14:paraId="7949DFA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22150AE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TDD</w:t>
      </w:r>
    </w:p>
    <w:p w14:paraId="1C4F99C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순서: RED → GREEN → REFACTOR. 건너뛰기 금지.</w:t>
      </w:r>
    </w:p>
    <w:p w14:paraId="34CB560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RED은 반드시 FAIL을 먼저 확인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미구현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상태가 정상).</w:t>
      </w:r>
    </w:p>
    <w:p w14:paraId="77B082F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assert 완화 ·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pytest.skip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·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xfail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금지. 통과시키려 기준을 낮추지 않는다.</w:t>
      </w:r>
    </w:p>
    <w:p w14:paraId="499C321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RED 단계는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tests/ 만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수정,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 수정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금지.</w:t>
      </w:r>
    </w:p>
    <w:p w14:paraId="083979D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GREEN 단계는 테스트를 통과시키는 최소 구현만.</w:t>
      </w:r>
    </w:p>
    <w:p w14:paraId="2003E16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 </w:t>
      </w:r>
    </w:p>
    <w:p w14:paraId="4FEB246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파일 위치</w:t>
      </w:r>
    </w:p>
    <w:p w14:paraId="0ADF6FA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구현: src/validate_lines.py</w:t>
      </w:r>
    </w:p>
    <w:p w14:paraId="38CB78B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테스트: tests/test_validate_lines.py</w:t>
      </w:r>
    </w:p>
    <w:p w14:paraId="70E3DC6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규칙(SSOT):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루트 .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cursorrules</w:t>
      </w:r>
      <w:proofErr w:type="spellEnd"/>
      <w:proofErr w:type="gramEnd"/>
    </w:p>
    <w:p w14:paraId="708B2AE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Command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: .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cursor/commands/*.md</w:t>
      </w:r>
    </w:p>
    <w:p w14:paraId="25FA489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0DBEE2B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AI 행동</w:t>
      </w:r>
    </w:p>
    <w:p w14:paraId="6F0CE3A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모든 응답은 한국어.</w:t>
      </w:r>
    </w:p>
    <w:p w14:paraId="5C86F8C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TDD 작업 시 응답 첫 줄에 Phase 선언 (예: "Phase: red").</w:t>
      </w:r>
    </w:p>
    <w:p w14:paraId="4101D1A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git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commit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push 는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사용자가 명시적으로 요청할 때만.</w:t>
      </w:r>
    </w:p>
    <w:p w14:paraId="7DD5408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"리뷰만" 요청에는 파일을 수정하지 않는다 (Ask 모드 존중).</w:t>
      </w:r>
    </w:p>
    <w:p w14:paraId="79191F6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없는 경로/파일을 추측으로 만들지 않는다.</w:t>
      </w:r>
    </w:p>
    <w:p w14:paraId="53D5D030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보완 (Ask · 수정 없음)</w:t>
      </w:r>
    </w:p>
    <w:p w14:paraId="4CA0965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@.cursorrules</w:t>
      </w:r>
      <w:proofErr w:type="gramEnd"/>
    </w:p>
    <w:p w14:paraId="47B40D0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빠진 규칙을 표로만 알려줘. 파일 수정 금지.</w:t>
      </w:r>
    </w:p>
    <w:p w14:paraId="2810BD04" w14:textId="252FFA20" w:rsidR="001410BB" w:rsidRP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  <w:rPr>
          <w:rFonts w:ascii="Consolas" w:eastAsiaTheme="minorEastAsia" w:hAnsi="Consolas" w:cs="Consolas"/>
          <w:color w:val="1A1A1A"/>
          <w:sz w:val="17"/>
          <w:szCs w:val="17"/>
        </w:rPr>
      </w:pPr>
      <w:r>
        <w:rPr>
          <w:rFonts w:ascii="Consolas" w:eastAsia="Consolas" w:hAnsi="Consolas" w:cs="Consolas"/>
          <w:color w:val="1A1A1A"/>
          <w:sz w:val="17"/>
          <w:szCs w:val="17"/>
        </w:rPr>
        <w:t>체크: 10선 정의, 마법상수 34 SSOT, incomplete 처리, RED 금지사항.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26F899E9" w14:textId="77777777" w:rsidTr="003620A6">
        <w:tc>
          <w:tcPr>
            <w:tcW w:w="9026" w:type="dxa"/>
            <w:tcBorders>
              <w:top w:val="single" w:sz="2" w:space="0" w:color="E8F4EA"/>
              <w:left w:val="single" w:sz="28" w:space="0" w:color="2E8B57"/>
              <w:bottom w:val="single" w:sz="2" w:space="0" w:color="E8F4EA"/>
              <w:right w:val="single" w:sz="2" w:space="0" w:color="E8F4EA"/>
            </w:tcBorders>
            <w:shd w:val="clear" w:color="auto" w:fill="E8F4E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4780E9B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8B57"/>
                <w:sz w:val="22"/>
                <w:szCs w:val="22"/>
              </w:rPr>
              <w:t>✓ 체크포인트</w:t>
            </w:r>
          </w:p>
          <w:p w14:paraId="4CD51E4F" w14:textId="77777777" w:rsidR="001410BB" w:rsidRDefault="001410BB" w:rsidP="003620A6">
            <w:pPr>
              <w:spacing w:line="276" w:lineRule="auto"/>
            </w:pPr>
            <w:proofErr w:type="gramStart"/>
            <w:r>
              <w:rPr>
                <w:color w:val="262626"/>
              </w:rPr>
              <w:t>루트에 .</w:t>
            </w:r>
            <w:proofErr w:type="spellStart"/>
            <w:r>
              <w:rPr>
                <w:color w:val="262626"/>
              </w:rPr>
              <w:t>cursorrules</w:t>
            </w:r>
            <w:proofErr w:type="spellEnd"/>
            <w:proofErr w:type="gramEnd"/>
            <w:r>
              <w:rPr>
                <w:color w:val="262626"/>
              </w:rPr>
              <w:t xml:space="preserve"> 파일이 존재하고 10선·34·status 3종이 모두 적혀 있으면 통과.</w:t>
            </w:r>
          </w:p>
        </w:tc>
      </w:tr>
    </w:tbl>
    <w:p w14:paraId="25B09C69" w14:textId="40E7FD20" w:rsidR="00843CF7" w:rsidRDefault="001410BB" w:rsidP="001410BB">
      <w:r>
        <w:br w:type="page"/>
      </w:r>
    </w:p>
    <w:p w14:paraId="7CD62856" w14:textId="77777777" w:rsidR="00843CF7" w:rsidRDefault="00843CF7" w:rsidP="001410BB"/>
    <w:p w14:paraId="77D46952" w14:textId="1FAD1FA9" w:rsidR="00843CF7" w:rsidRDefault="00843CF7" w:rsidP="001410BB">
      <w:r w:rsidRPr="00843CF7">
        <w:rPr>
          <w:noProof/>
        </w:rPr>
        <w:drawing>
          <wp:inline distT="0" distB="0" distL="0" distR="0" wp14:anchorId="4FA45928" wp14:editId="3BFB1630">
            <wp:extent cx="5562600" cy="2672818"/>
            <wp:effectExtent l="0" t="0" r="0" b="0"/>
            <wp:docPr id="1448319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98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6914" cy="26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72AC" w14:textId="77777777" w:rsidR="00843CF7" w:rsidRDefault="00843CF7" w:rsidP="001410BB"/>
    <w:p w14:paraId="71FAD23C" w14:textId="4836DBCB" w:rsidR="00843CF7" w:rsidRDefault="00843CF7" w:rsidP="001410BB">
      <w:r w:rsidRPr="00843CF7">
        <w:rPr>
          <w:noProof/>
        </w:rPr>
        <w:drawing>
          <wp:inline distT="0" distB="0" distL="0" distR="0" wp14:anchorId="7B9AE60A" wp14:editId="7DDD5D88">
            <wp:extent cx="6121400" cy="2083435"/>
            <wp:effectExtent l="0" t="0" r="0" b="0"/>
            <wp:docPr id="1630014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4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43AA" w14:textId="77777777" w:rsidR="00843CF7" w:rsidRDefault="00843CF7" w:rsidP="001410BB"/>
    <w:p w14:paraId="51425ACE" w14:textId="77777777" w:rsidR="00843CF7" w:rsidRDefault="00843CF7" w:rsidP="001410BB"/>
    <w:p w14:paraId="65AFAE5B" w14:textId="26D333E5" w:rsidR="00843CF7" w:rsidRDefault="00843CF7" w:rsidP="001410BB">
      <w:r w:rsidRPr="00843CF7">
        <w:t xml:space="preserve">원하면 그 3~5줄만 </w:t>
      </w:r>
      <w:proofErr w:type="gramStart"/>
      <w:r w:rsidRPr="00843CF7">
        <w:t>골라서 .</w:t>
      </w:r>
      <w:proofErr w:type="spellStart"/>
      <w:r w:rsidRPr="00843CF7">
        <w:t>cursorrules</w:t>
      </w:r>
      <w:proofErr w:type="spellEnd"/>
      <w:proofErr w:type="gramEnd"/>
      <w:r w:rsidRPr="00843CF7">
        <w:t>에 반영</w:t>
      </w:r>
    </w:p>
    <w:p w14:paraId="7268FB0B" w14:textId="77777777" w:rsidR="00843CF7" w:rsidRDefault="00843CF7" w:rsidP="001410BB"/>
    <w:p w14:paraId="5B7D3E4E" w14:textId="5F44F403" w:rsidR="001410BB" w:rsidRDefault="009915FE" w:rsidP="001410BB">
      <w:pPr>
        <w:pStyle w:val="2"/>
      </w:pPr>
      <w:bookmarkStart w:id="44" w:name="_Toc231631589"/>
      <w:r>
        <w:t>Step 2</w:t>
      </w:r>
      <w:r>
        <w:rPr>
          <w:rFonts w:hint="eastAsia"/>
        </w:rPr>
        <w:t xml:space="preserve">-2-3 </w:t>
      </w:r>
      <w:r>
        <w:t xml:space="preserve">· </w:t>
      </w:r>
      <w:proofErr w:type="gramStart"/>
      <w:r w:rsidR="001410BB">
        <w:t>Command  (</w:t>
      </w:r>
      <w:proofErr w:type="gramEnd"/>
      <w:r w:rsidR="001410BB">
        <w:t>/</w:t>
      </w:r>
      <w:proofErr w:type="spellStart"/>
      <w:r w:rsidR="001410BB">
        <w:t>tdd</w:t>
      </w:r>
      <w:proofErr w:type="spellEnd"/>
      <w:r w:rsidR="001410BB">
        <w:t>-red</w:t>
      </w:r>
      <w:proofErr w:type="gramStart"/>
      <w:r w:rsidR="001410BB">
        <w:t>)  —</w:t>
      </w:r>
      <w:proofErr w:type="gramEnd"/>
      <w:r w:rsidR="001410BB">
        <w:t xml:space="preserve">  Agent </w:t>
      </w:r>
      <w:proofErr w:type="gramStart"/>
      <w:r w:rsidR="001410BB">
        <w:t>모드  ✅</w:t>
      </w:r>
      <w:proofErr w:type="gramEnd"/>
      <w:r w:rsidR="001410BB">
        <w:t xml:space="preserve"> 생성됨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15D26D8E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ECC156B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목표</w:t>
            </w:r>
          </w:p>
          <w:p w14:paraId="265E96F8" w14:textId="77777777" w:rsidR="001410BB" w:rsidRDefault="001410BB" w:rsidP="003620A6">
            <w:pPr>
              <w:spacing w:line="276" w:lineRule="auto"/>
            </w:pPr>
            <w:r>
              <w:rPr>
                <w:color w:val="262626"/>
              </w:rPr>
              <w:t>RED 단계 절차를 슬래시 한 번(/</w:t>
            </w:r>
            <w:proofErr w:type="spellStart"/>
            <w:r>
              <w:rPr>
                <w:color w:val="262626"/>
              </w:rPr>
              <w:t>tdd</w:t>
            </w:r>
            <w:proofErr w:type="spellEnd"/>
            <w:r>
              <w:rPr>
                <w:color w:val="262626"/>
              </w:rPr>
              <w:t>-red)</w:t>
            </w:r>
            <w:proofErr w:type="spellStart"/>
            <w:r>
              <w:rPr>
                <w:color w:val="262626"/>
              </w:rPr>
              <w:t>으로</w:t>
            </w:r>
            <w:proofErr w:type="spellEnd"/>
            <w:r>
              <w:rPr>
                <w:color w:val="262626"/>
              </w:rPr>
              <w:t xml:space="preserve"> 부를 수 있는 버튼을 만든다.</w:t>
            </w:r>
          </w:p>
        </w:tc>
      </w:tr>
    </w:tbl>
    <w:p w14:paraId="44C1A2AC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생성 프롬프트 (Agent)</w:t>
      </w:r>
    </w:p>
    <w:p w14:paraId="538A824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.cursor/commands/tdd-red.md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를 만들어줘.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RED 단계 전용.</w:t>
      </w:r>
    </w:p>
    <w:p w14:paraId="03B4461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포함: Phase 선언, AAA 절차,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예시, 보고 형식,</w:t>
      </w:r>
    </w:p>
    <w:p w14:paraId="35F2B77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금지(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 수정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·assert 완화). 다른 파일은 만들지 마.</w:t>
      </w:r>
    </w:p>
    <w:p w14:paraId="3B74ACB7" w14:textId="77777777" w:rsidR="001410BB" w:rsidRDefault="001410BB" w:rsidP="001410BB">
      <w:pPr>
        <w:spacing w:before="60" w:after="60"/>
      </w:pPr>
      <w:proofErr w:type="gramStart"/>
      <w:r>
        <w:rPr>
          <w:b/>
          <w:bCs/>
          <w:color w:val="1F4E79"/>
          <w:sz w:val="22"/>
          <w:szCs w:val="22"/>
        </w:rPr>
        <w:lastRenderedPageBreak/>
        <w:t>생성된 .</w:t>
      </w:r>
      <w:proofErr w:type="gramEnd"/>
      <w:r>
        <w:rPr>
          <w:b/>
          <w:bCs/>
          <w:color w:val="1F4E79"/>
          <w:sz w:val="22"/>
          <w:szCs w:val="22"/>
        </w:rPr>
        <w:t>cursor/commands/tdd-red.md (실물)</w:t>
      </w:r>
    </w:p>
    <w:p w14:paraId="0612BE9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 TDD RED — 실패 테스트 먼저</w:t>
      </w:r>
    </w:p>
    <w:p w14:paraId="1825DBE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7F72FAB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의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새 동작을 검증하는 실패 테스트를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tests/ 에만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작성한다.</w:t>
      </w:r>
    </w:p>
    <w:p w14:paraId="79096D0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79A9E15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필수 선언 (응답 첫 줄)</w:t>
      </w:r>
    </w:p>
    <w:p w14:paraId="0536C16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Phase: red | Target: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| Track: logic</w:t>
      </w:r>
    </w:p>
    <w:p w14:paraId="20A6CE4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3A43902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절차</w:t>
      </w:r>
    </w:p>
    <w:p w14:paraId="4CFDB0E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1. 케이스의 입력 grid 와 기대 출력(status,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)을 확정한다.</w:t>
      </w:r>
    </w:p>
    <w:p w14:paraId="3B79A45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2. tests/test_validate_lines.py 에 AAA 구조 테스트 1개를 추가한다.</w:t>
      </w:r>
    </w:p>
    <w:p w14:paraId="44A20CB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3.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로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FAIL 을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확인한다 (구현이 없으므로 실패가 정상).</w:t>
      </w:r>
    </w:p>
    <w:p w14:paraId="17CFDA4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4. 통과시키려 하지 않는다. RED 은 실패가 목표다.</w:t>
      </w:r>
    </w:p>
    <w:p w14:paraId="1BF47B1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0D22801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##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</w:p>
    <w:p w14:paraId="7F98B35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tests/test_validate_lines.py -v</w:t>
      </w:r>
    </w:p>
    <w:p w14:paraId="202416C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238A769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보고 형식</w:t>
      </w:r>
    </w:p>
    <w:p w14:paraId="11F40501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추가한 테스트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함수명</w:t>
      </w:r>
      <w:proofErr w:type="spellEnd"/>
    </w:p>
    <w:p w14:paraId="5970A6CB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입력 grid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요약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기대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status·failed_lines</w:t>
      </w:r>
      <w:proofErr w:type="spellEnd"/>
    </w:p>
    <w:p w14:paraId="51BB92C3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결과: FAIL (이유 한 줄)</w:t>
      </w:r>
    </w:p>
    <w:p w14:paraId="23FA149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변경 파일: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tests/ 만</w:t>
      </w:r>
      <w:proofErr w:type="gramEnd"/>
    </w:p>
    <w:p w14:paraId="4BF49ED9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027EDB4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## 금지</w:t>
      </w:r>
    </w:p>
    <w:p w14:paraId="57AFE519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 수정</w:t>
      </w:r>
      <w:proofErr w:type="gramEnd"/>
    </w:p>
    <w:p w14:paraId="11F4DEE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- assert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완화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skip /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xfail</w:t>
      </w:r>
      <w:proofErr w:type="spellEnd"/>
    </w:p>
    <w:p w14:paraId="7A18273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- 한 번에 여러 케이스 (RED 은 한 번에 1개)</w:t>
      </w:r>
    </w:p>
    <w:p w14:paraId="6DFC4081" w14:textId="77777777" w:rsidR="00843CF7" w:rsidRDefault="00843CF7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15B261D8" w14:textId="772BCE8D" w:rsidR="00843CF7" w:rsidRDefault="00843CF7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843CF7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669FF480" wp14:editId="2AACBF70">
            <wp:extent cx="6121400" cy="3831590"/>
            <wp:effectExtent l="0" t="0" r="0" b="0"/>
            <wp:docPr id="150546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4B94" w14:textId="77777777" w:rsidR="00843CF7" w:rsidRDefault="00843CF7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0BA49CDB" w14:textId="7760559C" w:rsidR="001410BB" w:rsidRDefault="001410BB" w:rsidP="001410BB">
      <w:pPr>
        <w:spacing w:before="60" w:after="60"/>
      </w:pPr>
      <w:proofErr w:type="spellStart"/>
      <w:r>
        <w:rPr>
          <w:b/>
          <w:bCs/>
          <w:color w:val="1F4E79"/>
          <w:sz w:val="22"/>
          <w:szCs w:val="22"/>
        </w:rPr>
        <w:t>호출법</w:t>
      </w:r>
      <w:proofErr w:type="spellEnd"/>
    </w:p>
    <w:p w14:paraId="4522426B" w14:textId="77777777" w:rsidR="001410BB" w:rsidRDefault="001410BB" w:rsidP="001410BB">
      <w:pPr>
        <w:spacing w:after="120" w:line="288" w:lineRule="auto"/>
      </w:pPr>
      <w:r>
        <w:rPr>
          <w:color w:val="262626"/>
        </w:rPr>
        <w:t xml:space="preserve">채팅 </w:t>
      </w:r>
      <w:proofErr w:type="gramStart"/>
      <w:r>
        <w:rPr>
          <w:color w:val="262626"/>
        </w:rPr>
        <w:t xml:space="preserve">입력창에 </w:t>
      </w:r>
      <w:r>
        <w:rPr>
          <w:b/>
          <w:bCs/>
          <w:color w:val="262626"/>
        </w:rPr>
        <w:t>/</w:t>
      </w:r>
      <w:proofErr w:type="gramEnd"/>
      <w:r>
        <w:rPr>
          <w:color w:val="262626"/>
        </w:rPr>
        <w:t xml:space="preserve"> 입력 → 목록에서 </w:t>
      </w:r>
      <w:proofErr w:type="spellStart"/>
      <w:r>
        <w:rPr>
          <w:b/>
          <w:bCs/>
          <w:color w:val="262626"/>
        </w:rPr>
        <w:t>tdd</w:t>
      </w:r>
      <w:proofErr w:type="spellEnd"/>
      <w:r>
        <w:rPr>
          <w:b/>
          <w:bCs/>
          <w:color w:val="262626"/>
        </w:rPr>
        <w:t>-red</w:t>
      </w:r>
      <w:r>
        <w:rPr>
          <w:color w:val="262626"/>
        </w:rPr>
        <w:t xml:space="preserve"> 선택 → 뒤에 작업 내용을 덧붙입니다.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39BAE7D2" w14:textId="77777777" w:rsidTr="003620A6">
        <w:tc>
          <w:tcPr>
            <w:tcW w:w="9026" w:type="dxa"/>
            <w:tcBorders>
              <w:top w:val="single" w:sz="2" w:space="0" w:color="E8F4EA"/>
              <w:left w:val="single" w:sz="28" w:space="0" w:color="2E8B57"/>
              <w:bottom w:val="single" w:sz="2" w:space="0" w:color="E8F4EA"/>
              <w:right w:val="single" w:sz="2" w:space="0" w:color="E8F4EA"/>
            </w:tcBorders>
            <w:shd w:val="clear" w:color="auto" w:fill="E8F4E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E5AD9F0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8B57"/>
                <w:sz w:val="22"/>
                <w:szCs w:val="22"/>
              </w:rPr>
              <w:t>✓ 체크포인트</w:t>
            </w:r>
          </w:p>
          <w:p w14:paraId="0E67A894" w14:textId="77777777" w:rsidR="001410BB" w:rsidRDefault="001410BB" w:rsidP="003620A6">
            <w:pPr>
              <w:spacing w:line="276" w:lineRule="auto"/>
            </w:pPr>
            <w:proofErr w:type="gramStart"/>
            <w:r>
              <w:rPr>
                <w:color w:val="262626"/>
              </w:rPr>
              <w:t>채팅에서 /</w:t>
            </w:r>
            <w:proofErr w:type="gramEnd"/>
            <w:r>
              <w:rPr>
                <w:color w:val="262626"/>
              </w:rPr>
              <w:t xml:space="preserve"> 를 눌렀을 때 </w:t>
            </w:r>
            <w:proofErr w:type="spellStart"/>
            <w:r>
              <w:rPr>
                <w:color w:val="262626"/>
              </w:rPr>
              <w:t>tdd</w:t>
            </w:r>
            <w:proofErr w:type="spellEnd"/>
            <w:r>
              <w:rPr>
                <w:color w:val="262626"/>
              </w:rPr>
              <w:t>-red 가 목록에 보이면 통과.</w:t>
            </w:r>
          </w:p>
        </w:tc>
      </w:tr>
    </w:tbl>
    <w:p w14:paraId="5EA700F0" w14:textId="77777777" w:rsidR="00843CF7" w:rsidRDefault="00843CF7" w:rsidP="001410BB"/>
    <w:p w14:paraId="59A38C0C" w14:textId="77777777" w:rsidR="00843CF7" w:rsidRDefault="00843CF7" w:rsidP="001410B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43CF7" w14:paraId="45AE866A" w14:textId="77777777" w:rsidTr="003620A6">
        <w:tc>
          <w:tcPr>
            <w:tcW w:w="9026" w:type="dxa"/>
            <w:tcBorders>
              <w:top w:val="single" w:sz="2" w:space="0" w:color="E8F4EA"/>
              <w:left w:val="single" w:sz="28" w:space="0" w:color="2E8B57"/>
              <w:bottom w:val="single" w:sz="2" w:space="0" w:color="E8F4EA"/>
              <w:right w:val="single" w:sz="2" w:space="0" w:color="E8F4EA"/>
            </w:tcBorders>
            <w:shd w:val="clear" w:color="auto" w:fill="E8F4EA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72408604" w14:textId="227B8B7D" w:rsidR="00843CF7" w:rsidRDefault="00843CF7" w:rsidP="003620A6">
            <w:pPr>
              <w:spacing w:after="60"/>
            </w:pPr>
            <w:r>
              <w:rPr>
                <w:b/>
                <w:bCs/>
                <w:color w:val="2E8B57"/>
                <w:sz w:val="22"/>
                <w:szCs w:val="22"/>
              </w:rPr>
              <w:t xml:space="preserve">✓ </w:t>
            </w:r>
            <w:r>
              <w:rPr>
                <w:rFonts w:hint="eastAsia"/>
                <w:b/>
                <w:bCs/>
                <w:color w:val="2E8B57"/>
                <w:sz w:val="22"/>
                <w:szCs w:val="22"/>
              </w:rPr>
              <w:t>실습 제안</w:t>
            </w:r>
          </w:p>
          <w:p w14:paraId="04490FBB" w14:textId="312BC16E" w:rsidR="00843CF7" w:rsidRDefault="009915FE" w:rsidP="003620A6">
            <w:pPr>
              <w:spacing w:line="276" w:lineRule="auto"/>
              <w:rPr>
                <w:sz w:val="20"/>
                <w:szCs w:val="20"/>
              </w:rPr>
            </w:pPr>
            <w:r w:rsidRPr="00EF2295">
              <w:rPr>
                <w:sz w:val="20"/>
                <w:szCs w:val="20"/>
              </w:rPr>
              <w:t>Report 폴더에 보고서 생성하고, Prompting 폴더에 Transcript도 Export 해줘</w:t>
            </w:r>
            <w:r>
              <w:rPr>
                <w:rFonts w:hint="eastAsia"/>
                <w:sz w:val="20"/>
                <w:szCs w:val="20"/>
              </w:rPr>
              <w:t>.</w:t>
            </w:r>
            <w:r w:rsidR="00002CB0">
              <w:rPr>
                <w:rFonts w:hint="eastAsia"/>
                <w:sz w:val="20"/>
                <w:szCs w:val="20"/>
              </w:rPr>
              <w:t xml:space="preserve"> 01.XXX 형식으로 저장해야 해.</w:t>
            </w:r>
          </w:p>
          <w:p w14:paraId="047416CF" w14:textId="77777777" w:rsidR="009915FE" w:rsidRDefault="009915FE" w:rsidP="003620A6">
            <w:pPr>
              <w:spacing w:line="276" w:lineRule="auto"/>
              <w:rPr>
                <w:sz w:val="20"/>
                <w:szCs w:val="20"/>
              </w:rPr>
            </w:pPr>
          </w:p>
          <w:p w14:paraId="3062499B" w14:textId="4AAC71AB" w:rsidR="009915FE" w:rsidRDefault="009915FE" w:rsidP="003620A6">
            <w:pPr>
              <w:spacing w:line="276" w:lineRule="auto"/>
            </w:pPr>
            <w:r>
              <w:rPr>
                <w:rFonts w:hint="eastAsia"/>
                <w:sz w:val="20"/>
                <w:szCs w:val="20"/>
              </w:rPr>
              <w:t xml:space="preserve">라는 프롬프트를 </w:t>
            </w:r>
            <w:r>
              <w:t>Command</w:t>
            </w:r>
            <w:r>
              <w:rPr>
                <w:rFonts w:hint="eastAsia"/>
              </w:rPr>
              <w:t>로 만들어 부세요.</w:t>
            </w:r>
          </w:p>
        </w:tc>
      </w:tr>
    </w:tbl>
    <w:p w14:paraId="525C23A7" w14:textId="6C63CF03" w:rsidR="001410BB" w:rsidRDefault="00843CF7" w:rsidP="001410BB">
      <w:r>
        <w:br w:type="page"/>
      </w:r>
    </w:p>
    <w:p w14:paraId="33D098A2" w14:textId="0C92FB46" w:rsidR="001410BB" w:rsidRDefault="009915FE" w:rsidP="001410BB">
      <w:pPr>
        <w:pStyle w:val="2"/>
      </w:pPr>
      <w:bookmarkStart w:id="45" w:name="_Toc231631590"/>
      <w:r>
        <w:lastRenderedPageBreak/>
        <w:t>Step 2</w:t>
      </w:r>
      <w:r>
        <w:rPr>
          <w:rFonts w:hint="eastAsia"/>
        </w:rPr>
        <w:t xml:space="preserve">-2-4 </w:t>
      </w:r>
      <w:r>
        <w:t xml:space="preserve">· </w:t>
      </w:r>
      <w:r w:rsidR="001410BB">
        <w:t xml:space="preserve">Test </w:t>
      </w:r>
      <w:proofErr w:type="gramStart"/>
      <w:r w:rsidR="001410BB">
        <w:t>Loop  —</w:t>
      </w:r>
      <w:proofErr w:type="gramEnd"/>
      <w:r w:rsidR="001410BB">
        <w:t xml:space="preserve">  RED </w:t>
      </w:r>
      <w:proofErr w:type="gramStart"/>
      <w:r w:rsidR="001410BB">
        <w:t>확인  —</w:t>
      </w:r>
      <w:proofErr w:type="gramEnd"/>
      <w:r w:rsidR="001410BB">
        <w:t xml:space="preserve">  Agent 모드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793C742D" w14:textId="77777777" w:rsidTr="003620A6">
        <w:tc>
          <w:tcPr>
            <w:tcW w:w="9026" w:type="dxa"/>
            <w:tcBorders>
              <w:top w:val="single" w:sz="2" w:space="0" w:color="EAF1F8"/>
              <w:left w:val="single" w:sz="28" w:space="0" w:color="2E75B6"/>
              <w:bottom w:val="single" w:sz="2" w:space="0" w:color="EAF1F8"/>
              <w:right w:val="single" w:sz="2" w:space="0" w:color="EAF1F8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47C45F5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목표</w:t>
            </w:r>
          </w:p>
          <w:p w14:paraId="0E94B04F" w14:textId="77777777" w:rsidR="001410BB" w:rsidRDefault="001410BB" w:rsidP="003620A6">
            <w:pPr>
              <w:spacing w:line="276" w:lineRule="auto"/>
            </w:pPr>
            <w:r>
              <w:rPr>
                <w:color w:val="262626"/>
              </w:rPr>
              <w:t xml:space="preserve">만든 Command로 실패 테스트를 작성하고, </w:t>
            </w:r>
            <w:proofErr w:type="spellStart"/>
            <w:r>
              <w:rPr>
                <w:color w:val="262626"/>
              </w:rPr>
              <w:t>pytest</w:t>
            </w:r>
            <w:proofErr w:type="spellEnd"/>
            <w:r>
              <w:rPr>
                <w:color w:val="262626"/>
              </w:rPr>
              <w:t>로 ‘FAIL(=RED)</w:t>
            </w:r>
            <w:proofErr w:type="gramStart"/>
            <w:r>
              <w:rPr>
                <w:color w:val="262626"/>
              </w:rPr>
              <w:t>’ 을</w:t>
            </w:r>
            <w:proofErr w:type="gramEnd"/>
            <w:r>
              <w:rPr>
                <w:color w:val="262626"/>
              </w:rPr>
              <w:t xml:space="preserve"> 눈으로 확인한다.</w:t>
            </w:r>
          </w:p>
        </w:tc>
      </w:tr>
    </w:tbl>
    <w:p w14:paraId="1F41EC5E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프롬프트 (Agent) — T2: 한 줄 합 ≠ 34</w:t>
      </w:r>
    </w:p>
    <w:p w14:paraId="3F159C1A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tdd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-red</w:t>
      </w:r>
    </w:p>
    <w:p w14:paraId="3B12760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T2: 완성 격자에서 (2,2)=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6 을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7 로 바꿔 R2·C2 가 35가 되는 fail 케이스.</w:t>
      </w:r>
    </w:p>
    <w:p w14:paraId="4E45AEB2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기대: status="fail",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에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"R2"와 "C2" 포함.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/ 수정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금지.</w:t>
      </w:r>
    </w:p>
    <w:p w14:paraId="6BC598B1" w14:textId="40FC3753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9915FE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26E34571" wp14:editId="47BD57A2">
            <wp:extent cx="6121400" cy="1722120"/>
            <wp:effectExtent l="0" t="0" r="0" b="0"/>
            <wp:docPr id="871956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6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F0ED" w14:textId="77777777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30769413" w14:textId="77777777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48200BE4" w14:textId="290BD05E" w:rsidR="009915FE" w:rsidRDefault="009915FE" w:rsidP="009915FE">
      <w:pPr>
        <w:spacing w:before="60" w:after="60"/>
      </w:pPr>
      <w:r>
        <w:rPr>
          <w:rFonts w:hint="eastAsia"/>
          <w:b/>
          <w:bCs/>
          <w:color w:val="1F4E79"/>
          <w:sz w:val="22"/>
          <w:szCs w:val="22"/>
        </w:rPr>
        <w:t xml:space="preserve">현재 </w:t>
      </w:r>
      <w:r>
        <w:rPr>
          <w:b/>
          <w:bCs/>
          <w:color w:val="1F4E79"/>
          <w:sz w:val="22"/>
          <w:szCs w:val="22"/>
        </w:rPr>
        <w:t>(실물)</w:t>
      </w:r>
    </w:p>
    <w:p w14:paraId="3C074045" w14:textId="59D4F90F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9915FE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5A63A78A" wp14:editId="76EF1AFB">
            <wp:extent cx="6121400" cy="1226185"/>
            <wp:effectExtent l="0" t="0" r="0" b="0"/>
            <wp:docPr id="33762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3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52B6" w14:textId="77777777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4CC9BECE" w14:textId="77777777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72EB3CB3" w14:textId="1B3A0C59" w:rsidR="009915FE" w:rsidRDefault="008E2E46" w:rsidP="001410BB">
      <w:pPr>
        <w:spacing w:before="60" w:after="60"/>
        <w:rPr>
          <w:b/>
          <w:bCs/>
          <w:color w:val="1F4E79"/>
          <w:sz w:val="22"/>
          <w:szCs w:val="22"/>
        </w:rPr>
      </w:pPr>
      <w:r w:rsidRPr="008E2E46"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1CF87552" wp14:editId="69EACB92">
            <wp:extent cx="6121400" cy="3978910"/>
            <wp:effectExtent l="0" t="0" r="0" b="2540"/>
            <wp:docPr id="949138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87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69B9" w14:textId="77777777" w:rsidR="008E2E46" w:rsidRDefault="008E2E46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1CCA8731" w14:textId="77777777" w:rsidR="009915FE" w:rsidRDefault="009915FE" w:rsidP="001410BB">
      <w:pPr>
        <w:spacing w:before="60" w:after="60"/>
        <w:rPr>
          <w:b/>
          <w:bCs/>
          <w:color w:val="1F4E79"/>
          <w:sz w:val="22"/>
          <w:szCs w:val="22"/>
        </w:rPr>
      </w:pPr>
    </w:p>
    <w:p w14:paraId="624BD48E" w14:textId="7D395DA5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작성될 테스트 (실물)</w:t>
      </w:r>
    </w:p>
    <w:p w14:paraId="1226290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before="8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# tests/test_validate_lines.py</w:t>
      </w:r>
    </w:p>
    <w:p w14:paraId="5D00920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src.validate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import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</w:p>
    <w:p w14:paraId="79F0433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114F287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24D01966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def test_t2_row_sum_not_34_is_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fail(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):</w:t>
      </w:r>
    </w:p>
    <w:p w14:paraId="5E6B326C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# Arrange — 완성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마방진에서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(2,2) 6 -&gt;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7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R2, C2 가 35 가 됨</w:t>
      </w:r>
    </w:p>
    <w:p w14:paraId="517A474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grid = [</w:t>
      </w:r>
    </w:p>
    <w:p w14:paraId="5B0E4EA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[1, 15, 14, 4],</w:t>
      </w:r>
    </w:p>
    <w:p w14:paraId="4EEC5C4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[12, 7, 7, 9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 xml:space="preserve">],   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# 6 -&gt; 7</w:t>
      </w:r>
    </w:p>
    <w:p w14:paraId="5C9CA9B7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[8, 10, 11, 5],</w:t>
      </w:r>
    </w:p>
    <w:p w14:paraId="0127CBD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[13, 3, 2, 16],</w:t>
      </w:r>
    </w:p>
    <w:p w14:paraId="6EC3C255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]</w:t>
      </w:r>
    </w:p>
    <w:p w14:paraId="67031EC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# Act</w:t>
      </w:r>
    </w:p>
    <w:p w14:paraId="7DC1A7D0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result =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validate_lines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(grid)</w:t>
      </w:r>
    </w:p>
    <w:p w14:paraId="094FD4BF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# Assert</w:t>
      </w:r>
    </w:p>
    <w:p w14:paraId="56A1525E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assert result["status"] == "fail"</w:t>
      </w:r>
    </w:p>
    <w:p w14:paraId="05E1B5B8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assert "R2" in result["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"]</w:t>
      </w:r>
    </w:p>
    <w:p w14:paraId="3F0517F4" w14:textId="77777777" w:rsidR="001410BB" w:rsidRDefault="001410BB" w:rsidP="001410BB">
      <w:pPr>
        <w:pBdr>
          <w:left w:val="single" w:sz="18" w:space="8" w:color="9DB4D0"/>
        </w:pBdr>
        <w:shd w:val="clear" w:color="auto" w:fill="F4F4F4"/>
        <w:spacing w:after="120" w:line="248" w:lineRule="auto"/>
        <w:ind w:left="14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assert "C2" in result["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failed_lines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"]</w:t>
      </w:r>
    </w:p>
    <w:p w14:paraId="4174C9C0" w14:textId="77777777" w:rsidR="001410BB" w:rsidRDefault="001410BB" w:rsidP="001410BB">
      <w:pPr>
        <w:spacing w:before="60" w:after="60"/>
      </w:pPr>
      <w:r>
        <w:rPr>
          <w:b/>
          <w:bCs/>
          <w:color w:val="1F4E79"/>
          <w:sz w:val="22"/>
          <w:szCs w:val="22"/>
        </w:rPr>
        <w:t>실행 &amp; 확인</w:t>
      </w:r>
    </w:p>
    <w:p w14:paraId="45E3BC3B" w14:textId="77777777" w:rsidR="008E2E46" w:rsidRPr="008E2E46" w:rsidRDefault="008E2E46" w:rsidP="008E2E46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  <w:rPr>
          <w:rFonts w:ascii="Consolas" w:eastAsia="Consolas" w:hAnsi="Consolas" w:cs="Consolas"/>
          <w:color w:val="1A1A1A"/>
          <w:sz w:val="17"/>
          <w:szCs w:val="17"/>
        </w:rPr>
      </w:pPr>
      <w:r w:rsidRPr="008E2E46">
        <w:rPr>
          <w:rFonts w:ascii="Consolas" w:eastAsia="Consolas" w:hAnsi="Consolas" w:cs="Consolas"/>
          <w:color w:val="1A1A1A"/>
          <w:sz w:val="17"/>
          <w:szCs w:val="17"/>
        </w:rPr>
        <w:t>cd c:/DEV/MagicSquare_1004</w:t>
      </w:r>
    </w:p>
    <w:p w14:paraId="4CB8F508" w14:textId="77777777" w:rsidR="008E2E46" w:rsidRPr="008E2E46" w:rsidRDefault="008E2E46" w:rsidP="008E2E46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  <w:rPr>
          <w:rFonts w:ascii="Consolas" w:eastAsia="Consolas" w:hAnsi="Consolas" w:cs="Consolas"/>
          <w:color w:val="1A1A1A"/>
          <w:sz w:val="17"/>
          <w:szCs w:val="17"/>
        </w:rPr>
      </w:pPr>
      <w:r w:rsidRPr="008E2E46">
        <w:rPr>
          <w:rFonts w:ascii="Consolas" w:eastAsia="Consolas" w:hAnsi="Consolas" w:cs="Consolas"/>
          <w:color w:val="1A1A1A"/>
          <w:sz w:val="17"/>
          <w:szCs w:val="17"/>
        </w:rPr>
        <w:t xml:space="preserve">python -m </w:t>
      </w:r>
      <w:proofErr w:type="spellStart"/>
      <w:proofErr w:type="gram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venv</w:t>
      </w:r>
      <w:proofErr w:type="spellEnd"/>
      <w:r w:rsidRPr="008E2E46">
        <w:rPr>
          <w:rFonts w:ascii="Consolas" w:eastAsia="Consolas" w:hAnsi="Consolas" w:cs="Consolas"/>
          <w:color w:val="1A1A1A"/>
          <w:sz w:val="17"/>
          <w:szCs w:val="17"/>
        </w:rPr>
        <w:t xml:space="preserve"> .</w:t>
      </w:r>
      <w:proofErr w:type="spell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venv</w:t>
      </w:r>
      <w:proofErr w:type="spellEnd"/>
      <w:proofErr w:type="gramEnd"/>
    </w:p>
    <w:p w14:paraId="6E9D0653" w14:textId="77777777" w:rsidR="008E2E46" w:rsidRPr="008E2E46" w:rsidRDefault="008E2E46" w:rsidP="008E2E46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  <w:rPr>
          <w:rFonts w:ascii="Consolas" w:eastAsia="Consolas" w:hAnsi="Consolas" w:cs="Consolas"/>
          <w:color w:val="1A1A1A"/>
          <w:sz w:val="17"/>
          <w:szCs w:val="17"/>
        </w:rPr>
      </w:pPr>
      <w:proofErr w:type="gram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source .</w:t>
      </w:r>
      <w:proofErr w:type="spell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venv</w:t>
      </w:r>
      <w:proofErr w:type="spellEnd"/>
      <w:proofErr w:type="gramEnd"/>
      <w:r w:rsidRPr="008E2E46">
        <w:rPr>
          <w:rFonts w:ascii="Consolas" w:eastAsia="Consolas" w:hAnsi="Consolas" w:cs="Consolas"/>
          <w:color w:val="1A1A1A"/>
          <w:sz w:val="17"/>
          <w:szCs w:val="17"/>
        </w:rPr>
        <w:t>/Scripts/activate</w:t>
      </w:r>
    </w:p>
    <w:p w14:paraId="190896DD" w14:textId="77777777" w:rsidR="008E2E46" w:rsidRPr="008E2E46" w:rsidRDefault="008E2E46" w:rsidP="008E2E46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  <w:rPr>
          <w:rFonts w:ascii="Consolas" w:eastAsia="Consolas" w:hAnsi="Consolas" w:cs="Consolas"/>
          <w:color w:val="1A1A1A"/>
          <w:sz w:val="17"/>
          <w:szCs w:val="17"/>
        </w:rPr>
      </w:pPr>
      <w:r w:rsidRPr="008E2E46">
        <w:rPr>
          <w:rFonts w:ascii="Consolas" w:eastAsia="Consolas" w:hAnsi="Consolas" w:cs="Consolas"/>
          <w:color w:val="1A1A1A"/>
          <w:sz w:val="17"/>
          <w:szCs w:val="17"/>
        </w:rPr>
        <w:lastRenderedPageBreak/>
        <w:t xml:space="preserve">pip install -e </w:t>
      </w:r>
      <w:proofErr w:type="gram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".[</w:t>
      </w:r>
      <w:proofErr w:type="gramEnd"/>
      <w:r w:rsidRPr="008E2E46">
        <w:rPr>
          <w:rFonts w:ascii="Consolas" w:eastAsia="Consolas" w:hAnsi="Consolas" w:cs="Consolas"/>
          <w:color w:val="1A1A1A"/>
          <w:sz w:val="17"/>
          <w:szCs w:val="17"/>
        </w:rPr>
        <w:t>dev]"</w:t>
      </w:r>
    </w:p>
    <w:p w14:paraId="386CA9FC" w14:textId="79DDB01C" w:rsidR="001410BB" w:rsidRDefault="008E2E46" w:rsidP="001410BB">
      <w:pPr>
        <w:pBdr>
          <w:left w:val="single" w:sz="18" w:space="8" w:color="9DB4D0"/>
        </w:pBdr>
        <w:shd w:val="clear" w:color="auto" w:fill="F4F4F4"/>
        <w:spacing w:before="80" w:after="120" w:line="248" w:lineRule="auto"/>
        <w:ind w:left="140" w:right="120"/>
      </w:pPr>
      <w:proofErr w:type="spellStart"/>
      <w:r w:rsidRPr="008E2E46">
        <w:rPr>
          <w:rFonts w:ascii="Consolas" w:eastAsia="Consolas" w:hAnsi="Consolas" w:cs="Consolas"/>
          <w:color w:val="1A1A1A"/>
          <w:sz w:val="17"/>
          <w:szCs w:val="17"/>
        </w:rPr>
        <w:t>pytest</w:t>
      </w:r>
      <w:proofErr w:type="spellEnd"/>
      <w:r w:rsidRPr="008E2E46">
        <w:rPr>
          <w:rFonts w:ascii="Consolas" w:eastAsia="Consolas" w:hAnsi="Consolas" w:cs="Consolas"/>
          <w:color w:val="1A1A1A"/>
          <w:sz w:val="17"/>
          <w:szCs w:val="17"/>
        </w:rPr>
        <w:t xml:space="preserve"> tests/test_validate_lines.py -v</w:t>
      </w:r>
    </w:p>
    <w:tbl>
      <w:tblPr>
        <w:tblW w:w="9026" w:type="dxa"/>
        <w:tblBorders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410BB" w14:paraId="7ACDF925" w14:textId="77777777" w:rsidTr="003620A6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FD37" w14:textId="77777777" w:rsidR="001410BB" w:rsidRDefault="001410BB" w:rsidP="003620A6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66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0A90" w14:textId="77777777" w:rsidR="001410BB" w:rsidRDefault="001410BB" w:rsidP="003620A6">
            <w:r>
              <w:rPr>
                <w:b/>
                <w:bCs/>
                <w:color w:val="FFFFFF"/>
              </w:rPr>
              <w:t>기대 결과</w:t>
            </w:r>
          </w:p>
        </w:tc>
      </w:tr>
      <w:tr w:rsidR="001410BB" w14:paraId="6875B5FB" w14:textId="77777777" w:rsidTr="003620A6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C018B" w14:textId="77777777" w:rsidR="001410BB" w:rsidRDefault="001410BB" w:rsidP="003620A6">
            <w:pPr>
              <w:spacing w:line="260" w:lineRule="auto"/>
            </w:pPr>
            <w:r>
              <w:rPr>
                <w:b/>
                <w:bCs/>
                <w:color w:val="C0622E"/>
                <w:sz w:val="20"/>
                <w:szCs w:val="20"/>
              </w:rPr>
              <w:t>RED (지금)</w:t>
            </w:r>
          </w:p>
        </w:tc>
        <w:tc>
          <w:tcPr>
            <w:tcW w:w="6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40A22" w14:textId="77777777" w:rsidR="001410BB" w:rsidRDefault="001410BB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 xml:space="preserve">FAIL — </w:t>
            </w:r>
            <w:proofErr w:type="spellStart"/>
            <w:r>
              <w:rPr>
                <w:color w:val="262626"/>
                <w:sz w:val="20"/>
                <w:szCs w:val="20"/>
              </w:rPr>
              <w:t>validate_lines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미구현이라 실패가 정상 ✅</w:t>
            </w:r>
          </w:p>
        </w:tc>
      </w:tr>
      <w:tr w:rsidR="001410BB" w14:paraId="58A087C9" w14:textId="77777777" w:rsidTr="003620A6">
        <w:tc>
          <w:tcPr>
            <w:tcW w:w="2400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3534D" w14:textId="77777777" w:rsidR="001410BB" w:rsidRDefault="001410BB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GREEN (다음 세션)</w:t>
            </w:r>
          </w:p>
        </w:tc>
        <w:tc>
          <w:tcPr>
            <w:tcW w:w="6626" w:type="dxa"/>
            <w:shd w:val="clear" w:color="auto" w:fill="EE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F60C6" w14:textId="77777777" w:rsidR="001410BB" w:rsidRDefault="001410BB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PASS — 최소 구현 후</w:t>
            </w:r>
          </w:p>
        </w:tc>
      </w:tr>
      <w:tr w:rsidR="001410BB" w14:paraId="45CCC665" w14:textId="77777777" w:rsidTr="003620A6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60D9A" w14:textId="77777777" w:rsidR="001410BB" w:rsidRDefault="001410BB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회귀</w:t>
            </w:r>
          </w:p>
        </w:tc>
        <w:tc>
          <w:tcPr>
            <w:tcW w:w="6626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48FC8" w14:textId="77777777" w:rsidR="001410BB" w:rsidRDefault="001410BB" w:rsidP="003620A6">
            <w:pPr>
              <w:spacing w:line="260" w:lineRule="auto"/>
            </w:pPr>
            <w:r>
              <w:rPr>
                <w:color w:val="262626"/>
                <w:sz w:val="20"/>
                <w:szCs w:val="20"/>
              </w:rPr>
              <w:t>T1~T4 전부 PASS 유지</w:t>
            </w:r>
          </w:p>
        </w:tc>
      </w:tr>
    </w:tbl>
    <w:p w14:paraId="5BE3E941" w14:textId="78780ED1" w:rsidR="001410BB" w:rsidRDefault="008E2E46" w:rsidP="001410BB">
      <w:pPr>
        <w:spacing w:after="120"/>
      </w:pPr>
      <w:r w:rsidRPr="008E2E46">
        <w:rPr>
          <w:noProof/>
        </w:rPr>
        <w:drawing>
          <wp:inline distT="0" distB="0" distL="0" distR="0" wp14:anchorId="30DD5758" wp14:editId="0761EF63">
            <wp:extent cx="6121400" cy="3293745"/>
            <wp:effectExtent l="0" t="0" r="0" b="1905"/>
            <wp:docPr id="594287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7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2683" w14:textId="7187DBB7" w:rsidR="008E2E46" w:rsidRDefault="008E2E46" w:rsidP="001410BB">
      <w:pPr>
        <w:spacing w:after="120"/>
      </w:pPr>
      <w:r w:rsidRPr="008E2E46">
        <w:rPr>
          <w:noProof/>
        </w:rPr>
        <w:drawing>
          <wp:inline distT="0" distB="0" distL="0" distR="0" wp14:anchorId="0404EC7A" wp14:editId="55AB4BE1">
            <wp:extent cx="6121400" cy="1193165"/>
            <wp:effectExtent l="0" t="0" r="0" b="6985"/>
            <wp:docPr id="1626232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2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B9D" w14:textId="77777777" w:rsidR="008E2E46" w:rsidRDefault="008E2E46" w:rsidP="001410BB">
      <w:pPr>
        <w:spacing w:after="120"/>
      </w:pPr>
    </w:p>
    <w:p w14:paraId="41CA7B05" w14:textId="45E3F82C" w:rsidR="008E2E46" w:rsidRDefault="008E2E46" w:rsidP="001410BB">
      <w:pPr>
        <w:spacing w:after="120"/>
      </w:pPr>
      <w:r w:rsidRPr="008E2E46">
        <w:t>현재 RED 단계이므로 테스트는 </w:t>
      </w:r>
      <w:r w:rsidRPr="008E2E46">
        <w:rPr>
          <w:b/>
          <w:bCs/>
        </w:rPr>
        <w:t>FAIL</w:t>
      </w:r>
      <w:r w:rsidRPr="008E2E46">
        <w:t>이 정상입니다 (</w:t>
      </w:r>
      <w:proofErr w:type="spellStart"/>
      <w:r w:rsidRPr="008E2E46">
        <w:t>validate_lines</w:t>
      </w:r>
      <w:proofErr w:type="spellEnd"/>
      <w:r w:rsidRPr="008E2E46">
        <w:t> </w:t>
      </w:r>
      <w:proofErr w:type="spellStart"/>
      <w:r w:rsidRPr="008E2E46">
        <w:t>미구현</w:t>
      </w:r>
      <w:proofErr w:type="spellEnd"/>
      <w:r w:rsidRPr="008E2E46">
        <w:t>).</w:t>
      </w:r>
    </w:p>
    <w:p w14:paraId="5AECE55A" w14:textId="77777777" w:rsidR="008E2E46" w:rsidRDefault="008E2E46" w:rsidP="001410B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10BB" w14:paraId="26E1BCD0" w14:textId="77777777" w:rsidTr="003620A6">
        <w:tc>
          <w:tcPr>
            <w:tcW w:w="9026" w:type="dxa"/>
            <w:tcBorders>
              <w:top w:val="single" w:sz="2" w:space="0" w:color="FBEAE0"/>
              <w:left w:val="single" w:sz="28" w:space="0" w:color="C0622E"/>
              <w:bottom w:val="single" w:sz="2" w:space="0" w:color="FBEAE0"/>
              <w:right w:val="single" w:sz="2" w:space="0" w:color="FBEAE0"/>
            </w:tcBorders>
            <w:shd w:val="clear" w:color="auto" w:fill="FBEAE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1785747" w14:textId="77777777" w:rsidR="001410BB" w:rsidRDefault="001410BB" w:rsidP="003620A6">
            <w:pPr>
              <w:spacing w:after="60"/>
            </w:pPr>
            <w:r>
              <w:rPr>
                <w:b/>
                <w:bCs/>
                <w:color w:val="C0622E"/>
                <w:sz w:val="22"/>
                <w:szCs w:val="22"/>
              </w:rPr>
              <w:t>⚠ RED의 의미</w:t>
            </w:r>
          </w:p>
          <w:p w14:paraId="10B91184" w14:textId="77777777" w:rsidR="001410BB" w:rsidRDefault="001410BB" w:rsidP="003620A6">
            <w:pPr>
              <w:spacing w:line="276" w:lineRule="auto"/>
            </w:pPr>
            <w:r>
              <w:rPr>
                <w:color w:val="262626"/>
              </w:rPr>
              <w:t xml:space="preserve">RED 성공 = 테스트가 FAIL 하는 것입니다. 만약 PASS가 나오면 </w:t>
            </w:r>
            <w:proofErr w:type="spellStart"/>
            <w:proofErr w:type="gramStart"/>
            <w:r>
              <w:rPr>
                <w:color w:val="262626"/>
              </w:rPr>
              <w:t>src</w:t>
            </w:r>
            <w:proofErr w:type="spellEnd"/>
            <w:r>
              <w:rPr>
                <w:color w:val="262626"/>
              </w:rPr>
              <w:t xml:space="preserve">/ </w:t>
            </w:r>
            <w:proofErr w:type="spellStart"/>
            <w:r>
              <w:rPr>
                <w:color w:val="262626"/>
              </w:rPr>
              <w:t>에</w:t>
            </w:r>
            <w:proofErr w:type="spellEnd"/>
            <w:proofErr w:type="gramEnd"/>
            <w:r>
              <w:rPr>
                <w:color w:val="262626"/>
              </w:rPr>
              <w:t xml:space="preserve"> 구현이 미리 들어간 것 → </w:t>
            </w:r>
            <w:proofErr w:type="spellStart"/>
            <w:proofErr w:type="gramStart"/>
            <w:r>
              <w:rPr>
                <w:color w:val="262626"/>
              </w:rPr>
              <w:t>src</w:t>
            </w:r>
            <w:proofErr w:type="spellEnd"/>
            <w:r>
              <w:rPr>
                <w:color w:val="262626"/>
              </w:rPr>
              <w:t xml:space="preserve">/ </w:t>
            </w:r>
            <w:proofErr w:type="spellStart"/>
            <w:r>
              <w:rPr>
                <w:color w:val="262626"/>
              </w:rPr>
              <w:t>를</w:t>
            </w:r>
            <w:proofErr w:type="spellEnd"/>
            <w:proofErr w:type="gramEnd"/>
            <w:r>
              <w:rPr>
                <w:color w:val="262626"/>
              </w:rPr>
              <w:t xml:space="preserve"> 비우고 다시 하세요.</w:t>
            </w:r>
          </w:p>
        </w:tc>
      </w:tr>
    </w:tbl>
    <w:p w14:paraId="48B4C46B" w14:textId="6CD4B454" w:rsidR="006537BB" w:rsidRDefault="001410BB" w:rsidP="00002CB0">
      <w:pPr>
        <w:rPr>
          <w:sz w:val="20"/>
          <w:szCs w:val="20"/>
        </w:rPr>
      </w:pPr>
      <w:r>
        <w:br w:type="page"/>
      </w:r>
      <w:r w:rsidR="006537BB" w:rsidRPr="00EF2295">
        <w:rPr>
          <w:sz w:val="20"/>
          <w:szCs w:val="20"/>
        </w:rPr>
        <w:lastRenderedPageBreak/>
        <w:t>Report 폴더에 보고서 생성하고, Prompting 폴더에 Transcript도 Export 해줘</w:t>
      </w:r>
    </w:p>
    <w:p w14:paraId="59E00E8B" w14:textId="77777777" w:rsidR="006537BB" w:rsidRDefault="006537BB" w:rsidP="006537BB">
      <w:pPr>
        <w:spacing w:after="160"/>
        <w:rPr>
          <w:sz w:val="20"/>
          <w:szCs w:val="20"/>
        </w:rPr>
      </w:pPr>
    </w:p>
    <w:p w14:paraId="039AC3E4" w14:textId="77777777" w:rsidR="006537BB" w:rsidRDefault="006537BB" w:rsidP="006537BB">
      <w:pPr>
        <w:spacing w:after="160"/>
      </w:pPr>
      <w:r w:rsidRPr="00EF2295">
        <w:rPr>
          <w:noProof/>
        </w:rPr>
        <w:drawing>
          <wp:inline distT="0" distB="0" distL="0" distR="0" wp14:anchorId="01CFB70F" wp14:editId="18AE6011">
            <wp:extent cx="5760720" cy="536575"/>
            <wp:effectExtent l="0" t="0" r="0" b="0"/>
            <wp:docPr id="1609167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A9B0" w14:textId="77777777" w:rsidR="006537BB" w:rsidRDefault="006537BB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07A5D648" w14:textId="22C9DDCA" w:rsidR="00002CB0" w:rsidRDefault="00002CB0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 xml:space="preserve">혹은 </w:t>
      </w:r>
    </w:p>
    <w:p w14:paraId="56E35F50" w14:textId="77777777" w:rsidR="00002CB0" w:rsidRDefault="00002CB0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19514837" w14:textId="3246CD68" w:rsidR="00002CB0" w:rsidRDefault="00002CB0" w:rsidP="006537BB">
      <w:pPr>
        <w:spacing w:after="160"/>
      </w:pPr>
      <w:r>
        <w:t>Command</w:t>
      </w:r>
      <w:r>
        <w:rPr>
          <w:rFonts w:hint="eastAsia"/>
        </w:rPr>
        <w:t>에서 만든,</w:t>
      </w:r>
    </w:p>
    <w:p w14:paraId="1B733C8B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1. Cursor Command란?</w:t>
      </w:r>
    </w:p>
    <w:p w14:paraId="2EE66A74" w14:textId="77777777" w:rsidR="00002CB0" w:rsidRPr="00002CB0" w:rsidRDefault="00002CB0" w:rsidP="00002CB0">
      <w:pPr>
        <w:spacing w:after="160"/>
      </w:pPr>
      <w:r w:rsidRPr="00002CB0">
        <w:t xml:space="preserve">프로젝트 </w:t>
      </w:r>
      <w:proofErr w:type="gramStart"/>
      <w:r w:rsidRPr="00002CB0">
        <w:t>루트의 .</w:t>
      </w:r>
      <w:proofErr w:type="gramEnd"/>
      <w:r w:rsidRPr="00002CB0">
        <w:t>cursor/commands/*.md에 저장한 </w:t>
      </w:r>
      <w:r w:rsidRPr="00002CB0">
        <w:rPr>
          <w:b/>
          <w:bCs/>
        </w:rPr>
        <w:t>재사용 프롬프트 템플릿</w:t>
      </w:r>
      <w:r w:rsidRPr="00002CB0">
        <w:t>입니다. 채팅창에 /를 입력하면 목록에서 고를 수 있습니다.</w:t>
      </w:r>
    </w:p>
    <w:p w14:paraId="588EA254" w14:textId="77777777" w:rsidR="00002CB0" w:rsidRPr="00002CB0" w:rsidRDefault="00002CB0" w:rsidP="00002CB0">
      <w:pPr>
        <w:spacing w:after="160"/>
      </w:pPr>
      <w:r w:rsidRPr="00002CB0">
        <w:t>현재 프로젝트에는 이미 아래 3개가 있습니다.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2257"/>
        <w:gridCol w:w="2390"/>
      </w:tblGrid>
      <w:tr w:rsidR="00002CB0" w:rsidRPr="00002CB0" w14:paraId="1256F689" w14:textId="77777777" w:rsidTr="00947AF2">
        <w:trPr>
          <w:tblHeader/>
        </w:trPr>
        <w:tc>
          <w:tcPr>
            <w:tcW w:w="258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66793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파일</w:t>
            </w:r>
          </w:p>
        </w:tc>
        <w:tc>
          <w:tcPr>
            <w:tcW w:w="117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0644A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실행</w:t>
            </w:r>
          </w:p>
        </w:tc>
        <w:tc>
          <w:tcPr>
            <w:tcW w:w="124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46EAF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용도</w:t>
            </w:r>
          </w:p>
        </w:tc>
      </w:tr>
      <w:tr w:rsidR="00002CB0" w:rsidRPr="00002CB0" w14:paraId="6A18A33F" w14:textId="77777777" w:rsidTr="00947AF2">
        <w:tc>
          <w:tcPr>
            <w:tcW w:w="258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C99C5" w14:textId="77777777" w:rsidR="00002CB0" w:rsidRPr="00002CB0" w:rsidRDefault="00002CB0" w:rsidP="00002CB0">
            <w:pPr>
              <w:spacing w:after="160"/>
            </w:pPr>
            <w:proofErr w:type="gramStart"/>
            <w:r w:rsidRPr="00002CB0">
              <w:t>.cursor/commands/tdd-red.md</w:t>
            </w:r>
            <w:proofErr w:type="gramEnd"/>
          </w:p>
        </w:tc>
        <w:tc>
          <w:tcPr>
            <w:tcW w:w="117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3F6A8" w14:textId="77777777" w:rsidR="00002CB0" w:rsidRPr="00002CB0" w:rsidRDefault="00002CB0" w:rsidP="00002CB0">
            <w:pPr>
              <w:spacing w:after="160"/>
            </w:pPr>
            <w:r w:rsidRPr="00002CB0">
              <w:t>/</w:t>
            </w:r>
            <w:proofErr w:type="spellStart"/>
            <w:proofErr w:type="gramStart"/>
            <w:r w:rsidRPr="00002CB0">
              <w:t>tdd</w:t>
            </w:r>
            <w:proofErr w:type="spellEnd"/>
            <w:proofErr w:type="gramEnd"/>
            <w:r w:rsidRPr="00002CB0">
              <w:t>-red</w:t>
            </w:r>
          </w:p>
        </w:tc>
        <w:tc>
          <w:tcPr>
            <w:tcW w:w="124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A4793" w14:textId="77777777" w:rsidR="00002CB0" w:rsidRPr="00002CB0" w:rsidRDefault="00002CB0" w:rsidP="00002CB0">
            <w:pPr>
              <w:spacing w:after="160"/>
            </w:pPr>
            <w:r w:rsidRPr="00002CB0">
              <w:t>RED 테스트 작성</w:t>
            </w:r>
          </w:p>
        </w:tc>
      </w:tr>
      <w:tr w:rsidR="00002CB0" w:rsidRPr="00002CB0" w14:paraId="0720EB0A" w14:textId="77777777" w:rsidTr="00947AF2">
        <w:tc>
          <w:tcPr>
            <w:tcW w:w="258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BA7B7" w14:textId="77777777" w:rsidR="00002CB0" w:rsidRPr="00002CB0" w:rsidRDefault="00002CB0" w:rsidP="00002CB0">
            <w:pPr>
              <w:spacing w:after="160"/>
            </w:pPr>
            <w:proofErr w:type="gramStart"/>
            <w:r w:rsidRPr="00002CB0">
              <w:t>.cursor/commands/pytest-validate.md</w:t>
            </w:r>
            <w:proofErr w:type="gramEnd"/>
          </w:p>
        </w:tc>
        <w:tc>
          <w:tcPr>
            <w:tcW w:w="117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DECAC" w14:textId="77777777" w:rsidR="00002CB0" w:rsidRPr="00002CB0" w:rsidRDefault="00002CB0" w:rsidP="00002CB0">
            <w:pPr>
              <w:spacing w:after="160"/>
            </w:pPr>
            <w:r w:rsidRPr="00002CB0">
              <w:t>/</w:t>
            </w:r>
            <w:proofErr w:type="spellStart"/>
            <w:proofErr w:type="gramStart"/>
            <w:r w:rsidRPr="00002CB0">
              <w:t>pytest</w:t>
            </w:r>
            <w:proofErr w:type="spellEnd"/>
            <w:proofErr w:type="gramEnd"/>
            <w:r w:rsidRPr="00002CB0">
              <w:t>-validate</w:t>
            </w:r>
          </w:p>
        </w:tc>
        <w:tc>
          <w:tcPr>
            <w:tcW w:w="124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D707C" w14:textId="77777777" w:rsidR="00002CB0" w:rsidRPr="00002CB0" w:rsidRDefault="00002CB0" w:rsidP="00002CB0">
            <w:pPr>
              <w:spacing w:after="160"/>
            </w:pPr>
            <w:proofErr w:type="spellStart"/>
            <w:r w:rsidRPr="00002CB0">
              <w:t>pytest</w:t>
            </w:r>
            <w:proofErr w:type="spellEnd"/>
            <w:r w:rsidRPr="00002CB0">
              <w:t xml:space="preserve"> 실행</w:t>
            </w:r>
          </w:p>
        </w:tc>
      </w:tr>
      <w:tr w:rsidR="00002CB0" w:rsidRPr="00002CB0" w14:paraId="218E3AD3" w14:textId="77777777" w:rsidTr="00947AF2">
        <w:tc>
          <w:tcPr>
            <w:tcW w:w="258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595A3" w14:textId="77777777" w:rsidR="00002CB0" w:rsidRPr="00002CB0" w:rsidRDefault="00002CB0" w:rsidP="00002CB0">
            <w:pPr>
              <w:spacing w:after="160"/>
            </w:pPr>
            <w:proofErr w:type="gramStart"/>
            <w:r w:rsidRPr="00002CB0">
              <w:t>.cursor/commands/review-rules.md</w:t>
            </w:r>
            <w:proofErr w:type="gramEnd"/>
          </w:p>
        </w:tc>
        <w:tc>
          <w:tcPr>
            <w:tcW w:w="117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AA3EC2" w14:textId="77777777" w:rsidR="00002CB0" w:rsidRPr="00002CB0" w:rsidRDefault="00002CB0" w:rsidP="00002CB0">
            <w:pPr>
              <w:spacing w:after="160"/>
            </w:pPr>
            <w:r w:rsidRPr="00002CB0">
              <w:t>/</w:t>
            </w:r>
            <w:proofErr w:type="gramStart"/>
            <w:r w:rsidRPr="00002CB0">
              <w:t>review</w:t>
            </w:r>
            <w:proofErr w:type="gramEnd"/>
            <w:r w:rsidRPr="00002CB0">
              <w:t>-rules</w:t>
            </w:r>
          </w:p>
        </w:tc>
        <w:tc>
          <w:tcPr>
            <w:tcW w:w="124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67E0C" w14:textId="77777777" w:rsidR="00002CB0" w:rsidRPr="00002CB0" w:rsidRDefault="00002CB0" w:rsidP="00002CB0">
            <w:pPr>
              <w:spacing w:after="160"/>
            </w:pPr>
            <w:r w:rsidRPr="00002CB0">
              <w:t>규칙 리뷰 (Ask)</w:t>
            </w:r>
          </w:p>
        </w:tc>
      </w:tr>
    </w:tbl>
    <w:p w14:paraId="6873676C" w14:textId="77777777" w:rsidR="00002CB0" w:rsidRPr="00002CB0" w:rsidRDefault="00000000" w:rsidP="00002CB0">
      <w:pPr>
        <w:spacing w:after="160"/>
      </w:pPr>
      <w:r>
        <w:pict w14:anchorId="782A4F0A">
          <v:rect id="_x0000_i1038" style="width:0;height:1.5pt" o:hralign="center" o:hrstd="t" o:hr="t" fillcolor="#a0a0a0" stroked="f"/>
        </w:pict>
      </w:r>
    </w:p>
    <w:p w14:paraId="2E5391F9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2. Command 파일 작성</w:t>
      </w:r>
    </w:p>
    <w:p w14:paraId="5713BAF9" w14:textId="77777777" w:rsidR="00002CB0" w:rsidRDefault="00002CB0" w:rsidP="00002CB0">
      <w:pPr>
        <w:spacing w:after="160"/>
      </w:pPr>
      <w:proofErr w:type="gramStart"/>
      <w:r w:rsidRPr="00002CB0">
        <w:t>.cursor/commands/export-session.md</w:t>
      </w:r>
      <w:proofErr w:type="gramEnd"/>
      <w:r w:rsidRPr="00002CB0">
        <w:t> 파일을 새로 만듭니다.</w:t>
      </w:r>
    </w:p>
    <w:p w14:paraId="4C74FCEB" w14:textId="7AC439BB" w:rsidR="00947AF2" w:rsidRPr="00002CB0" w:rsidRDefault="00947AF2" w:rsidP="00002CB0">
      <w:pPr>
        <w:spacing w:after="160"/>
      </w:pPr>
      <w:r>
        <w:rPr>
          <w:rFonts w:hint="eastAsia"/>
        </w:rPr>
        <w:t>```</w:t>
      </w:r>
    </w:p>
    <w:p w14:paraId="2AF8C12B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 export-session — 세션 보고서 + Transcript Export</w:t>
      </w:r>
    </w:p>
    <w:p w14:paraId="241758E1" w14:textId="77777777" w:rsidR="00002CB0" w:rsidRPr="00002CB0" w:rsidRDefault="00002CB0" w:rsidP="00002CB0">
      <w:pPr>
        <w:spacing w:after="160"/>
      </w:pPr>
      <w:r w:rsidRPr="00002CB0">
        <w:t>이번 대화를 정리해 두 폴더에 저장한다.</w:t>
      </w:r>
    </w:p>
    <w:p w14:paraId="2EB96371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번호 규칙</w:t>
      </w:r>
    </w:p>
    <w:p w14:paraId="1928A644" w14:textId="77777777" w:rsidR="00002CB0" w:rsidRPr="00002CB0" w:rsidRDefault="00002CB0" w:rsidP="00002CB0">
      <w:pPr>
        <w:spacing w:after="160"/>
      </w:pPr>
      <w:r w:rsidRPr="00002CB0">
        <w:t>1. `Report/`와 `Prompting/`에 있는 기존 `</w:t>
      </w:r>
      <w:proofErr w:type="gramStart"/>
      <w:r w:rsidRPr="00002CB0">
        <w:t>NN.*</w:t>
      </w:r>
      <w:proofErr w:type="gramEnd"/>
      <w:r w:rsidRPr="00002CB0">
        <w:t>` 파일을 확인한다.</w:t>
      </w:r>
    </w:p>
    <w:p w14:paraId="477F4BBB" w14:textId="77777777" w:rsidR="00002CB0" w:rsidRPr="00002CB0" w:rsidRDefault="00002CB0" w:rsidP="00002CB0">
      <w:pPr>
        <w:spacing w:after="160"/>
      </w:pPr>
      <w:r w:rsidRPr="00002CB0">
        <w:t>2. 가장 큰 번호 + 1을 다음 번호로 쓴다. (예: 04까지 있으면 → 05)</w:t>
      </w:r>
    </w:p>
    <w:p w14:paraId="79891448" w14:textId="77777777" w:rsidR="00002CB0" w:rsidRPr="00002CB0" w:rsidRDefault="00002CB0" w:rsidP="00002CB0">
      <w:pPr>
        <w:spacing w:after="160"/>
      </w:pPr>
      <w:r w:rsidRPr="00002CB0">
        <w:lastRenderedPageBreak/>
        <w:t xml:space="preserve">3. 번호는 </w:t>
      </w:r>
      <w:r w:rsidRPr="00002CB0">
        <w:rPr>
          <w:b/>
          <w:bCs/>
        </w:rPr>
        <w:t>**2자리**</w:t>
      </w:r>
      <w:r w:rsidRPr="00002CB0">
        <w:t xml:space="preserve"> (`01`, `02`, … `05`).</w:t>
      </w:r>
    </w:p>
    <w:p w14:paraId="1ADBF5B6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생성 파일 (반드시 2개)</w:t>
      </w:r>
    </w:p>
    <w:p w14:paraId="036DFBCC" w14:textId="77777777" w:rsidR="00002CB0" w:rsidRPr="00002CB0" w:rsidRDefault="00002CB0" w:rsidP="00002CB0">
      <w:pPr>
        <w:spacing w:after="160"/>
      </w:pPr>
      <w:r w:rsidRPr="00002CB0">
        <w:t>| 파일 | 설명 |</w:t>
      </w:r>
    </w:p>
    <w:p w14:paraId="2D6168D3" w14:textId="77777777" w:rsidR="00002CB0" w:rsidRPr="00002CB0" w:rsidRDefault="00002CB0" w:rsidP="00002CB0">
      <w:pPr>
        <w:spacing w:after="160"/>
      </w:pPr>
      <w:proofErr w:type="gramStart"/>
      <w:r w:rsidRPr="00002CB0">
        <w:t>|------|------|</w:t>
      </w:r>
      <w:proofErr w:type="gramEnd"/>
    </w:p>
    <w:p w14:paraId="0CFF2479" w14:textId="77777777" w:rsidR="00002CB0" w:rsidRPr="00002CB0" w:rsidRDefault="00002CB0" w:rsidP="00002CB0">
      <w:pPr>
        <w:spacing w:after="160"/>
      </w:pPr>
      <w:r w:rsidRPr="00002CB0">
        <w:t>| `Report/NN.REPORT.md` | 세션 요약 보고서 |</w:t>
      </w:r>
    </w:p>
    <w:p w14:paraId="3326E3D0" w14:textId="77777777" w:rsidR="00002CB0" w:rsidRPr="00002CB0" w:rsidRDefault="00002CB0" w:rsidP="00002CB0">
      <w:pPr>
        <w:spacing w:after="160"/>
      </w:pPr>
      <w:r w:rsidRPr="00002CB0">
        <w:t>| `Prompting/NN.Export-Transcript.md` | 대화 전문 Export |</w:t>
      </w:r>
    </w:p>
    <w:p w14:paraId="75FE82B1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보고서 형식 (`Report/NN.REPORT.md`)</w:t>
      </w:r>
    </w:p>
    <w:p w14:paraId="3FE8C23A" w14:textId="77777777" w:rsidR="00002CB0" w:rsidRPr="00002CB0" w:rsidRDefault="00002CB0" w:rsidP="00002CB0">
      <w:pPr>
        <w:spacing w:after="160"/>
      </w:pPr>
      <w:r w:rsidRPr="00002CB0">
        <w:t>- 제목: `# MagicSquare_1004 — {세션 주제}`</w:t>
      </w:r>
    </w:p>
    <w:p w14:paraId="5F7003B5" w14:textId="77777777" w:rsidR="00002CB0" w:rsidRPr="00002CB0" w:rsidRDefault="00002CB0" w:rsidP="00002CB0">
      <w:pPr>
        <w:spacing w:after="160"/>
      </w:pPr>
      <w:r w:rsidRPr="00002CB0">
        <w:t>- 상단 메타 표: 프로젝트, 단계, 보고서 생성일, 목적</w:t>
      </w:r>
    </w:p>
    <w:p w14:paraId="674B3262" w14:textId="77777777" w:rsidR="00002CB0" w:rsidRPr="00002CB0" w:rsidRDefault="00002CB0" w:rsidP="00002CB0">
      <w:pPr>
        <w:spacing w:after="160"/>
      </w:pPr>
      <w:r w:rsidRPr="00002CB0">
        <w:t xml:space="preserve">- 섹션: 1. </w:t>
      </w:r>
      <w:proofErr w:type="gramStart"/>
      <w:r w:rsidRPr="00002CB0">
        <w:t>요약 /</w:t>
      </w:r>
      <w:proofErr w:type="gramEnd"/>
      <w:r w:rsidRPr="00002CB0">
        <w:t xml:space="preserve"> 2. 핵심 결정·</w:t>
      </w:r>
      <w:proofErr w:type="gramStart"/>
      <w:r w:rsidRPr="00002CB0">
        <w:t>산출물 /</w:t>
      </w:r>
      <w:proofErr w:type="gramEnd"/>
      <w:r w:rsidRPr="00002CB0">
        <w:t xml:space="preserve"> 3. 다음 단계</w:t>
      </w:r>
    </w:p>
    <w:p w14:paraId="4AD8CE90" w14:textId="77777777" w:rsidR="00002CB0" w:rsidRPr="00002CB0" w:rsidRDefault="00002CB0" w:rsidP="00002CB0">
      <w:pPr>
        <w:spacing w:after="160"/>
      </w:pPr>
      <w:r w:rsidRPr="00002CB0">
        <w:t>- 마지막 줄: `*본 문서는 Report/NN.REPORT.md — …</w:t>
      </w:r>
      <w:proofErr w:type="gramStart"/>
      <w:r w:rsidRPr="00002CB0">
        <w:t>입니다.*</w:t>
      </w:r>
      <w:proofErr w:type="gramEnd"/>
      <w:r w:rsidRPr="00002CB0">
        <w:t>`</w:t>
      </w:r>
    </w:p>
    <w:p w14:paraId="7A7958E7" w14:textId="77777777" w:rsidR="00002CB0" w:rsidRPr="00002CB0" w:rsidRDefault="00002CB0" w:rsidP="00002CB0">
      <w:pPr>
        <w:spacing w:after="160"/>
      </w:pPr>
      <w:r w:rsidRPr="00002CB0">
        <w:t>- 관련 Transcript 링크: `Prompting/NN.Export-Transcript.md`</w:t>
      </w:r>
    </w:p>
    <w:p w14:paraId="1C549A05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Transcript 형식 (`Prompting/NN.Export-Transcript.md`)</w:t>
      </w:r>
    </w:p>
    <w:p w14:paraId="74A56E48" w14:textId="77777777" w:rsidR="00002CB0" w:rsidRPr="00002CB0" w:rsidRDefault="00002CB0" w:rsidP="00002CB0">
      <w:pPr>
        <w:spacing w:after="160"/>
      </w:pPr>
      <w:r w:rsidRPr="00002CB0">
        <w:t>- 제목 + `_Exported on {오늘 날짜} from Cursor_`</w:t>
      </w:r>
    </w:p>
    <w:p w14:paraId="0984B067" w14:textId="77777777" w:rsidR="00002CB0" w:rsidRPr="00002CB0" w:rsidRDefault="00002CB0" w:rsidP="00002CB0">
      <w:pPr>
        <w:spacing w:after="160"/>
      </w:pPr>
      <w:r w:rsidRPr="00002CB0">
        <w:t xml:space="preserve">- </w:t>
      </w:r>
      <w:r w:rsidRPr="00002CB0">
        <w:rPr>
          <w:b/>
          <w:bCs/>
        </w:rPr>
        <w:t>**User*</w:t>
      </w:r>
      <w:proofErr w:type="gramStart"/>
      <w:r w:rsidRPr="00002CB0">
        <w:rPr>
          <w:b/>
          <w:bCs/>
        </w:rPr>
        <w:t>*</w:t>
      </w:r>
      <w:r w:rsidRPr="00002CB0">
        <w:t xml:space="preserve"> /</w:t>
      </w:r>
      <w:proofErr w:type="gramEnd"/>
      <w:r w:rsidRPr="00002CB0">
        <w:t xml:space="preserve"> </w:t>
      </w:r>
      <w:r w:rsidRPr="00002CB0">
        <w:rPr>
          <w:b/>
          <w:bCs/>
        </w:rPr>
        <w:t>**Cursor**</w:t>
      </w:r>
      <w:r w:rsidRPr="00002CB0">
        <w:t xml:space="preserve"> 턴별로 대화 재구성 (요약이 아닌 전문)</w:t>
      </w:r>
    </w:p>
    <w:p w14:paraId="427016CA" w14:textId="77777777" w:rsidR="00002CB0" w:rsidRPr="00002CB0" w:rsidRDefault="00002CB0" w:rsidP="00002CB0">
      <w:pPr>
        <w:spacing w:after="160"/>
      </w:pPr>
      <w:r w:rsidRPr="00002CB0">
        <w:t>- 마지막에 생성된 파일 목록 표</w:t>
      </w:r>
    </w:p>
    <w:p w14:paraId="61272623" w14:textId="77777777" w:rsidR="00002CB0" w:rsidRPr="00002CB0" w:rsidRDefault="00002CB0" w:rsidP="00002CB0">
      <w:pPr>
        <w:spacing w:after="160"/>
      </w:pPr>
      <w:r w:rsidRPr="00002CB0">
        <w:t>- 마지막 줄: `*본 문서는 Prompting/NN.Export-Transcript.md — …</w:t>
      </w:r>
      <w:proofErr w:type="gramStart"/>
      <w:r w:rsidRPr="00002CB0">
        <w:t>입니다.*</w:t>
      </w:r>
      <w:proofErr w:type="gramEnd"/>
      <w:r w:rsidRPr="00002CB0">
        <w:t>`</w:t>
      </w:r>
    </w:p>
    <w:p w14:paraId="35EEF5FD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절차</w:t>
      </w:r>
    </w:p>
    <w:p w14:paraId="2B5FCC9E" w14:textId="77777777" w:rsidR="00002CB0" w:rsidRPr="00002CB0" w:rsidRDefault="00002CB0" w:rsidP="00002CB0">
      <w:pPr>
        <w:spacing w:after="160"/>
      </w:pPr>
      <w:r w:rsidRPr="00002CB0">
        <w:t>1. `Report/`, `Prompting/`에서 다음 번호(NN)를 결정한다.</w:t>
      </w:r>
    </w:p>
    <w:p w14:paraId="15399DD8" w14:textId="77777777" w:rsidR="00002CB0" w:rsidRPr="00002CB0" w:rsidRDefault="00002CB0" w:rsidP="00002CB0">
      <w:pPr>
        <w:spacing w:after="160"/>
      </w:pPr>
      <w:r w:rsidRPr="00002CB0">
        <w:t xml:space="preserve">2. 위 형식으로 두 파일을 </w:t>
      </w:r>
      <w:r w:rsidRPr="00002CB0">
        <w:rPr>
          <w:b/>
          <w:bCs/>
        </w:rPr>
        <w:t>**직접 생성**</w:t>
      </w:r>
      <w:r w:rsidRPr="00002CB0">
        <w:t>한다.</w:t>
      </w:r>
    </w:p>
    <w:p w14:paraId="5E693624" w14:textId="77777777" w:rsidR="00002CB0" w:rsidRPr="00002CB0" w:rsidRDefault="00002CB0" w:rsidP="00002CB0">
      <w:pPr>
        <w:spacing w:after="160"/>
      </w:pPr>
      <w:r w:rsidRPr="00002CB0">
        <w:t>3. 완료 후 생성 파일 경로·번호·한 줄 요약을 보고한다.</w:t>
      </w:r>
    </w:p>
    <w:p w14:paraId="054EF8A5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## 금지</w:t>
      </w:r>
    </w:p>
    <w:p w14:paraId="41A58531" w14:textId="77777777" w:rsidR="00002CB0" w:rsidRPr="00002CB0" w:rsidRDefault="00002CB0" w:rsidP="00002CB0">
      <w:pPr>
        <w:spacing w:after="160"/>
      </w:pPr>
      <w:r w:rsidRPr="00002CB0">
        <w:t>- 기존 `01~04` 파일 덮어쓰기</w:t>
      </w:r>
    </w:p>
    <w:p w14:paraId="05F38BEF" w14:textId="77777777" w:rsidR="00002CB0" w:rsidRPr="00002CB0" w:rsidRDefault="00002CB0" w:rsidP="00002CB0">
      <w:pPr>
        <w:spacing w:after="160"/>
      </w:pPr>
      <w:r w:rsidRPr="00002CB0">
        <w:t xml:space="preserve">- 번호 없이 저장 (`REPORT.md` </w:t>
      </w:r>
      <w:proofErr w:type="spellStart"/>
      <w:r w:rsidRPr="00002CB0">
        <w:t>단독명</w:t>
      </w:r>
      <w:proofErr w:type="spellEnd"/>
      <w:r w:rsidRPr="00002CB0">
        <w:t xml:space="preserve"> 금지)</w:t>
      </w:r>
    </w:p>
    <w:p w14:paraId="6B4C0F36" w14:textId="77777777" w:rsidR="00002CB0" w:rsidRDefault="00002CB0" w:rsidP="00002CB0">
      <w:pPr>
        <w:spacing w:after="160"/>
      </w:pPr>
      <w:r w:rsidRPr="00002CB0">
        <w:t>- 보고서만 만들고 Transcript 생략 (또는 그 반대)</w:t>
      </w:r>
    </w:p>
    <w:p w14:paraId="58C6A240" w14:textId="671620ED" w:rsidR="00947AF2" w:rsidRPr="00002CB0" w:rsidRDefault="00947AF2" w:rsidP="00002CB0">
      <w:pPr>
        <w:spacing w:after="160"/>
      </w:pPr>
      <w:r>
        <w:rPr>
          <w:rFonts w:hint="eastAsia"/>
        </w:rPr>
        <w:lastRenderedPageBreak/>
        <w:t>```</w:t>
      </w:r>
    </w:p>
    <w:p w14:paraId="5FF07E14" w14:textId="77777777" w:rsidR="00002CB0" w:rsidRPr="00002CB0" w:rsidRDefault="00002CB0" w:rsidP="00002CB0">
      <w:pPr>
        <w:spacing w:after="160"/>
      </w:pPr>
      <w:r w:rsidRPr="00002CB0">
        <w:t>파일명 export-session.md → 채팅에서 /export-session으로 실행됩니다. (파일명이 Command 이름이 됩니다.)</w:t>
      </w:r>
    </w:p>
    <w:p w14:paraId="2821C206" w14:textId="77777777" w:rsidR="00002CB0" w:rsidRPr="00002CB0" w:rsidRDefault="00000000" w:rsidP="00002CB0">
      <w:pPr>
        <w:spacing w:after="160"/>
      </w:pPr>
      <w:r>
        <w:pict w14:anchorId="0A273191">
          <v:rect id="_x0000_i1039" style="width:0;height:1.5pt" o:hralign="center" o:hrstd="t" o:hr="t" fillcolor="#a0a0a0" stroked="f"/>
        </w:pict>
      </w:r>
    </w:p>
    <w:p w14:paraId="321D2437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3. 실행 방법</w:t>
      </w:r>
    </w:p>
    <w:p w14:paraId="23032920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Step 1 — 모드 선택</w:t>
      </w:r>
    </w:p>
    <w:p w14:paraId="4B4D6D9E" w14:textId="77777777" w:rsidR="00002CB0" w:rsidRPr="00002CB0" w:rsidRDefault="00002CB0" w:rsidP="00002CB0">
      <w:pPr>
        <w:spacing w:after="160"/>
      </w:pPr>
      <w:r w:rsidRPr="00002CB0">
        <w:rPr>
          <w:b/>
          <w:bCs/>
        </w:rPr>
        <w:t>Agent 모드</w:t>
      </w:r>
      <w:r w:rsidRPr="00002CB0">
        <w:t>로 전환합니다. 파일을 실제로 생성해야 하므로 Ask 모드는 사용하지 않습니다.</w:t>
      </w:r>
    </w:p>
    <w:p w14:paraId="74731AB1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Step 2 — Command 호출</w:t>
      </w:r>
    </w:p>
    <w:p w14:paraId="7ED3DF66" w14:textId="77777777" w:rsidR="00002CB0" w:rsidRDefault="00002CB0" w:rsidP="00002CB0">
      <w:pPr>
        <w:spacing w:after="160"/>
      </w:pPr>
      <w:r w:rsidRPr="00002CB0">
        <w:t xml:space="preserve">채팅 </w:t>
      </w:r>
      <w:proofErr w:type="gramStart"/>
      <w:r w:rsidRPr="00002CB0">
        <w:t>입력창에 /</w:t>
      </w:r>
      <w:proofErr w:type="gramEnd"/>
      <w:r w:rsidRPr="00002CB0">
        <w:t> 입력 → export-session 선택 → 필요하면 뒤에 세션 맥락을 한 줄 추가:</w:t>
      </w:r>
    </w:p>
    <w:p w14:paraId="53C8983C" w14:textId="1E58B0A1" w:rsidR="00947AF2" w:rsidRPr="00002CB0" w:rsidRDefault="00947AF2" w:rsidP="00002CB0">
      <w:pPr>
        <w:spacing w:after="160"/>
      </w:pPr>
      <w:r>
        <w:rPr>
          <w:rFonts w:hint="eastAsia"/>
        </w:rPr>
        <w:t>```</w:t>
      </w:r>
    </w:p>
    <w:p w14:paraId="212E49DD" w14:textId="77777777" w:rsidR="00002CB0" w:rsidRPr="00002CB0" w:rsidRDefault="00002CB0" w:rsidP="00002CB0">
      <w:pPr>
        <w:spacing w:after="160"/>
      </w:pPr>
      <w:r w:rsidRPr="00002CB0">
        <w:t>/</w:t>
      </w:r>
      <w:proofErr w:type="gramStart"/>
      <w:r w:rsidRPr="00002CB0">
        <w:t>export</w:t>
      </w:r>
      <w:proofErr w:type="gramEnd"/>
      <w:r w:rsidRPr="00002CB0">
        <w:t>-session</w:t>
      </w:r>
    </w:p>
    <w:p w14:paraId="07D455DE" w14:textId="77777777" w:rsidR="00002CB0" w:rsidRDefault="00002CB0" w:rsidP="00002CB0">
      <w:pPr>
        <w:spacing w:after="160"/>
      </w:pPr>
      <w:r w:rsidRPr="00002CB0">
        <w:t xml:space="preserve">TDD RED 단계 — </w:t>
      </w:r>
      <w:proofErr w:type="spellStart"/>
      <w:r w:rsidRPr="00002CB0">
        <w:t>validate_lines</w:t>
      </w:r>
      <w:proofErr w:type="spellEnd"/>
      <w:r w:rsidRPr="00002CB0">
        <w:t xml:space="preserve"> T2 행 합 실패 테스트 추가 세션</w:t>
      </w:r>
    </w:p>
    <w:p w14:paraId="0F620AC8" w14:textId="51C3684A" w:rsidR="00947AF2" w:rsidRPr="00002CB0" w:rsidRDefault="00947AF2" w:rsidP="00002CB0">
      <w:pPr>
        <w:spacing w:after="160"/>
      </w:pPr>
      <w:r>
        <w:rPr>
          <w:rFonts w:hint="eastAsia"/>
        </w:rPr>
        <w:t>```</w:t>
      </w:r>
    </w:p>
    <w:p w14:paraId="77EECA0F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Step 3 — 결과 확인</w:t>
      </w:r>
    </w:p>
    <w:p w14:paraId="1ECAAC4B" w14:textId="77777777" w:rsidR="00002CB0" w:rsidRPr="00002CB0" w:rsidRDefault="00002CB0" w:rsidP="00002CB0">
      <w:pPr>
        <w:spacing w:after="160"/>
      </w:pPr>
      <w:r w:rsidRPr="00002CB0">
        <w:t>Agent가 아래처럼 생성합니다 (다음 세션이면 05번):</w:t>
      </w:r>
    </w:p>
    <w:p w14:paraId="6040830C" w14:textId="77777777" w:rsidR="00002CB0" w:rsidRPr="00002CB0" w:rsidRDefault="00002CB0" w:rsidP="00002CB0">
      <w:pPr>
        <w:spacing w:after="160"/>
      </w:pPr>
      <w:r w:rsidRPr="00002CB0">
        <w:t>Report/05.REPORT.md</w:t>
      </w:r>
    </w:p>
    <w:p w14:paraId="25F06057" w14:textId="77777777" w:rsidR="00002CB0" w:rsidRPr="00002CB0" w:rsidRDefault="00002CB0" w:rsidP="00002CB0">
      <w:pPr>
        <w:spacing w:after="160"/>
      </w:pPr>
      <w:r w:rsidRPr="00002CB0">
        <w:t>Prompting/05.Export-Transcript.md</w:t>
      </w:r>
    </w:p>
    <w:p w14:paraId="11ACC28C" w14:textId="77777777" w:rsidR="00002CB0" w:rsidRPr="00002CB0" w:rsidRDefault="00000000" w:rsidP="00002CB0">
      <w:pPr>
        <w:spacing w:after="160"/>
      </w:pPr>
      <w:r>
        <w:pict w14:anchorId="1CA52FC4">
          <v:rect id="_x0000_i1040" style="width:0;height:1.5pt" o:hralign="center" o:hrstd="t" o:hr="t" fillcolor="#a0a0a0" stroked="f"/>
        </w:pict>
      </w:r>
    </w:p>
    <w:p w14:paraId="2BB03FA4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4. 번호(01.XXX) 규칙 정리</w:t>
      </w:r>
    </w:p>
    <w:p w14:paraId="238634B2" w14:textId="77777777" w:rsidR="00002CB0" w:rsidRPr="00002CB0" w:rsidRDefault="00002CB0" w:rsidP="00002CB0">
      <w:pPr>
        <w:spacing w:after="160"/>
      </w:pPr>
      <w:r w:rsidRPr="00002CB0">
        <w:t>프로젝트 관례는 01. </w:t>
      </w:r>
      <w:proofErr w:type="spellStart"/>
      <w:r w:rsidRPr="00002CB0">
        <w:t>접두</w:t>
      </w:r>
      <w:proofErr w:type="spellEnd"/>
      <w:r w:rsidRPr="00002CB0">
        <w:t xml:space="preserve"> + 확장자 패턴입니다.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971"/>
        <w:gridCol w:w="3835"/>
      </w:tblGrid>
      <w:tr w:rsidR="00002CB0" w:rsidRPr="00002CB0" w14:paraId="61C29C65" w14:textId="77777777" w:rsidTr="00947AF2">
        <w:trPr>
          <w:tblHeader/>
        </w:trPr>
        <w:tc>
          <w:tcPr>
            <w:tcW w:w="94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A05A64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종류</w:t>
            </w:r>
          </w:p>
        </w:tc>
        <w:tc>
          <w:tcPr>
            <w:tcW w:w="206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8A458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패턴</w:t>
            </w:r>
          </w:p>
        </w:tc>
        <w:tc>
          <w:tcPr>
            <w:tcW w:w="199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57ABD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예시</w:t>
            </w:r>
          </w:p>
        </w:tc>
      </w:tr>
      <w:tr w:rsidR="00002CB0" w:rsidRPr="00002CB0" w14:paraId="1C4B78D7" w14:textId="77777777" w:rsidTr="00947AF2">
        <w:tc>
          <w:tcPr>
            <w:tcW w:w="94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6B2BA" w14:textId="77777777" w:rsidR="00002CB0" w:rsidRPr="00002CB0" w:rsidRDefault="00002CB0" w:rsidP="00002CB0">
            <w:pPr>
              <w:spacing w:after="160"/>
            </w:pPr>
            <w:r w:rsidRPr="00002CB0">
              <w:t>보고서</w:t>
            </w:r>
          </w:p>
        </w:tc>
        <w:tc>
          <w:tcPr>
            <w:tcW w:w="206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3297D" w14:textId="77777777" w:rsidR="00002CB0" w:rsidRPr="00002CB0" w:rsidRDefault="00002CB0" w:rsidP="00002CB0">
            <w:pPr>
              <w:spacing w:after="160"/>
            </w:pPr>
            <w:r w:rsidRPr="00002CB0">
              <w:t>NN.REPORT.md</w:t>
            </w:r>
          </w:p>
        </w:tc>
        <w:tc>
          <w:tcPr>
            <w:tcW w:w="19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B88C9" w14:textId="77777777" w:rsidR="00002CB0" w:rsidRPr="00002CB0" w:rsidRDefault="00002CB0" w:rsidP="00002CB0">
            <w:pPr>
              <w:spacing w:after="160"/>
            </w:pPr>
            <w:r w:rsidRPr="00002CB0">
              <w:t>05.REPORT.md</w:t>
            </w:r>
          </w:p>
        </w:tc>
      </w:tr>
      <w:tr w:rsidR="00002CB0" w:rsidRPr="00002CB0" w14:paraId="03B06C98" w14:textId="77777777" w:rsidTr="00947AF2">
        <w:tc>
          <w:tcPr>
            <w:tcW w:w="94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7804A" w14:textId="77777777" w:rsidR="00002CB0" w:rsidRPr="00002CB0" w:rsidRDefault="00002CB0" w:rsidP="00002CB0">
            <w:pPr>
              <w:spacing w:after="160"/>
            </w:pPr>
            <w:r w:rsidRPr="00002CB0">
              <w:t>Transcript</w:t>
            </w:r>
          </w:p>
        </w:tc>
        <w:tc>
          <w:tcPr>
            <w:tcW w:w="206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1427E" w14:textId="77777777" w:rsidR="00002CB0" w:rsidRPr="00002CB0" w:rsidRDefault="00002CB0" w:rsidP="00002CB0">
            <w:pPr>
              <w:spacing w:after="160"/>
            </w:pPr>
            <w:r w:rsidRPr="00002CB0">
              <w:t>NN.Export-Transcript.md</w:t>
            </w:r>
          </w:p>
        </w:tc>
        <w:tc>
          <w:tcPr>
            <w:tcW w:w="19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0AAAB" w14:textId="77777777" w:rsidR="00002CB0" w:rsidRPr="00002CB0" w:rsidRDefault="00002CB0" w:rsidP="00002CB0">
            <w:pPr>
              <w:spacing w:after="160"/>
            </w:pPr>
            <w:r w:rsidRPr="00002CB0">
              <w:t>05.Export-Transcript.md</w:t>
            </w:r>
          </w:p>
        </w:tc>
      </w:tr>
    </w:tbl>
    <w:p w14:paraId="2242AA1C" w14:textId="77777777" w:rsidR="00002CB0" w:rsidRPr="00002CB0" w:rsidRDefault="00002CB0" w:rsidP="00002CB0">
      <w:pPr>
        <w:spacing w:after="160"/>
      </w:pPr>
      <w:r w:rsidRPr="00002CB0">
        <w:t>01.XXX에서 XXX는 파일 종류를 뜻합니다 (REPORT, Export-Transcript). 번호는 세션마다 1씩 증가합니다.</w:t>
      </w:r>
    </w:p>
    <w:p w14:paraId="7284B20F" w14:textId="77777777" w:rsidR="00002CB0" w:rsidRPr="00002CB0" w:rsidRDefault="00000000" w:rsidP="00002CB0">
      <w:pPr>
        <w:spacing w:after="160"/>
      </w:pPr>
      <w:r>
        <w:lastRenderedPageBreak/>
        <w:pict w14:anchorId="08262C80">
          <v:rect id="_x0000_i1041" style="width:0;height:1.5pt" o:hralign="center" o:hrstd="t" o:hr="t" fillcolor="#a0a0a0" stroked="f"/>
        </w:pict>
      </w:r>
    </w:p>
    <w:p w14:paraId="67AFEB00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5. 기존 프롬프트와 Command 비교</w:t>
      </w:r>
    </w:p>
    <w:p w14:paraId="62D73B16" w14:textId="77777777" w:rsidR="00002CB0" w:rsidRPr="00002CB0" w:rsidRDefault="00002CB0" w:rsidP="00002CB0">
      <w:pPr>
        <w:spacing w:after="160"/>
      </w:pPr>
      <w:r w:rsidRPr="00002CB0">
        <w:t>이전에는 세션 끝에 직접 입력했습니다 (</w:t>
      </w:r>
      <w:hyperlink r:id="rId38" w:tgtFrame="_blank" w:history="1">
        <w:r w:rsidRPr="00002CB0">
          <w:rPr>
            <w:rStyle w:val="a5"/>
          </w:rPr>
          <w:t>Prompting/01.Export-Transcript.md</w:t>
        </w:r>
      </w:hyperlink>
      <w:r w:rsidRPr="00002CB0">
        <w:t> 참고):</w:t>
      </w:r>
    </w:p>
    <w:p w14:paraId="76029DE5" w14:textId="77777777" w:rsidR="00002CB0" w:rsidRPr="00002CB0" w:rsidRDefault="00002CB0" w:rsidP="00002CB0">
      <w:pPr>
        <w:spacing w:after="160"/>
      </w:pPr>
      <w:r w:rsidRPr="00002CB0">
        <w:t xml:space="preserve">Report 폴더에 </w:t>
      </w:r>
      <w:proofErr w:type="spellStart"/>
      <w:r w:rsidRPr="00002CB0">
        <w:t>보고서로보내고</w:t>
      </w:r>
      <w:proofErr w:type="spellEnd"/>
      <w:r w:rsidRPr="00002CB0">
        <w:t xml:space="preserve"> Prompting 폴더에 Export Transcript해줘. 01. 번호를 붙여서 해줘</w:t>
      </w:r>
    </w:p>
    <w:p w14:paraId="5D705167" w14:textId="77777777" w:rsidR="00002CB0" w:rsidRPr="00002CB0" w:rsidRDefault="00002CB0" w:rsidP="00002CB0">
      <w:pPr>
        <w:spacing w:after="160"/>
      </w:pPr>
      <w:r w:rsidRPr="00002CB0">
        <w:t>Command로 바꾸면 매번 같은 지시를 반복하지 않아도 되고, </w:t>
      </w:r>
      <w:r w:rsidRPr="00002CB0">
        <w:rPr>
          <w:b/>
          <w:bCs/>
        </w:rPr>
        <w:t>번호 자동 증가·형식·금지 사항</w:t>
      </w:r>
      <w:r w:rsidRPr="00002CB0">
        <w:t>이 고정됩니다.</w:t>
      </w:r>
    </w:p>
    <w:p w14:paraId="38EFB5F5" w14:textId="77777777" w:rsidR="00002CB0" w:rsidRPr="00002CB0" w:rsidRDefault="00000000" w:rsidP="00002CB0">
      <w:pPr>
        <w:spacing w:after="160"/>
      </w:pPr>
      <w:r>
        <w:pict w14:anchorId="3B85EA1D">
          <v:rect id="_x0000_i1042" style="width:0;height:1.5pt" o:hralign="center" o:hrstd="t" o:hr="t" fillcolor="#a0a0a0" stroked="f"/>
        </w:pict>
      </w:r>
    </w:p>
    <w:p w14:paraId="5F24542A" w14:textId="77777777" w:rsidR="00002CB0" w:rsidRPr="00002CB0" w:rsidRDefault="00002CB0" w:rsidP="00002CB0">
      <w:pPr>
        <w:spacing w:after="160"/>
        <w:rPr>
          <w:b/>
          <w:bCs/>
        </w:rPr>
      </w:pPr>
      <w:r w:rsidRPr="00002CB0">
        <w:rPr>
          <w:b/>
          <w:bCs/>
        </w:rPr>
        <w:t>6. 빠른 체크리스트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8309"/>
      </w:tblGrid>
      <w:tr w:rsidR="00002CB0" w:rsidRPr="00002CB0" w14:paraId="0D194B1C" w14:textId="77777777" w:rsidTr="00947AF2">
        <w:trPr>
          <w:tblHeader/>
        </w:trPr>
        <w:tc>
          <w:tcPr>
            <w:tcW w:w="68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DB922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순서</w:t>
            </w:r>
          </w:p>
        </w:tc>
        <w:tc>
          <w:tcPr>
            <w:tcW w:w="431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41A13" w14:textId="77777777" w:rsidR="00002CB0" w:rsidRPr="00002CB0" w:rsidRDefault="00002CB0" w:rsidP="00002CB0">
            <w:pPr>
              <w:spacing w:after="160"/>
              <w:rPr>
                <w:b/>
                <w:bCs/>
              </w:rPr>
            </w:pPr>
            <w:r w:rsidRPr="00002CB0">
              <w:rPr>
                <w:b/>
                <w:bCs/>
              </w:rPr>
              <w:t>할 일</w:t>
            </w:r>
          </w:p>
        </w:tc>
      </w:tr>
      <w:tr w:rsidR="00002CB0" w:rsidRPr="00002CB0" w14:paraId="73E03504" w14:textId="77777777" w:rsidTr="00947AF2">
        <w:tc>
          <w:tcPr>
            <w:tcW w:w="68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31C8F" w14:textId="77777777" w:rsidR="00002CB0" w:rsidRPr="00002CB0" w:rsidRDefault="00002CB0" w:rsidP="00002CB0">
            <w:pPr>
              <w:spacing w:after="160"/>
            </w:pPr>
            <w:r w:rsidRPr="00002CB0">
              <w:t>1</w:t>
            </w:r>
          </w:p>
        </w:tc>
        <w:tc>
          <w:tcPr>
            <w:tcW w:w="431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B53F1" w14:textId="77777777" w:rsidR="00002CB0" w:rsidRPr="00002CB0" w:rsidRDefault="00002CB0" w:rsidP="00002CB0">
            <w:pPr>
              <w:spacing w:after="160"/>
            </w:pPr>
            <w:proofErr w:type="gramStart"/>
            <w:r w:rsidRPr="00002CB0">
              <w:t>.cursor/commands/export-session.md</w:t>
            </w:r>
            <w:proofErr w:type="gramEnd"/>
            <w:r w:rsidRPr="00002CB0">
              <w:t> 생성</w:t>
            </w:r>
          </w:p>
        </w:tc>
      </w:tr>
      <w:tr w:rsidR="00002CB0" w:rsidRPr="00002CB0" w14:paraId="51BE90DD" w14:textId="77777777" w:rsidTr="00947AF2">
        <w:tc>
          <w:tcPr>
            <w:tcW w:w="68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ECCF1" w14:textId="77777777" w:rsidR="00002CB0" w:rsidRPr="00002CB0" w:rsidRDefault="00002CB0" w:rsidP="00002CB0">
            <w:pPr>
              <w:spacing w:after="160"/>
            </w:pPr>
            <w:r w:rsidRPr="00002CB0">
              <w:t>2</w:t>
            </w:r>
          </w:p>
        </w:tc>
        <w:tc>
          <w:tcPr>
            <w:tcW w:w="431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9285E" w14:textId="77777777" w:rsidR="00002CB0" w:rsidRPr="00002CB0" w:rsidRDefault="00002CB0" w:rsidP="00002CB0">
            <w:pPr>
              <w:spacing w:after="160"/>
            </w:pPr>
            <w:r w:rsidRPr="00002CB0">
              <w:t>Agent 모드 선택</w:t>
            </w:r>
          </w:p>
        </w:tc>
      </w:tr>
      <w:tr w:rsidR="00002CB0" w:rsidRPr="00002CB0" w14:paraId="3368A8C0" w14:textId="77777777" w:rsidTr="00947AF2">
        <w:tc>
          <w:tcPr>
            <w:tcW w:w="68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84BB9" w14:textId="77777777" w:rsidR="00002CB0" w:rsidRPr="00002CB0" w:rsidRDefault="00002CB0" w:rsidP="00002CB0">
            <w:pPr>
              <w:spacing w:after="160"/>
            </w:pPr>
            <w:r w:rsidRPr="00002CB0">
              <w:t>3</w:t>
            </w:r>
          </w:p>
        </w:tc>
        <w:tc>
          <w:tcPr>
            <w:tcW w:w="431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DBF17" w14:textId="77777777" w:rsidR="00002CB0" w:rsidRPr="00002CB0" w:rsidRDefault="00002CB0" w:rsidP="00002CB0">
            <w:pPr>
              <w:spacing w:after="160"/>
            </w:pPr>
            <w:r w:rsidRPr="00002CB0">
              <w:t>/export-session + (선택) 세션 주제 한 줄</w:t>
            </w:r>
          </w:p>
        </w:tc>
      </w:tr>
      <w:tr w:rsidR="00002CB0" w:rsidRPr="00002CB0" w14:paraId="42AAC624" w14:textId="77777777" w:rsidTr="00947AF2">
        <w:tc>
          <w:tcPr>
            <w:tcW w:w="68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EADF5" w14:textId="77777777" w:rsidR="00002CB0" w:rsidRPr="00002CB0" w:rsidRDefault="00002CB0" w:rsidP="00002CB0">
            <w:pPr>
              <w:spacing w:after="160"/>
            </w:pPr>
            <w:r w:rsidRPr="00002CB0">
              <w:t>4</w:t>
            </w:r>
          </w:p>
        </w:tc>
        <w:tc>
          <w:tcPr>
            <w:tcW w:w="431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47289" w14:textId="77777777" w:rsidR="00002CB0" w:rsidRPr="00002CB0" w:rsidRDefault="00002CB0" w:rsidP="00002CB0">
            <w:pPr>
              <w:spacing w:after="160"/>
            </w:pPr>
            <w:r w:rsidRPr="00002CB0">
              <w:t>Report/</w:t>
            </w:r>
            <w:proofErr w:type="gramStart"/>
            <w:r w:rsidRPr="00002CB0">
              <w:t>05.*</w:t>
            </w:r>
            <w:proofErr w:type="gramEnd"/>
            <w:r w:rsidRPr="00002CB0">
              <w:t>, Prompting/</w:t>
            </w:r>
            <w:proofErr w:type="gramStart"/>
            <w:r w:rsidRPr="00002CB0">
              <w:t>05.*</w:t>
            </w:r>
            <w:proofErr w:type="gramEnd"/>
            <w:r w:rsidRPr="00002CB0">
              <w:t> 생성 확인</w:t>
            </w:r>
          </w:p>
        </w:tc>
      </w:tr>
      <w:tr w:rsidR="00002CB0" w:rsidRPr="00002CB0" w14:paraId="436636D8" w14:textId="77777777" w:rsidTr="00947AF2">
        <w:tc>
          <w:tcPr>
            <w:tcW w:w="68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01AC9" w14:textId="77777777" w:rsidR="00002CB0" w:rsidRPr="00002CB0" w:rsidRDefault="00002CB0" w:rsidP="00002CB0">
            <w:pPr>
              <w:spacing w:after="160"/>
            </w:pPr>
            <w:r w:rsidRPr="00002CB0">
              <w:t>5</w:t>
            </w:r>
          </w:p>
        </w:tc>
        <w:tc>
          <w:tcPr>
            <w:tcW w:w="431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06457" w14:textId="77777777" w:rsidR="00002CB0" w:rsidRPr="00002CB0" w:rsidRDefault="00002CB0" w:rsidP="00002CB0">
            <w:pPr>
              <w:spacing w:after="160"/>
            </w:pPr>
            <w:r w:rsidRPr="00002CB0">
              <w:t>보고서 ↔ Transcript 상호 링크 확인</w:t>
            </w:r>
          </w:p>
        </w:tc>
      </w:tr>
    </w:tbl>
    <w:p w14:paraId="7041B3A5" w14:textId="77777777" w:rsidR="00002CB0" w:rsidRDefault="00002CB0" w:rsidP="006537BB">
      <w:pPr>
        <w:spacing w:after="160"/>
      </w:pPr>
    </w:p>
    <w:p w14:paraId="6E2230CC" w14:textId="25E7E631" w:rsidR="00947AF2" w:rsidRDefault="00947AF2" w:rsidP="006537BB">
      <w:pPr>
        <w:spacing w:after="160"/>
      </w:pPr>
      <w:r>
        <w:rPr>
          <w:rFonts w:hint="eastAsia"/>
        </w:rPr>
        <w:t xml:space="preserve">하지만, </w:t>
      </w:r>
    </w:p>
    <w:p w14:paraId="747F4FCF" w14:textId="77777777" w:rsidR="00947AF2" w:rsidRDefault="00947AF2" w:rsidP="006537BB">
      <w:pPr>
        <w:spacing w:after="160"/>
      </w:pPr>
    </w:p>
    <w:p w14:paraId="67514E0F" w14:textId="6542DF8A" w:rsidR="00947AF2" w:rsidRDefault="00947AF2" w:rsidP="006537BB">
      <w:pPr>
        <w:spacing w:after="160"/>
      </w:pPr>
      <w:r w:rsidRPr="00947AF2">
        <w:t>/export</w:t>
      </w:r>
      <w:r>
        <w:rPr>
          <w:rFonts w:hint="eastAsia"/>
        </w:rPr>
        <w:t xml:space="preserve"> 하면 되도록, </w:t>
      </w:r>
      <w:proofErr w:type="spellStart"/>
      <w:r>
        <w:rPr>
          <w:rFonts w:hint="eastAsia"/>
        </w:rPr>
        <w:t>업그레이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</w:t>
      </w:r>
      <w:proofErr w:type="spellEnd"/>
      <w:r>
        <w:rPr>
          <w:rFonts w:hint="eastAsia"/>
        </w:rPr>
        <w:t xml:space="preserve"> 해 봅니다.</w:t>
      </w:r>
    </w:p>
    <w:p w14:paraId="332951A3" w14:textId="77777777" w:rsidR="00947AF2" w:rsidRDefault="00947AF2" w:rsidP="006537BB">
      <w:pPr>
        <w:spacing w:after="160"/>
      </w:pPr>
    </w:p>
    <w:p w14:paraId="193C4776" w14:textId="4B4F3E0B" w:rsidR="00947AF2" w:rsidRDefault="00947AF2" w:rsidP="006537BB">
      <w:pPr>
        <w:spacing w:after="160"/>
      </w:pPr>
      <w:r>
        <w:rPr>
          <w:rFonts w:hint="eastAsia"/>
        </w:rPr>
        <w:t xml:space="preserve">최종 </w:t>
      </w:r>
    </w:p>
    <w:p w14:paraId="1F16A132" w14:textId="77777777" w:rsidR="00AC4DD9" w:rsidRDefault="00AC4DD9" w:rsidP="00AC4DD9">
      <w:pPr>
        <w:spacing w:after="160"/>
      </w:pPr>
    </w:p>
    <w:p w14:paraId="4232CE1C" w14:textId="77777777" w:rsidR="00AC4DD9" w:rsidRDefault="00AC4DD9" w:rsidP="00AC4DD9">
      <w:pPr>
        <w:spacing w:after="160"/>
      </w:pPr>
      <w:r w:rsidRPr="00947AF2">
        <w:t>export-session.md</w:t>
      </w:r>
    </w:p>
    <w:p w14:paraId="3219E4EF" w14:textId="77777777" w:rsidR="00AC4DD9" w:rsidRDefault="00AC4DD9" w:rsidP="00AC4DD9">
      <w:pPr>
        <w:spacing w:after="160"/>
      </w:pPr>
      <w:r>
        <w:rPr>
          <w:rFonts w:hint="eastAsia"/>
        </w:rPr>
        <w:t>```</w:t>
      </w:r>
    </w:p>
    <w:p w14:paraId="267079B8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 export-session — 세션 보고서 + Transcript Export (`/export` 별칭)</w:t>
      </w:r>
    </w:p>
    <w:p w14:paraId="43FA59F7" w14:textId="77777777" w:rsidR="00AC4DD9" w:rsidRPr="00947AF2" w:rsidRDefault="00AC4DD9" w:rsidP="00AC4DD9">
      <w:pPr>
        <w:spacing w:after="160"/>
      </w:pPr>
    </w:p>
    <w:p w14:paraId="765A3590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 xml:space="preserve">**추가 입력 없이 즉시 </w:t>
      </w:r>
      <w:proofErr w:type="gramStart"/>
      <w:r w:rsidRPr="00947AF2">
        <w:rPr>
          <w:b/>
          <w:bCs/>
        </w:rPr>
        <w:t>실행.*</w:t>
      </w:r>
      <w:proofErr w:type="gramEnd"/>
      <w:r w:rsidRPr="00947AF2">
        <w:rPr>
          <w:b/>
          <w:bCs/>
        </w:rPr>
        <w:t>*</w:t>
      </w:r>
      <w:r w:rsidRPr="00947AF2">
        <w:t xml:space="preserve"> 사용자가 `/export-session` 또는 `/export` 만 입력했다. 세션 주제·산출물·대화 내용은 </w:t>
      </w:r>
      <w:r w:rsidRPr="00947AF2">
        <w:rPr>
          <w:b/>
          <w:bCs/>
        </w:rPr>
        <w:t>**현재 채팅 전체**</w:t>
      </w:r>
      <w:r w:rsidRPr="00947AF2">
        <w:t>에서 자동 추출한다. 추가 질문·확인 요청 금지.</w:t>
      </w:r>
    </w:p>
    <w:p w14:paraId="7DC5D789" w14:textId="77777777" w:rsidR="00AC4DD9" w:rsidRPr="00947AF2" w:rsidRDefault="00AC4DD9" w:rsidP="00AC4DD9">
      <w:pPr>
        <w:spacing w:after="160"/>
      </w:pPr>
    </w:p>
    <w:p w14:paraId="29EA9749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자동 추출 (사용자에게 묻지 말 것)</w:t>
      </w:r>
    </w:p>
    <w:p w14:paraId="27BA9061" w14:textId="77777777" w:rsidR="00AC4DD9" w:rsidRPr="00947AF2" w:rsidRDefault="00AC4DD9" w:rsidP="00AC4DD9">
      <w:pPr>
        <w:spacing w:after="160"/>
      </w:pPr>
      <w:r w:rsidRPr="00947AF2">
        <w:t xml:space="preserve">- </w:t>
      </w:r>
      <w:r w:rsidRPr="00947AF2">
        <w:rPr>
          <w:b/>
          <w:bCs/>
        </w:rPr>
        <w:t>**세션 주제**</w:t>
      </w:r>
      <w:r w:rsidRPr="00947AF2">
        <w:t xml:space="preserve">: 이번 대화의 핵심 작업 (예: TDD RED, Command 작성, </w:t>
      </w:r>
      <w:proofErr w:type="spellStart"/>
      <w:r w:rsidRPr="00947AF2">
        <w:t>pytest</w:t>
      </w:r>
      <w:proofErr w:type="spellEnd"/>
      <w:r w:rsidRPr="00947AF2">
        <w:t xml:space="preserve"> 실행)</w:t>
      </w:r>
    </w:p>
    <w:p w14:paraId="3B41B04E" w14:textId="77777777" w:rsidR="00AC4DD9" w:rsidRPr="00947AF2" w:rsidRDefault="00AC4DD9" w:rsidP="00AC4DD9">
      <w:pPr>
        <w:spacing w:after="160"/>
      </w:pPr>
      <w:r w:rsidRPr="00947AF2">
        <w:t xml:space="preserve">- </w:t>
      </w:r>
      <w:r w:rsidRPr="00947AF2">
        <w:rPr>
          <w:b/>
          <w:bCs/>
        </w:rPr>
        <w:t>**산출물**</w:t>
      </w:r>
      <w:r w:rsidRPr="00947AF2">
        <w:t>: 생성·수정된 파일 목록</w:t>
      </w:r>
    </w:p>
    <w:p w14:paraId="62157CB9" w14:textId="77777777" w:rsidR="00AC4DD9" w:rsidRPr="00947AF2" w:rsidRDefault="00AC4DD9" w:rsidP="00AC4DD9">
      <w:pPr>
        <w:spacing w:after="160"/>
      </w:pPr>
      <w:r w:rsidRPr="00947AF2">
        <w:t xml:space="preserve">- </w:t>
      </w:r>
      <w:r w:rsidRPr="00947AF2">
        <w:rPr>
          <w:b/>
          <w:bCs/>
        </w:rPr>
        <w:t>**Transcript**</w:t>
      </w:r>
      <w:r w:rsidRPr="00947AF2">
        <w:t>: User/Cursor 턴 전체</w:t>
      </w:r>
    </w:p>
    <w:p w14:paraId="6D5E9D9F" w14:textId="77777777" w:rsidR="00AC4DD9" w:rsidRPr="00947AF2" w:rsidRDefault="00AC4DD9" w:rsidP="00AC4DD9">
      <w:pPr>
        <w:spacing w:after="160"/>
      </w:pPr>
    </w:p>
    <w:p w14:paraId="61D1C37D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번호 규칙</w:t>
      </w:r>
    </w:p>
    <w:p w14:paraId="47456D73" w14:textId="77777777" w:rsidR="00AC4DD9" w:rsidRPr="00947AF2" w:rsidRDefault="00AC4DD9" w:rsidP="00AC4DD9">
      <w:pPr>
        <w:spacing w:after="160"/>
      </w:pPr>
      <w:r w:rsidRPr="00947AF2">
        <w:t>1. `Report/`·`Prompting/`의 기존 `</w:t>
      </w:r>
      <w:proofErr w:type="gramStart"/>
      <w:r w:rsidRPr="00947AF2">
        <w:t>NN.*</w:t>
      </w:r>
      <w:proofErr w:type="gramEnd"/>
      <w:r w:rsidRPr="00947AF2">
        <w:t>` 파일을 확인한다.</w:t>
      </w:r>
    </w:p>
    <w:p w14:paraId="4D84A2DA" w14:textId="77777777" w:rsidR="00AC4DD9" w:rsidRPr="00947AF2" w:rsidRDefault="00AC4DD9" w:rsidP="00AC4DD9">
      <w:pPr>
        <w:spacing w:after="160"/>
      </w:pPr>
      <w:r w:rsidRPr="00947AF2">
        <w:t>2. 가장 큰 번호 + 1을 다음 번호로 쓴다. (예: 04까지 있으면 → 05)</w:t>
      </w:r>
    </w:p>
    <w:p w14:paraId="7468695F" w14:textId="77777777" w:rsidR="00AC4DD9" w:rsidRPr="00947AF2" w:rsidRDefault="00AC4DD9" w:rsidP="00AC4DD9">
      <w:pPr>
        <w:spacing w:after="160"/>
      </w:pPr>
      <w:r w:rsidRPr="00947AF2">
        <w:t xml:space="preserve">3. 번호는 </w:t>
      </w:r>
      <w:r w:rsidRPr="00947AF2">
        <w:rPr>
          <w:b/>
          <w:bCs/>
        </w:rPr>
        <w:t>**2자리**</w:t>
      </w:r>
      <w:r w:rsidRPr="00947AF2">
        <w:t xml:space="preserve"> (`01`, `02`, … `05`).</w:t>
      </w:r>
    </w:p>
    <w:p w14:paraId="649F5C18" w14:textId="77777777" w:rsidR="00AC4DD9" w:rsidRPr="00947AF2" w:rsidRDefault="00AC4DD9" w:rsidP="00AC4DD9">
      <w:pPr>
        <w:spacing w:after="160"/>
      </w:pPr>
    </w:p>
    <w:p w14:paraId="509CE4DA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생성 파일 (반드시 2개)</w:t>
      </w:r>
    </w:p>
    <w:p w14:paraId="2E045AC2" w14:textId="77777777" w:rsidR="00AC4DD9" w:rsidRPr="00947AF2" w:rsidRDefault="00AC4DD9" w:rsidP="00AC4DD9">
      <w:pPr>
        <w:spacing w:after="160"/>
      </w:pPr>
    </w:p>
    <w:p w14:paraId="781A9CF7" w14:textId="77777777" w:rsidR="00AC4DD9" w:rsidRPr="00947AF2" w:rsidRDefault="00AC4DD9" w:rsidP="00AC4DD9">
      <w:pPr>
        <w:spacing w:after="160"/>
      </w:pPr>
      <w:r w:rsidRPr="00947AF2">
        <w:t>| 파일 | 설명 |</w:t>
      </w:r>
    </w:p>
    <w:p w14:paraId="30049D6D" w14:textId="77777777" w:rsidR="00AC4DD9" w:rsidRPr="00947AF2" w:rsidRDefault="00AC4DD9" w:rsidP="00AC4DD9">
      <w:pPr>
        <w:spacing w:after="160"/>
      </w:pPr>
      <w:proofErr w:type="gramStart"/>
      <w:r w:rsidRPr="00947AF2">
        <w:t>|------|------|</w:t>
      </w:r>
      <w:proofErr w:type="gramEnd"/>
    </w:p>
    <w:p w14:paraId="3C183571" w14:textId="77777777" w:rsidR="00AC4DD9" w:rsidRPr="00947AF2" w:rsidRDefault="00AC4DD9" w:rsidP="00AC4DD9">
      <w:pPr>
        <w:spacing w:after="160"/>
      </w:pPr>
      <w:r w:rsidRPr="00947AF2">
        <w:t>| `Report/NN.REPORT.md` | 세션 요약 보고서 |</w:t>
      </w:r>
    </w:p>
    <w:p w14:paraId="07C6F789" w14:textId="77777777" w:rsidR="00AC4DD9" w:rsidRPr="00947AF2" w:rsidRDefault="00AC4DD9" w:rsidP="00AC4DD9">
      <w:pPr>
        <w:spacing w:after="160"/>
      </w:pPr>
      <w:r w:rsidRPr="00947AF2">
        <w:t>| `Prompting/NN.Export-Transcript.md` | 대화 전문 Export |</w:t>
      </w:r>
    </w:p>
    <w:p w14:paraId="7713012F" w14:textId="77777777" w:rsidR="00AC4DD9" w:rsidRPr="00947AF2" w:rsidRDefault="00AC4DD9" w:rsidP="00AC4DD9">
      <w:pPr>
        <w:spacing w:after="160"/>
      </w:pPr>
    </w:p>
    <w:p w14:paraId="2F214DAE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보고서 형식 (`Report/NN.REPORT.md`)</w:t>
      </w:r>
    </w:p>
    <w:p w14:paraId="2BADCB61" w14:textId="77777777" w:rsidR="00AC4DD9" w:rsidRPr="00947AF2" w:rsidRDefault="00AC4DD9" w:rsidP="00AC4DD9">
      <w:pPr>
        <w:spacing w:after="160"/>
      </w:pPr>
      <w:r w:rsidRPr="00947AF2">
        <w:t>- 제목: `# MagicSquare_1004 — {자동 추출한 세션 주제}`</w:t>
      </w:r>
    </w:p>
    <w:p w14:paraId="4560006F" w14:textId="77777777" w:rsidR="00AC4DD9" w:rsidRPr="00947AF2" w:rsidRDefault="00AC4DD9" w:rsidP="00AC4DD9">
      <w:pPr>
        <w:spacing w:after="160"/>
      </w:pPr>
      <w:r w:rsidRPr="00947AF2">
        <w:t>- 상단 메타 표: 프로젝트, 단계, 보고서 생성일, 목적</w:t>
      </w:r>
    </w:p>
    <w:p w14:paraId="0EFD8502" w14:textId="77777777" w:rsidR="00AC4DD9" w:rsidRPr="00947AF2" w:rsidRDefault="00AC4DD9" w:rsidP="00AC4DD9">
      <w:pPr>
        <w:spacing w:after="160"/>
      </w:pPr>
      <w:r w:rsidRPr="00947AF2">
        <w:t xml:space="preserve">- 섹션: 1. </w:t>
      </w:r>
      <w:proofErr w:type="gramStart"/>
      <w:r w:rsidRPr="00947AF2">
        <w:t>요약 /</w:t>
      </w:r>
      <w:proofErr w:type="gramEnd"/>
      <w:r w:rsidRPr="00947AF2">
        <w:t xml:space="preserve"> 2. 핵심 결정·</w:t>
      </w:r>
      <w:proofErr w:type="gramStart"/>
      <w:r w:rsidRPr="00947AF2">
        <w:t>산출물 /</w:t>
      </w:r>
      <w:proofErr w:type="gramEnd"/>
      <w:r w:rsidRPr="00947AF2">
        <w:t xml:space="preserve"> 3. 다음 단계</w:t>
      </w:r>
    </w:p>
    <w:p w14:paraId="2EE459AC" w14:textId="77777777" w:rsidR="00AC4DD9" w:rsidRPr="00947AF2" w:rsidRDefault="00AC4DD9" w:rsidP="00AC4DD9">
      <w:pPr>
        <w:spacing w:after="160"/>
      </w:pPr>
      <w:r w:rsidRPr="00947AF2">
        <w:lastRenderedPageBreak/>
        <w:t>- 관련 Transcript 링크: `Prompting/NN.Export-Transcript.md`</w:t>
      </w:r>
    </w:p>
    <w:p w14:paraId="0950DAF4" w14:textId="77777777" w:rsidR="00AC4DD9" w:rsidRPr="00947AF2" w:rsidRDefault="00AC4DD9" w:rsidP="00AC4DD9">
      <w:pPr>
        <w:spacing w:after="160"/>
      </w:pPr>
      <w:r w:rsidRPr="00947AF2">
        <w:t>- 마지막 줄: `*본 문서는 Report/NN.REPORT.md — …</w:t>
      </w:r>
      <w:proofErr w:type="gramStart"/>
      <w:r w:rsidRPr="00947AF2">
        <w:t>입니다.*</w:t>
      </w:r>
      <w:proofErr w:type="gramEnd"/>
      <w:r w:rsidRPr="00947AF2">
        <w:t>`</w:t>
      </w:r>
    </w:p>
    <w:p w14:paraId="7DEC7058" w14:textId="77777777" w:rsidR="00AC4DD9" w:rsidRPr="00947AF2" w:rsidRDefault="00AC4DD9" w:rsidP="00AC4DD9">
      <w:pPr>
        <w:spacing w:after="160"/>
      </w:pPr>
    </w:p>
    <w:p w14:paraId="729ED887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Transcript 형식 (`Prompting/NN.Export-Transcript.md`)</w:t>
      </w:r>
    </w:p>
    <w:p w14:paraId="52E596EC" w14:textId="77777777" w:rsidR="00AC4DD9" w:rsidRPr="00947AF2" w:rsidRDefault="00AC4DD9" w:rsidP="00AC4DD9">
      <w:pPr>
        <w:spacing w:after="160"/>
      </w:pPr>
      <w:r w:rsidRPr="00947AF2">
        <w:t>- 제목 + `_Exported on {오늘 날짜} from Cursor_`</w:t>
      </w:r>
    </w:p>
    <w:p w14:paraId="4CDBBA85" w14:textId="77777777" w:rsidR="00AC4DD9" w:rsidRPr="00947AF2" w:rsidRDefault="00AC4DD9" w:rsidP="00AC4DD9">
      <w:pPr>
        <w:spacing w:after="160"/>
      </w:pPr>
      <w:r w:rsidRPr="00947AF2">
        <w:t xml:space="preserve">- </w:t>
      </w:r>
      <w:r w:rsidRPr="00947AF2">
        <w:rPr>
          <w:b/>
          <w:bCs/>
        </w:rPr>
        <w:t>**User*</w:t>
      </w:r>
      <w:proofErr w:type="gramStart"/>
      <w:r w:rsidRPr="00947AF2">
        <w:rPr>
          <w:b/>
          <w:bCs/>
        </w:rPr>
        <w:t>*</w:t>
      </w:r>
      <w:r w:rsidRPr="00947AF2">
        <w:t xml:space="preserve"> /</w:t>
      </w:r>
      <w:proofErr w:type="gramEnd"/>
      <w:r w:rsidRPr="00947AF2">
        <w:t xml:space="preserve"> </w:t>
      </w:r>
      <w:r w:rsidRPr="00947AF2">
        <w:rPr>
          <w:b/>
          <w:bCs/>
        </w:rPr>
        <w:t>**Cursor**</w:t>
      </w:r>
      <w:r w:rsidRPr="00947AF2">
        <w:t xml:space="preserve"> 턴별로 대화 재구성 (요약이 아닌 전문)</w:t>
      </w:r>
    </w:p>
    <w:p w14:paraId="248F518A" w14:textId="77777777" w:rsidR="00AC4DD9" w:rsidRPr="00947AF2" w:rsidRDefault="00AC4DD9" w:rsidP="00AC4DD9">
      <w:pPr>
        <w:spacing w:after="160"/>
      </w:pPr>
      <w:r w:rsidRPr="00947AF2">
        <w:t>- 마지막에 생성·변경 파일 목록 표</w:t>
      </w:r>
    </w:p>
    <w:p w14:paraId="2937F114" w14:textId="77777777" w:rsidR="00AC4DD9" w:rsidRPr="00947AF2" w:rsidRDefault="00AC4DD9" w:rsidP="00AC4DD9">
      <w:pPr>
        <w:spacing w:after="160"/>
      </w:pPr>
      <w:r w:rsidRPr="00947AF2">
        <w:t>- 관련 보고서 링크: `Report/NN.REPORT.md`</w:t>
      </w:r>
    </w:p>
    <w:p w14:paraId="62284CDA" w14:textId="77777777" w:rsidR="00AC4DD9" w:rsidRPr="00947AF2" w:rsidRDefault="00AC4DD9" w:rsidP="00AC4DD9">
      <w:pPr>
        <w:spacing w:after="160"/>
      </w:pPr>
      <w:r w:rsidRPr="00947AF2">
        <w:t>- 마지막 줄: `*본 문서는 Prompting/NN.Export-Transcript.md — …</w:t>
      </w:r>
      <w:proofErr w:type="gramStart"/>
      <w:r w:rsidRPr="00947AF2">
        <w:t>입니다.*</w:t>
      </w:r>
      <w:proofErr w:type="gramEnd"/>
      <w:r w:rsidRPr="00947AF2">
        <w:t>`</w:t>
      </w:r>
    </w:p>
    <w:p w14:paraId="3F193710" w14:textId="77777777" w:rsidR="00AC4DD9" w:rsidRPr="00947AF2" w:rsidRDefault="00AC4DD9" w:rsidP="00AC4DD9">
      <w:pPr>
        <w:spacing w:after="160"/>
      </w:pPr>
    </w:p>
    <w:p w14:paraId="456241EB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절차</w:t>
      </w:r>
    </w:p>
    <w:p w14:paraId="6587BDCB" w14:textId="77777777" w:rsidR="00AC4DD9" w:rsidRPr="00947AF2" w:rsidRDefault="00AC4DD9" w:rsidP="00AC4DD9">
      <w:pPr>
        <w:spacing w:after="160"/>
      </w:pPr>
      <w:r w:rsidRPr="00947AF2">
        <w:t>1. `Report/`, `Prompting/`에서 다음 번호(NN)를 결정한다.</w:t>
      </w:r>
    </w:p>
    <w:p w14:paraId="23890464" w14:textId="77777777" w:rsidR="00AC4DD9" w:rsidRPr="00947AF2" w:rsidRDefault="00AC4DD9" w:rsidP="00AC4DD9">
      <w:pPr>
        <w:spacing w:after="160"/>
      </w:pPr>
      <w:r w:rsidRPr="00947AF2">
        <w:t>2. 현재 대화에서 주제·내용을 추출한다.</w:t>
      </w:r>
    </w:p>
    <w:p w14:paraId="5A7A3C87" w14:textId="77777777" w:rsidR="00AC4DD9" w:rsidRPr="00947AF2" w:rsidRDefault="00AC4DD9" w:rsidP="00AC4DD9">
      <w:pPr>
        <w:spacing w:after="160"/>
      </w:pPr>
      <w:r w:rsidRPr="00947AF2">
        <w:t xml:space="preserve">3. 위 형식으로 두 파일을 </w:t>
      </w:r>
      <w:r w:rsidRPr="00947AF2">
        <w:rPr>
          <w:b/>
          <w:bCs/>
        </w:rPr>
        <w:t>**직접 생성**</w:t>
      </w:r>
      <w:r w:rsidRPr="00947AF2">
        <w:t>한다.</w:t>
      </w:r>
    </w:p>
    <w:p w14:paraId="1E70FCD5" w14:textId="77777777" w:rsidR="00AC4DD9" w:rsidRPr="00947AF2" w:rsidRDefault="00AC4DD9" w:rsidP="00AC4DD9">
      <w:pPr>
        <w:spacing w:after="160"/>
      </w:pPr>
      <w:r w:rsidRPr="00947AF2">
        <w:t>4. 짧게 보고: 번호, 파일 경로, 세션 주제 한 줄.</w:t>
      </w:r>
    </w:p>
    <w:p w14:paraId="6FA03F88" w14:textId="77777777" w:rsidR="00AC4DD9" w:rsidRPr="00947AF2" w:rsidRDefault="00AC4DD9" w:rsidP="00AC4DD9">
      <w:pPr>
        <w:spacing w:after="160"/>
      </w:pPr>
    </w:p>
    <w:p w14:paraId="71B24189" w14:textId="77777777" w:rsidR="00AC4DD9" w:rsidRPr="00947AF2" w:rsidRDefault="00AC4DD9" w:rsidP="00AC4DD9">
      <w:pPr>
        <w:spacing w:after="160"/>
      </w:pPr>
      <w:r w:rsidRPr="00947AF2">
        <w:rPr>
          <w:b/>
          <w:bCs/>
        </w:rPr>
        <w:t>## 금지</w:t>
      </w:r>
    </w:p>
    <w:p w14:paraId="5E890BCB" w14:textId="77777777" w:rsidR="00AC4DD9" w:rsidRPr="00947AF2" w:rsidRDefault="00AC4DD9" w:rsidP="00AC4DD9">
      <w:pPr>
        <w:spacing w:after="160"/>
      </w:pPr>
      <w:r w:rsidRPr="00947AF2">
        <w:t xml:space="preserve">- 사용자에게 세션 주제·번호·형식 </w:t>
      </w:r>
      <w:r w:rsidRPr="00947AF2">
        <w:rPr>
          <w:b/>
          <w:bCs/>
        </w:rPr>
        <w:t>**추가 질문**</w:t>
      </w:r>
    </w:p>
    <w:p w14:paraId="4A9661A8" w14:textId="77777777" w:rsidR="00AC4DD9" w:rsidRPr="00947AF2" w:rsidRDefault="00AC4DD9" w:rsidP="00AC4DD9">
      <w:pPr>
        <w:spacing w:after="160"/>
      </w:pPr>
      <w:r w:rsidRPr="00947AF2">
        <w:t>- 기존 번호 파일 덮어쓰기</w:t>
      </w:r>
    </w:p>
    <w:p w14:paraId="062D4DFD" w14:textId="77777777" w:rsidR="00AC4DD9" w:rsidRPr="00947AF2" w:rsidRDefault="00AC4DD9" w:rsidP="00AC4DD9">
      <w:pPr>
        <w:spacing w:after="160"/>
      </w:pPr>
      <w:r w:rsidRPr="00947AF2">
        <w:t xml:space="preserve">- 번호 없이 저장 (`REPORT.md` </w:t>
      </w:r>
      <w:proofErr w:type="spellStart"/>
      <w:r w:rsidRPr="00947AF2">
        <w:t>단독명</w:t>
      </w:r>
      <w:proofErr w:type="spellEnd"/>
      <w:r w:rsidRPr="00947AF2">
        <w:t xml:space="preserve"> 금지)</w:t>
      </w:r>
    </w:p>
    <w:p w14:paraId="1315A23A" w14:textId="77777777" w:rsidR="00AC4DD9" w:rsidRPr="00947AF2" w:rsidRDefault="00AC4DD9" w:rsidP="00AC4DD9">
      <w:pPr>
        <w:spacing w:after="160"/>
      </w:pPr>
      <w:r w:rsidRPr="00947AF2">
        <w:t>- 보고서만 만들고 Transcript 생략 (또는 그 반대)</w:t>
      </w:r>
    </w:p>
    <w:p w14:paraId="3FFD5134" w14:textId="77777777" w:rsidR="00AC4DD9" w:rsidRPr="00947AF2" w:rsidRDefault="00AC4DD9" w:rsidP="00AC4DD9">
      <w:pPr>
        <w:spacing w:after="160"/>
      </w:pPr>
    </w:p>
    <w:p w14:paraId="74211254" w14:textId="77777777" w:rsidR="00AC4DD9" w:rsidRPr="00947AF2" w:rsidRDefault="00AC4DD9" w:rsidP="00AC4DD9">
      <w:pPr>
        <w:spacing w:after="160"/>
      </w:pPr>
      <w:r>
        <w:rPr>
          <w:rFonts w:hint="eastAsia"/>
        </w:rPr>
        <w:t>```</w:t>
      </w:r>
    </w:p>
    <w:p w14:paraId="39930F9E" w14:textId="5A5F0CD2" w:rsidR="00AC4DD9" w:rsidRDefault="00AC4DD9" w:rsidP="006537BB">
      <w:pPr>
        <w:spacing w:after="160"/>
      </w:pPr>
      <w:r>
        <w:rPr>
          <w:rFonts w:hint="eastAsia"/>
        </w:rPr>
        <w:t xml:space="preserve">외 </w:t>
      </w:r>
      <w:proofErr w:type="spellStart"/>
      <w:r>
        <w:rPr>
          <w:rFonts w:hint="eastAsia"/>
        </w:rPr>
        <w:t>또하나</w:t>
      </w:r>
      <w:proofErr w:type="spellEnd"/>
      <w:r>
        <w:rPr>
          <w:rFonts w:hint="eastAsia"/>
        </w:rPr>
        <w:t xml:space="preserve"> 추가</w:t>
      </w:r>
    </w:p>
    <w:p w14:paraId="5C3958F5" w14:textId="77777777" w:rsidR="00AC4DD9" w:rsidRDefault="00AC4DD9" w:rsidP="006537BB">
      <w:pPr>
        <w:spacing w:after="160"/>
      </w:pPr>
    </w:p>
    <w:p w14:paraId="086DB0C0" w14:textId="6B3AFE52" w:rsidR="00947AF2" w:rsidRDefault="00947AF2" w:rsidP="006537BB">
      <w:pPr>
        <w:spacing w:after="160"/>
      </w:pPr>
      <w:r w:rsidRPr="00947AF2">
        <w:lastRenderedPageBreak/>
        <w:t>export.md</w:t>
      </w:r>
    </w:p>
    <w:p w14:paraId="7272133A" w14:textId="35DE6A3D" w:rsidR="00947AF2" w:rsidRDefault="00947AF2" w:rsidP="006537BB">
      <w:pPr>
        <w:spacing w:after="160"/>
      </w:pPr>
      <w:r>
        <w:rPr>
          <w:rFonts w:hint="eastAsia"/>
        </w:rPr>
        <w:t>```</w:t>
      </w:r>
    </w:p>
    <w:p w14:paraId="08C5B65F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 export — 세션 보고서 + Transcript Export (`/export-session` 별칭)</w:t>
      </w:r>
    </w:p>
    <w:p w14:paraId="23F20EBD" w14:textId="77777777" w:rsidR="00947AF2" w:rsidRPr="00947AF2" w:rsidRDefault="00947AF2" w:rsidP="00947AF2">
      <w:pPr>
        <w:spacing w:after="160"/>
      </w:pPr>
    </w:p>
    <w:p w14:paraId="182C334B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 xml:space="preserve">**추가 입력 없이 즉시 </w:t>
      </w:r>
      <w:proofErr w:type="gramStart"/>
      <w:r w:rsidRPr="00947AF2">
        <w:rPr>
          <w:b/>
          <w:bCs/>
        </w:rPr>
        <w:t>실행.*</w:t>
      </w:r>
      <w:proofErr w:type="gramEnd"/>
      <w:r w:rsidRPr="00947AF2">
        <w:rPr>
          <w:b/>
          <w:bCs/>
        </w:rPr>
        <w:t>*</w:t>
      </w:r>
      <w:r w:rsidRPr="00947AF2">
        <w:t xml:space="preserve"> 사용자가 `/export` 만 입력했다. 세션 주제·산출물·대화 내용은 </w:t>
      </w:r>
      <w:r w:rsidRPr="00947AF2">
        <w:rPr>
          <w:b/>
          <w:bCs/>
        </w:rPr>
        <w:t>**현재 채팅 전체**</w:t>
      </w:r>
      <w:r w:rsidRPr="00947AF2">
        <w:t>에서 자동 추출한다. 추가 질문·확인 요청 금지.</w:t>
      </w:r>
    </w:p>
    <w:p w14:paraId="72B8746C" w14:textId="77777777" w:rsidR="00947AF2" w:rsidRPr="00947AF2" w:rsidRDefault="00947AF2" w:rsidP="00947AF2">
      <w:pPr>
        <w:spacing w:after="160"/>
      </w:pPr>
    </w:p>
    <w:p w14:paraId="29574B92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자동 추출 (사용자에게 묻지 말 것)</w:t>
      </w:r>
    </w:p>
    <w:p w14:paraId="14FAEF17" w14:textId="77777777" w:rsidR="00947AF2" w:rsidRPr="00947AF2" w:rsidRDefault="00947AF2" w:rsidP="00947AF2">
      <w:pPr>
        <w:spacing w:after="160"/>
      </w:pPr>
      <w:r w:rsidRPr="00947AF2">
        <w:t xml:space="preserve">- </w:t>
      </w:r>
      <w:r w:rsidRPr="00947AF2">
        <w:rPr>
          <w:b/>
          <w:bCs/>
        </w:rPr>
        <w:t>**세션 주제**</w:t>
      </w:r>
      <w:r w:rsidRPr="00947AF2">
        <w:t xml:space="preserve">: 이번 대화의 핵심 작업 (예: TDD RED, Command 작성, </w:t>
      </w:r>
      <w:proofErr w:type="spellStart"/>
      <w:r w:rsidRPr="00947AF2">
        <w:t>pytest</w:t>
      </w:r>
      <w:proofErr w:type="spellEnd"/>
      <w:r w:rsidRPr="00947AF2">
        <w:t xml:space="preserve"> 실행)</w:t>
      </w:r>
    </w:p>
    <w:p w14:paraId="79B31108" w14:textId="77777777" w:rsidR="00947AF2" w:rsidRPr="00947AF2" w:rsidRDefault="00947AF2" w:rsidP="00947AF2">
      <w:pPr>
        <w:spacing w:after="160"/>
      </w:pPr>
      <w:r w:rsidRPr="00947AF2">
        <w:t xml:space="preserve">- </w:t>
      </w:r>
      <w:r w:rsidRPr="00947AF2">
        <w:rPr>
          <w:b/>
          <w:bCs/>
        </w:rPr>
        <w:t>**산출물**</w:t>
      </w:r>
      <w:r w:rsidRPr="00947AF2">
        <w:t>: 생성·수정된 파일 목록</w:t>
      </w:r>
    </w:p>
    <w:p w14:paraId="65A14B47" w14:textId="77777777" w:rsidR="00947AF2" w:rsidRPr="00947AF2" w:rsidRDefault="00947AF2" w:rsidP="00947AF2">
      <w:pPr>
        <w:spacing w:after="160"/>
      </w:pPr>
      <w:r w:rsidRPr="00947AF2">
        <w:t xml:space="preserve">- </w:t>
      </w:r>
      <w:r w:rsidRPr="00947AF2">
        <w:rPr>
          <w:b/>
          <w:bCs/>
        </w:rPr>
        <w:t>**Transcript**</w:t>
      </w:r>
      <w:r w:rsidRPr="00947AF2">
        <w:t>: User/Cursor 턴 전체</w:t>
      </w:r>
    </w:p>
    <w:p w14:paraId="77D1C7DE" w14:textId="77777777" w:rsidR="00947AF2" w:rsidRPr="00947AF2" w:rsidRDefault="00947AF2" w:rsidP="00947AF2">
      <w:pPr>
        <w:spacing w:after="160"/>
      </w:pPr>
    </w:p>
    <w:p w14:paraId="45ED9120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번호 규칙</w:t>
      </w:r>
    </w:p>
    <w:p w14:paraId="45E54DAB" w14:textId="77777777" w:rsidR="00947AF2" w:rsidRPr="00947AF2" w:rsidRDefault="00947AF2" w:rsidP="00947AF2">
      <w:pPr>
        <w:spacing w:after="160"/>
      </w:pPr>
      <w:r w:rsidRPr="00947AF2">
        <w:t>1. `Report/`·`Prompting/`의 기존 `</w:t>
      </w:r>
      <w:proofErr w:type="gramStart"/>
      <w:r w:rsidRPr="00947AF2">
        <w:t>NN.*</w:t>
      </w:r>
      <w:proofErr w:type="gramEnd"/>
      <w:r w:rsidRPr="00947AF2">
        <w:t>` 파일을 확인한다.</w:t>
      </w:r>
    </w:p>
    <w:p w14:paraId="08E1792F" w14:textId="77777777" w:rsidR="00947AF2" w:rsidRPr="00947AF2" w:rsidRDefault="00947AF2" w:rsidP="00947AF2">
      <w:pPr>
        <w:spacing w:after="160"/>
      </w:pPr>
      <w:r w:rsidRPr="00947AF2">
        <w:t>2. 가장 큰 번호 + 1을 다음 번호로 쓴다. (예: 04까지 있으면 → 05)</w:t>
      </w:r>
    </w:p>
    <w:p w14:paraId="4CF2AE4E" w14:textId="77777777" w:rsidR="00947AF2" w:rsidRPr="00947AF2" w:rsidRDefault="00947AF2" w:rsidP="00947AF2">
      <w:pPr>
        <w:spacing w:after="160"/>
      </w:pPr>
      <w:r w:rsidRPr="00947AF2">
        <w:t xml:space="preserve">3. 번호는 </w:t>
      </w:r>
      <w:r w:rsidRPr="00947AF2">
        <w:rPr>
          <w:b/>
          <w:bCs/>
        </w:rPr>
        <w:t>**2자리**</w:t>
      </w:r>
      <w:r w:rsidRPr="00947AF2">
        <w:t xml:space="preserve"> (`01`, `02`, … `05`).</w:t>
      </w:r>
    </w:p>
    <w:p w14:paraId="1515C2F3" w14:textId="77777777" w:rsidR="00947AF2" w:rsidRPr="00947AF2" w:rsidRDefault="00947AF2" w:rsidP="00947AF2">
      <w:pPr>
        <w:spacing w:after="160"/>
      </w:pPr>
    </w:p>
    <w:p w14:paraId="7EE4AB3B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생성 파일 (반드시 2개)</w:t>
      </w:r>
    </w:p>
    <w:p w14:paraId="2589F72A" w14:textId="77777777" w:rsidR="00947AF2" w:rsidRPr="00947AF2" w:rsidRDefault="00947AF2" w:rsidP="00947AF2">
      <w:pPr>
        <w:spacing w:after="160"/>
      </w:pPr>
    </w:p>
    <w:p w14:paraId="38DBBC22" w14:textId="77777777" w:rsidR="00947AF2" w:rsidRPr="00947AF2" w:rsidRDefault="00947AF2" w:rsidP="00947AF2">
      <w:pPr>
        <w:spacing w:after="160"/>
      </w:pPr>
      <w:r w:rsidRPr="00947AF2">
        <w:t>| 파일 | 설명 |</w:t>
      </w:r>
    </w:p>
    <w:p w14:paraId="60CD2ED4" w14:textId="77777777" w:rsidR="00947AF2" w:rsidRPr="00947AF2" w:rsidRDefault="00947AF2" w:rsidP="00947AF2">
      <w:pPr>
        <w:spacing w:after="160"/>
      </w:pPr>
      <w:proofErr w:type="gramStart"/>
      <w:r w:rsidRPr="00947AF2">
        <w:t>|------|------|</w:t>
      </w:r>
      <w:proofErr w:type="gramEnd"/>
    </w:p>
    <w:p w14:paraId="3A8A69FC" w14:textId="77777777" w:rsidR="00947AF2" w:rsidRPr="00947AF2" w:rsidRDefault="00947AF2" w:rsidP="00947AF2">
      <w:pPr>
        <w:spacing w:after="160"/>
      </w:pPr>
      <w:r w:rsidRPr="00947AF2">
        <w:t>| `Report/NN.REPORT.md` | 세션 요약 보고서 |</w:t>
      </w:r>
    </w:p>
    <w:p w14:paraId="6B10C2C2" w14:textId="77777777" w:rsidR="00947AF2" w:rsidRPr="00947AF2" w:rsidRDefault="00947AF2" w:rsidP="00947AF2">
      <w:pPr>
        <w:spacing w:after="160"/>
      </w:pPr>
      <w:r w:rsidRPr="00947AF2">
        <w:t>| `Prompting/NN.Export-Transcript.md` | 대화 전문 Export |</w:t>
      </w:r>
    </w:p>
    <w:p w14:paraId="7D0C80FD" w14:textId="77777777" w:rsidR="00947AF2" w:rsidRPr="00947AF2" w:rsidRDefault="00947AF2" w:rsidP="00947AF2">
      <w:pPr>
        <w:spacing w:after="160"/>
      </w:pPr>
    </w:p>
    <w:p w14:paraId="63BD5521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보고서 형식 (`Report/NN.REPORT.md`)</w:t>
      </w:r>
    </w:p>
    <w:p w14:paraId="7177D07E" w14:textId="77777777" w:rsidR="00947AF2" w:rsidRPr="00947AF2" w:rsidRDefault="00947AF2" w:rsidP="00947AF2">
      <w:pPr>
        <w:spacing w:after="160"/>
      </w:pPr>
      <w:r w:rsidRPr="00947AF2">
        <w:lastRenderedPageBreak/>
        <w:t>- 제목: `# MagicSquare_1004 — {자동 추출한 세션 주제}`</w:t>
      </w:r>
    </w:p>
    <w:p w14:paraId="1C865521" w14:textId="77777777" w:rsidR="00947AF2" w:rsidRPr="00947AF2" w:rsidRDefault="00947AF2" w:rsidP="00947AF2">
      <w:pPr>
        <w:spacing w:after="160"/>
      </w:pPr>
      <w:r w:rsidRPr="00947AF2">
        <w:t>- 상단 메타 표: 프로젝트, 단계, 보고서 생성일, 목적</w:t>
      </w:r>
    </w:p>
    <w:p w14:paraId="687CA76E" w14:textId="77777777" w:rsidR="00947AF2" w:rsidRPr="00947AF2" w:rsidRDefault="00947AF2" w:rsidP="00947AF2">
      <w:pPr>
        <w:spacing w:after="160"/>
      </w:pPr>
      <w:r w:rsidRPr="00947AF2">
        <w:t xml:space="preserve">- 섹션: 1. </w:t>
      </w:r>
      <w:proofErr w:type="gramStart"/>
      <w:r w:rsidRPr="00947AF2">
        <w:t>요약 /</w:t>
      </w:r>
      <w:proofErr w:type="gramEnd"/>
      <w:r w:rsidRPr="00947AF2">
        <w:t xml:space="preserve"> 2. 핵심 결정·</w:t>
      </w:r>
      <w:proofErr w:type="gramStart"/>
      <w:r w:rsidRPr="00947AF2">
        <w:t>산출물 /</w:t>
      </w:r>
      <w:proofErr w:type="gramEnd"/>
      <w:r w:rsidRPr="00947AF2">
        <w:t xml:space="preserve"> 3. 다음 단계</w:t>
      </w:r>
    </w:p>
    <w:p w14:paraId="11301C01" w14:textId="77777777" w:rsidR="00947AF2" w:rsidRPr="00947AF2" w:rsidRDefault="00947AF2" w:rsidP="00947AF2">
      <w:pPr>
        <w:spacing w:after="160"/>
      </w:pPr>
      <w:r w:rsidRPr="00947AF2">
        <w:t>- 관련 Transcript 링크: `Prompting/NN.Export-Transcript.md`</w:t>
      </w:r>
    </w:p>
    <w:p w14:paraId="7DAEFB32" w14:textId="77777777" w:rsidR="00947AF2" w:rsidRPr="00947AF2" w:rsidRDefault="00947AF2" w:rsidP="00947AF2">
      <w:pPr>
        <w:spacing w:after="160"/>
      </w:pPr>
      <w:r w:rsidRPr="00947AF2">
        <w:t>- 마지막 줄: `*본 문서는 Report/NN.REPORT.md — …</w:t>
      </w:r>
      <w:proofErr w:type="gramStart"/>
      <w:r w:rsidRPr="00947AF2">
        <w:t>입니다.*</w:t>
      </w:r>
      <w:proofErr w:type="gramEnd"/>
      <w:r w:rsidRPr="00947AF2">
        <w:t>`</w:t>
      </w:r>
    </w:p>
    <w:p w14:paraId="3CE7AD24" w14:textId="77777777" w:rsidR="00947AF2" w:rsidRPr="00947AF2" w:rsidRDefault="00947AF2" w:rsidP="00947AF2">
      <w:pPr>
        <w:spacing w:after="160"/>
      </w:pPr>
    </w:p>
    <w:p w14:paraId="1EEA2136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Transcript 형식 (`Prompting/NN.Export-Transcript.md`)</w:t>
      </w:r>
    </w:p>
    <w:p w14:paraId="1708D402" w14:textId="77777777" w:rsidR="00947AF2" w:rsidRPr="00947AF2" w:rsidRDefault="00947AF2" w:rsidP="00947AF2">
      <w:pPr>
        <w:spacing w:after="160"/>
      </w:pPr>
      <w:r w:rsidRPr="00947AF2">
        <w:t>- 제목 + `_Exported on {오늘 날짜} from Cursor_`</w:t>
      </w:r>
    </w:p>
    <w:p w14:paraId="48BA1DD4" w14:textId="77777777" w:rsidR="00947AF2" w:rsidRPr="00947AF2" w:rsidRDefault="00947AF2" w:rsidP="00947AF2">
      <w:pPr>
        <w:spacing w:after="160"/>
      </w:pPr>
      <w:r w:rsidRPr="00947AF2">
        <w:t xml:space="preserve">- </w:t>
      </w:r>
      <w:r w:rsidRPr="00947AF2">
        <w:rPr>
          <w:b/>
          <w:bCs/>
        </w:rPr>
        <w:t>**User*</w:t>
      </w:r>
      <w:proofErr w:type="gramStart"/>
      <w:r w:rsidRPr="00947AF2">
        <w:rPr>
          <w:b/>
          <w:bCs/>
        </w:rPr>
        <w:t>*</w:t>
      </w:r>
      <w:r w:rsidRPr="00947AF2">
        <w:t xml:space="preserve"> /</w:t>
      </w:r>
      <w:proofErr w:type="gramEnd"/>
      <w:r w:rsidRPr="00947AF2">
        <w:t xml:space="preserve"> </w:t>
      </w:r>
      <w:r w:rsidRPr="00947AF2">
        <w:rPr>
          <w:b/>
          <w:bCs/>
        </w:rPr>
        <w:t>**Cursor**</w:t>
      </w:r>
      <w:r w:rsidRPr="00947AF2">
        <w:t xml:space="preserve"> 턴별로 대화 재구성 (요약이 아닌 전문)</w:t>
      </w:r>
    </w:p>
    <w:p w14:paraId="27172456" w14:textId="77777777" w:rsidR="00947AF2" w:rsidRPr="00947AF2" w:rsidRDefault="00947AF2" w:rsidP="00947AF2">
      <w:pPr>
        <w:spacing w:after="160"/>
      </w:pPr>
      <w:r w:rsidRPr="00947AF2">
        <w:t>- 마지막에 생성·변경 파일 목록 표</w:t>
      </w:r>
    </w:p>
    <w:p w14:paraId="3DD9B44F" w14:textId="77777777" w:rsidR="00947AF2" w:rsidRPr="00947AF2" w:rsidRDefault="00947AF2" w:rsidP="00947AF2">
      <w:pPr>
        <w:spacing w:after="160"/>
      </w:pPr>
      <w:r w:rsidRPr="00947AF2">
        <w:t>- 관련 보고서 링크: `Report/NN.REPORT.md`</w:t>
      </w:r>
    </w:p>
    <w:p w14:paraId="63E715F6" w14:textId="77777777" w:rsidR="00947AF2" w:rsidRPr="00947AF2" w:rsidRDefault="00947AF2" w:rsidP="00947AF2">
      <w:pPr>
        <w:spacing w:after="160"/>
      </w:pPr>
      <w:r w:rsidRPr="00947AF2">
        <w:t>- 마지막 줄: `*본 문서는 Prompting/NN.Export-Transcript.md — …</w:t>
      </w:r>
      <w:proofErr w:type="gramStart"/>
      <w:r w:rsidRPr="00947AF2">
        <w:t>입니다.*</w:t>
      </w:r>
      <w:proofErr w:type="gramEnd"/>
      <w:r w:rsidRPr="00947AF2">
        <w:t>`</w:t>
      </w:r>
    </w:p>
    <w:p w14:paraId="33426159" w14:textId="77777777" w:rsidR="00947AF2" w:rsidRPr="00947AF2" w:rsidRDefault="00947AF2" w:rsidP="00947AF2">
      <w:pPr>
        <w:spacing w:after="160"/>
      </w:pPr>
    </w:p>
    <w:p w14:paraId="149D6B27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절차</w:t>
      </w:r>
    </w:p>
    <w:p w14:paraId="76246625" w14:textId="77777777" w:rsidR="00947AF2" w:rsidRPr="00947AF2" w:rsidRDefault="00947AF2" w:rsidP="00947AF2">
      <w:pPr>
        <w:spacing w:after="160"/>
      </w:pPr>
      <w:r w:rsidRPr="00947AF2">
        <w:t>1. `Report/`, `Prompting/`에서 다음 번호(NN)를 결정한다.</w:t>
      </w:r>
    </w:p>
    <w:p w14:paraId="6D6F955F" w14:textId="77777777" w:rsidR="00947AF2" w:rsidRPr="00947AF2" w:rsidRDefault="00947AF2" w:rsidP="00947AF2">
      <w:pPr>
        <w:spacing w:after="160"/>
      </w:pPr>
      <w:r w:rsidRPr="00947AF2">
        <w:t>2. 현재 대화에서 주제·내용을 추출한다.</w:t>
      </w:r>
    </w:p>
    <w:p w14:paraId="6CC24822" w14:textId="77777777" w:rsidR="00947AF2" w:rsidRPr="00947AF2" w:rsidRDefault="00947AF2" w:rsidP="00947AF2">
      <w:pPr>
        <w:spacing w:after="160"/>
      </w:pPr>
      <w:r w:rsidRPr="00947AF2">
        <w:t xml:space="preserve">3. 위 형식으로 두 파일을 </w:t>
      </w:r>
      <w:r w:rsidRPr="00947AF2">
        <w:rPr>
          <w:b/>
          <w:bCs/>
        </w:rPr>
        <w:t>**직접 생성**</w:t>
      </w:r>
      <w:r w:rsidRPr="00947AF2">
        <w:t>한다.</w:t>
      </w:r>
    </w:p>
    <w:p w14:paraId="74562C78" w14:textId="77777777" w:rsidR="00947AF2" w:rsidRPr="00947AF2" w:rsidRDefault="00947AF2" w:rsidP="00947AF2">
      <w:pPr>
        <w:spacing w:after="160"/>
      </w:pPr>
      <w:r w:rsidRPr="00947AF2">
        <w:t>4. 짧게 보고: 번호, 파일 경로, 세션 주제 한 줄.</w:t>
      </w:r>
    </w:p>
    <w:p w14:paraId="28F4FBFE" w14:textId="77777777" w:rsidR="00947AF2" w:rsidRPr="00947AF2" w:rsidRDefault="00947AF2" w:rsidP="00947AF2">
      <w:pPr>
        <w:spacing w:after="160"/>
      </w:pPr>
    </w:p>
    <w:p w14:paraId="5974179D" w14:textId="77777777" w:rsidR="00947AF2" w:rsidRPr="00947AF2" w:rsidRDefault="00947AF2" w:rsidP="00947AF2">
      <w:pPr>
        <w:spacing w:after="160"/>
      </w:pPr>
      <w:r w:rsidRPr="00947AF2">
        <w:rPr>
          <w:b/>
          <w:bCs/>
        </w:rPr>
        <w:t>## 금지</w:t>
      </w:r>
    </w:p>
    <w:p w14:paraId="55BAC1CB" w14:textId="77777777" w:rsidR="00947AF2" w:rsidRPr="00947AF2" w:rsidRDefault="00947AF2" w:rsidP="00947AF2">
      <w:pPr>
        <w:spacing w:after="160"/>
      </w:pPr>
      <w:r w:rsidRPr="00947AF2">
        <w:t xml:space="preserve">- 사용자에게 세션 주제·번호·형식 </w:t>
      </w:r>
      <w:r w:rsidRPr="00947AF2">
        <w:rPr>
          <w:b/>
          <w:bCs/>
        </w:rPr>
        <w:t>**추가 질문**</w:t>
      </w:r>
    </w:p>
    <w:p w14:paraId="78A967D4" w14:textId="77777777" w:rsidR="00947AF2" w:rsidRPr="00947AF2" w:rsidRDefault="00947AF2" w:rsidP="00947AF2">
      <w:pPr>
        <w:spacing w:after="160"/>
      </w:pPr>
      <w:r w:rsidRPr="00947AF2">
        <w:t>- 기존 번호 파일 덮어쓰기</w:t>
      </w:r>
    </w:p>
    <w:p w14:paraId="16011D1D" w14:textId="77777777" w:rsidR="00947AF2" w:rsidRPr="00947AF2" w:rsidRDefault="00947AF2" w:rsidP="00947AF2">
      <w:pPr>
        <w:spacing w:after="160"/>
      </w:pPr>
      <w:r w:rsidRPr="00947AF2">
        <w:t xml:space="preserve">- 번호 없이 저장 (`REPORT.md` </w:t>
      </w:r>
      <w:proofErr w:type="spellStart"/>
      <w:r w:rsidRPr="00947AF2">
        <w:t>단독명</w:t>
      </w:r>
      <w:proofErr w:type="spellEnd"/>
      <w:r w:rsidRPr="00947AF2">
        <w:t xml:space="preserve"> 금지)</w:t>
      </w:r>
    </w:p>
    <w:p w14:paraId="43C6A6FE" w14:textId="77777777" w:rsidR="00947AF2" w:rsidRPr="00947AF2" w:rsidRDefault="00947AF2" w:rsidP="00947AF2">
      <w:pPr>
        <w:spacing w:after="160"/>
      </w:pPr>
      <w:r w:rsidRPr="00947AF2">
        <w:t>- 보고서만 만들고 Transcript 생략 (또는 그 반대)</w:t>
      </w:r>
    </w:p>
    <w:p w14:paraId="370146B9" w14:textId="77777777" w:rsidR="00947AF2" w:rsidRPr="00947AF2" w:rsidRDefault="00947AF2" w:rsidP="00947AF2">
      <w:pPr>
        <w:spacing w:after="160"/>
      </w:pPr>
    </w:p>
    <w:p w14:paraId="481ABA48" w14:textId="38DA422D" w:rsidR="00947AF2" w:rsidRDefault="00947AF2" w:rsidP="006537BB">
      <w:pPr>
        <w:spacing w:after="160"/>
      </w:pPr>
      <w:r>
        <w:rPr>
          <w:rFonts w:hint="eastAsia"/>
        </w:rPr>
        <w:lastRenderedPageBreak/>
        <w:t>```</w:t>
      </w:r>
    </w:p>
    <w:p w14:paraId="0CA6EB2A" w14:textId="7EDB196F" w:rsidR="00947AF2" w:rsidRDefault="00AC4DD9" w:rsidP="006537BB">
      <w:pPr>
        <w:spacing w:after="160"/>
      </w:pP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추가.</w:t>
      </w:r>
    </w:p>
    <w:p w14:paraId="19FA09D4" w14:textId="77777777" w:rsidR="00AC4DD9" w:rsidRDefault="00AC4DD9" w:rsidP="006537BB">
      <w:pPr>
        <w:spacing w:after="160"/>
      </w:pPr>
    </w:p>
    <w:p w14:paraId="41317DEB" w14:textId="77777777" w:rsidR="00AC4DD9" w:rsidRPr="00002CB0" w:rsidRDefault="00AC4DD9" w:rsidP="006537BB">
      <w:pPr>
        <w:spacing w:after="160"/>
      </w:pPr>
    </w:p>
    <w:p w14:paraId="430CF7A1" w14:textId="362B1956" w:rsidR="00002CB0" w:rsidRDefault="00002CB0" w:rsidP="006537BB">
      <w:pPr>
        <w:spacing w:after="160"/>
      </w:pPr>
      <w:r>
        <w:rPr>
          <w:rFonts w:hint="eastAsia"/>
        </w:rPr>
        <w:t>사용</w:t>
      </w:r>
    </w:p>
    <w:p w14:paraId="16FFD4B5" w14:textId="77777777" w:rsidR="00AC4DD9" w:rsidRPr="00AC4DD9" w:rsidRDefault="00AC4DD9">
      <w:pPr>
        <w:numPr>
          <w:ilvl w:val="0"/>
          <w:numId w:val="33"/>
        </w:numPr>
        <w:spacing w:after="160"/>
      </w:pPr>
      <w:r w:rsidRPr="00AC4DD9">
        <w:rPr>
          <w:b/>
          <w:bCs/>
        </w:rPr>
        <w:t>짧게</w:t>
      </w:r>
      <w:r w:rsidRPr="00AC4DD9">
        <w:t>: /export</w:t>
      </w:r>
    </w:p>
    <w:p w14:paraId="6F8FD50E" w14:textId="77777777" w:rsidR="00AC4DD9" w:rsidRPr="00AC4DD9" w:rsidRDefault="00AC4DD9">
      <w:pPr>
        <w:numPr>
          <w:ilvl w:val="0"/>
          <w:numId w:val="33"/>
        </w:numPr>
        <w:spacing w:after="160"/>
      </w:pPr>
      <w:r w:rsidRPr="00AC4DD9">
        <w:rPr>
          <w:b/>
          <w:bCs/>
        </w:rPr>
        <w:t>의미가 분명하게</w:t>
      </w:r>
      <w:r w:rsidRPr="00AC4DD9">
        <w:t>: /export-session</w:t>
      </w:r>
    </w:p>
    <w:p w14:paraId="2D5C57F7" w14:textId="77777777" w:rsidR="00947AF2" w:rsidRDefault="00947AF2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95C09F6" w14:textId="77777777" w:rsidR="00AC4DD9" w:rsidRDefault="00AC4DD9" w:rsidP="00AC4DD9">
      <w:pPr>
        <w:spacing w:after="160"/>
      </w:pPr>
      <w:r w:rsidRPr="00AC4DD9">
        <w:t>기능 중복이므로, 하나만 남기고 싶다면 export.md만 쓰도록 export-session.md를 삭제해도 됩니다.</w:t>
      </w:r>
    </w:p>
    <w:p w14:paraId="2E81BB39" w14:textId="77777777" w:rsidR="00AC4DD9" w:rsidRPr="00AC4DD9" w:rsidRDefault="00AC4DD9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6D9E9F8E" w14:textId="77777777" w:rsidR="00AC4DD9" w:rsidRDefault="00AC4DD9" w:rsidP="006537BB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7A30308" w14:textId="6D3A4CD1" w:rsidR="009563A9" w:rsidRDefault="006537BB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040AB84D" w14:textId="77777777" w:rsidR="009563A9" w:rsidRDefault="009563A9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14:paraId="728AA5F7" w14:textId="77777777" w:rsidR="009563A9" w:rsidRPr="009563A9" w:rsidRDefault="00000000" w:rsidP="009563A9">
      <w:r>
        <w:lastRenderedPageBreak/>
        <w:pict w14:anchorId="59D28DCE">
          <v:rect id="_x0000_i1043" style="width:0;height:1.5pt" o:hralign="center" o:hrstd="t" o:hr="t" fillcolor="#a0a0a0" stroked="f"/>
        </w:pict>
      </w:r>
    </w:p>
    <w:p w14:paraId="4C0DF190" w14:textId="4FBFBF67" w:rsidR="009563A9" w:rsidRPr="00FE0BA4" w:rsidRDefault="000C1DBC" w:rsidP="009563A9">
      <w:pPr>
        <w:rPr>
          <w:b/>
          <w:bCs/>
          <w:sz w:val="28"/>
          <w:szCs w:val="28"/>
          <w:u w:val="single"/>
        </w:rPr>
      </w:pPr>
      <w:r w:rsidRPr="000C1DBC">
        <w:rPr>
          <w:b/>
          <w:bCs/>
          <w:sz w:val="28"/>
          <w:szCs w:val="28"/>
          <w:u w:val="single"/>
        </w:rPr>
        <w:t>Step 2</w:t>
      </w:r>
      <w:r w:rsidRPr="000C1DBC">
        <w:rPr>
          <w:rFonts w:hint="eastAsia"/>
          <w:b/>
          <w:bCs/>
          <w:sz w:val="28"/>
          <w:szCs w:val="28"/>
          <w:u w:val="single"/>
        </w:rPr>
        <w:t>-2-</w:t>
      </w:r>
      <w:r>
        <w:rPr>
          <w:rFonts w:hint="eastAsia"/>
          <w:b/>
          <w:bCs/>
          <w:sz w:val="28"/>
          <w:szCs w:val="28"/>
          <w:u w:val="single"/>
        </w:rPr>
        <w:t>5</w:t>
      </w:r>
      <w:r w:rsidRPr="000C1DBC">
        <w:rPr>
          <w:rFonts w:hint="eastAsia"/>
          <w:b/>
          <w:bCs/>
          <w:sz w:val="28"/>
          <w:szCs w:val="28"/>
          <w:u w:val="single"/>
        </w:rPr>
        <w:t xml:space="preserve"> </w:t>
      </w:r>
      <w:r w:rsidRPr="000C1DBC">
        <w:rPr>
          <w:b/>
          <w:bCs/>
          <w:sz w:val="28"/>
          <w:szCs w:val="28"/>
          <w:u w:val="single"/>
        </w:rPr>
        <w:t xml:space="preserve">· </w:t>
      </w:r>
      <w:proofErr w:type="gramStart"/>
      <w:r w:rsidR="009563A9" w:rsidRPr="00FE0BA4">
        <w:rPr>
          <w:b/>
          <w:bCs/>
          <w:sz w:val="28"/>
          <w:szCs w:val="28"/>
          <w:u w:val="single"/>
        </w:rPr>
        <w:t>Tool /</w:t>
      </w:r>
      <w:proofErr w:type="gramEnd"/>
      <w:r w:rsidR="009563A9" w:rsidRPr="00FE0BA4">
        <w:rPr>
          <w:b/>
          <w:bCs/>
          <w:sz w:val="28"/>
          <w:szCs w:val="28"/>
          <w:u w:val="single"/>
        </w:rPr>
        <w:t xml:space="preserve"> MCP —외부 연결</w:t>
      </w:r>
    </w:p>
    <w:p w14:paraId="4DF8EC77" w14:textId="352494CB" w:rsidR="009563A9" w:rsidRPr="009563A9" w:rsidRDefault="00FE0BA4" w:rsidP="009563A9">
      <w:pPr>
        <w:rPr>
          <w:b/>
          <w:bCs/>
        </w:rPr>
      </w:pPr>
      <w:r>
        <w:rPr>
          <w:b/>
          <w:bCs/>
        </w:rPr>
        <w:t>정의</w:t>
      </w:r>
    </w:p>
    <w:p w14:paraId="61947230" w14:textId="77777777" w:rsidR="009563A9" w:rsidRPr="009563A9" w:rsidRDefault="009563A9" w:rsidP="009563A9">
      <w:r w:rsidRPr="009563A9">
        <w:t>Agent가 쓰는 </w:t>
      </w:r>
      <w:r w:rsidRPr="009563A9">
        <w:rPr>
          <w:b/>
          <w:bCs/>
        </w:rPr>
        <w:t>도구</w:t>
      </w:r>
      <w:r w:rsidRPr="009563A9">
        <w:t>: 내장(Read, Write, Grep, Shell) + </w:t>
      </w:r>
      <w:r w:rsidRPr="009563A9">
        <w:rPr>
          <w:b/>
          <w:bCs/>
        </w:rPr>
        <w:t>MCP</w:t>
      </w:r>
      <w:r w:rsidRPr="009563A9">
        <w:t>(GitHub, Notion 등 외부 API).</w:t>
      </w:r>
    </w:p>
    <w:p w14:paraId="16ED76EE" w14:textId="77777777" w:rsidR="009563A9" w:rsidRPr="009563A9" w:rsidRDefault="009563A9" w:rsidP="009563A9">
      <w:pPr>
        <w:rPr>
          <w:b/>
          <w:bCs/>
        </w:rPr>
      </w:pPr>
      <w:r w:rsidRPr="009563A9">
        <w:rPr>
          <w:b/>
          <w:bCs/>
        </w:rPr>
        <w:t>사용 방법</w:t>
      </w:r>
    </w:p>
    <w:p w14:paraId="2EF8339F" w14:textId="77777777" w:rsidR="009563A9" w:rsidRPr="009563A9" w:rsidRDefault="009563A9" w:rsidP="009563A9">
      <w:r w:rsidRPr="009563A9">
        <w:rPr>
          <w:b/>
          <w:bCs/>
        </w:rPr>
        <w:t>내장 Tool (별도 설정 없음)</w:t>
      </w:r>
    </w:p>
    <w:p w14:paraId="02E12638" w14:textId="77777777" w:rsidR="009563A9" w:rsidRPr="009563A9" w:rsidRDefault="009563A9">
      <w:pPr>
        <w:numPr>
          <w:ilvl w:val="0"/>
          <w:numId w:val="16"/>
        </w:numPr>
      </w:pPr>
      <w:r w:rsidRPr="009563A9">
        <w:t>Agent 모드에서 자동 사용</w:t>
      </w:r>
    </w:p>
    <w:p w14:paraId="106A8E1F" w14:textId="46757A71" w:rsidR="00FE0BA4" w:rsidRPr="009563A9" w:rsidRDefault="009563A9">
      <w:pPr>
        <w:numPr>
          <w:ilvl w:val="0"/>
          <w:numId w:val="16"/>
        </w:numPr>
      </w:pPr>
      <w:r w:rsidRPr="009563A9">
        <w:t>사용자가 명시할 수도 있음:</w:t>
      </w:r>
    </w:p>
    <w:p w14:paraId="05084EB2" w14:textId="2DCAF936" w:rsidR="00FE0BA4" w:rsidRDefault="00FE0BA4" w:rsidP="009563A9">
      <w:r>
        <w:rPr>
          <w:rFonts w:hint="eastAsia"/>
        </w:rPr>
        <w:t>```</w:t>
      </w:r>
    </w:p>
    <w:p w14:paraId="689320C8" w14:textId="62DAF57B" w:rsidR="009563A9" w:rsidRDefault="009563A9" w:rsidP="009563A9">
      <w:r w:rsidRPr="009563A9">
        <w:t xml:space="preserve">터미널에서 </w:t>
      </w:r>
      <w:proofErr w:type="spellStart"/>
      <w:r w:rsidRPr="009563A9">
        <w:t>pytest</w:t>
      </w:r>
      <w:proofErr w:type="spellEnd"/>
      <w:r w:rsidRPr="009563A9">
        <w:t xml:space="preserve"> tests/entity -v 실행하고 결과만 요약해줘.</w:t>
      </w:r>
    </w:p>
    <w:p w14:paraId="359F4697" w14:textId="0C94E0FE" w:rsidR="00FE0BA4" w:rsidRDefault="00FE0BA4" w:rsidP="009563A9">
      <w:r>
        <w:rPr>
          <w:rFonts w:hint="eastAsia"/>
        </w:rPr>
        <w:t>```</w:t>
      </w:r>
    </w:p>
    <w:p w14:paraId="239E2076" w14:textId="77777777" w:rsidR="00FE0BA4" w:rsidRPr="009563A9" w:rsidRDefault="00FE0BA4" w:rsidP="009563A9"/>
    <w:p w14:paraId="6F5D82AD" w14:textId="77777777" w:rsidR="009563A9" w:rsidRPr="009563A9" w:rsidRDefault="009563A9" w:rsidP="009563A9">
      <w:r w:rsidRPr="009563A9">
        <w:rPr>
          <w:b/>
          <w:bCs/>
        </w:rPr>
        <w:t>MCP 설정</w:t>
      </w:r>
    </w:p>
    <w:p w14:paraId="716B27DF" w14:textId="77777777" w:rsidR="009563A9" w:rsidRPr="009563A9" w:rsidRDefault="009563A9">
      <w:pPr>
        <w:numPr>
          <w:ilvl w:val="0"/>
          <w:numId w:val="17"/>
        </w:numPr>
      </w:pPr>
      <w:r w:rsidRPr="009563A9">
        <w:rPr>
          <w:b/>
          <w:bCs/>
        </w:rPr>
        <w:t>Cursor Settings → MCP</w:t>
      </w:r>
    </w:p>
    <w:p w14:paraId="36E58E1F" w14:textId="77777777" w:rsidR="009563A9" w:rsidRPr="009563A9" w:rsidRDefault="009563A9">
      <w:pPr>
        <w:numPr>
          <w:ilvl w:val="0"/>
          <w:numId w:val="17"/>
        </w:numPr>
      </w:pPr>
      <w:r w:rsidRPr="009563A9">
        <w:t>서버 추가 (예: GitHub, Notion) — JSON 또는 UI</w:t>
      </w:r>
    </w:p>
    <w:p w14:paraId="1F8A1BB2" w14:textId="77777777" w:rsidR="009563A9" w:rsidRPr="009563A9" w:rsidRDefault="009563A9">
      <w:pPr>
        <w:numPr>
          <w:ilvl w:val="0"/>
          <w:numId w:val="17"/>
        </w:numPr>
      </w:pPr>
      <w:r w:rsidRPr="009563A9">
        <w:t>채팅에서 자연어로 요청:</w:t>
      </w:r>
    </w:p>
    <w:p w14:paraId="738993CD" w14:textId="0A9080CA" w:rsidR="00FE0BA4" w:rsidRDefault="00FE0BA4" w:rsidP="009563A9">
      <w:r>
        <w:rPr>
          <w:rFonts w:hint="eastAsia"/>
        </w:rPr>
        <w:t>```</w:t>
      </w:r>
    </w:p>
    <w:p w14:paraId="10554CBD" w14:textId="23E717D2" w:rsidR="009563A9" w:rsidRDefault="009563A9" w:rsidP="009563A9">
      <w:r w:rsidRPr="009563A9">
        <w:t>GitHub MCP로 이 repo 최근 PR 목록 보여줘.</w:t>
      </w:r>
    </w:p>
    <w:p w14:paraId="53A58C11" w14:textId="0EEC596C" w:rsidR="00FE0BA4" w:rsidRDefault="00FE0BA4" w:rsidP="009563A9">
      <w:r>
        <w:rPr>
          <w:rFonts w:hint="eastAsia"/>
        </w:rPr>
        <w:t>```</w:t>
      </w:r>
    </w:p>
    <w:p w14:paraId="5B4DC938" w14:textId="77777777" w:rsidR="00FE0BA4" w:rsidRPr="009563A9" w:rsidRDefault="00FE0BA4" w:rsidP="009563A9"/>
    <w:p w14:paraId="336DB6AB" w14:textId="77777777" w:rsidR="009563A9" w:rsidRPr="009563A9" w:rsidRDefault="009563A9" w:rsidP="009563A9">
      <w:pPr>
        <w:rPr>
          <w:b/>
          <w:bCs/>
        </w:rPr>
      </w:pPr>
      <w:proofErr w:type="spellStart"/>
      <w:r w:rsidRPr="009563A9">
        <w:rPr>
          <w:b/>
          <w:bCs/>
        </w:rPr>
        <w:t>MagicSquare</w:t>
      </w:r>
      <w:proofErr w:type="spellEnd"/>
      <w:r w:rsidRPr="009563A9">
        <w:rPr>
          <w:b/>
          <w:bCs/>
        </w:rPr>
        <w:t>에서 자주 쓰는 Tool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386"/>
      </w:tblGrid>
      <w:tr w:rsidR="009563A9" w:rsidRPr="009563A9" w14:paraId="4C8395D7" w14:textId="77777777" w:rsidTr="00FE0BA4">
        <w:trPr>
          <w:tblHeader/>
        </w:trPr>
        <w:tc>
          <w:tcPr>
            <w:tcW w:w="116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586F4" w14:textId="77777777" w:rsidR="009563A9" w:rsidRPr="009563A9" w:rsidRDefault="009563A9" w:rsidP="009563A9">
            <w:pPr>
              <w:rPr>
                <w:b/>
                <w:bCs/>
              </w:rPr>
            </w:pPr>
            <w:r w:rsidRPr="009563A9">
              <w:rPr>
                <w:b/>
                <w:bCs/>
              </w:rPr>
              <w:t>Tool</w:t>
            </w:r>
          </w:p>
        </w:tc>
        <w:tc>
          <w:tcPr>
            <w:tcW w:w="383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70765" w14:textId="77777777" w:rsidR="009563A9" w:rsidRPr="009563A9" w:rsidRDefault="009563A9" w:rsidP="009563A9">
            <w:pPr>
              <w:rPr>
                <w:b/>
                <w:bCs/>
              </w:rPr>
            </w:pPr>
            <w:r w:rsidRPr="009563A9">
              <w:rPr>
                <w:b/>
                <w:bCs/>
              </w:rPr>
              <w:t>용도</w:t>
            </w:r>
          </w:p>
        </w:tc>
      </w:tr>
      <w:tr w:rsidR="009563A9" w:rsidRPr="009563A9" w14:paraId="21A8F7FD" w14:textId="77777777" w:rsidTr="00FE0BA4">
        <w:tc>
          <w:tcPr>
            <w:tcW w:w="116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84560" w14:textId="77777777" w:rsidR="009563A9" w:rsidRPr="009563A9" w:rsidRDefault="009563A9" w:rsidP="009563A9">
            <w:r w:rsidRPr="009563A9">
              <w:rPr>
                <w:b/>
                <w:bCs/>
              </w:rPr>
              <w:t>Shell</w:t>
            </w:r>
          </w:p>
        </w:tc>
        <w:tc>
          <w:tcPr>
            <w:tcW w:w="38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A5FC6" w14:textId="77777777" w:rsidR="009563A9" w:rsidRPr="009563A9" w:rsidRDefault="009563A9" w:rsidP="009563A9">
            <w:proofErr w:type="spellStart"/>
            <w:r w:rsidRPr="009563A9">
              <w:t>pytest</w:t>
            </w:r>
            <w:proofErr w:type="spellEnd"/>
            <w:r w:rsidRPr="009563A9">
              <w:t>, python scripts/generate_golden_master.py</w:t>
            </w:r>
          </w:p>
        </w:tc>
      </w:tr>
      <w:tr w:rsidR="009563A9" w:rsidRPr="009563A9" w14:paraId="20ED2208" w14:textId="77777777" w:rsidTr="00FE0BA4">
        <w:tc>
          <w:tcPr>
            <w:tcW w:w="116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E5C34" w14:textId="77777777" w:rsidR="009563A9" w:rsidRPr="009563A9" w:rsidRDefault="009563A9" w:rsidP="009563A9">
            <w:r w:rsidRPr="009563A9">
              <w:rPr>
                <w:b/>
                <w:bCs/>
              </w:rPr>
              <w:t>Read / Grep</w:t>
            </w:r>
          </w:p>
        </w:tc>
        <w:tc>
          <w:tcPr>
            <w:tcW w:w="38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4390A" w14:textId="77777777" w:rsidR="009563A9" w:rsidRPr="009563A9" w:rsidRDefault="009563A9" w:rsidP="009563A9">
            <w:r w:rsidRPr="009563A9">
              <w:t>Report, 테스트 ID, import 위반 검색</w:t>
            </w:r>
          </w:p>
        </w:tc>
      </w:tr>
      <w:tr w:rsidR="009563A9" w:rsidRPr="009563A9" w14:paraId="24A5D0E3" w14:textId="77777777" w:rsidTr="00FE0BA4">
        <w:tc>
          <w:tcPr>
            <w:tcW w:w="116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F47E0" w14:textId="77777777" w:rsidR="009563A9" w:rsidRPr="009563A9" w:rsidRDefault="009563A9" w:rsidP="009563A9">
            <w:r w:rsidRPr="009563A9">
              <w:rPr>
                <w:b/>
                <w:bCs/>
              </w:rPr>
              <w:t>Write</w:t>
            </w:r>
          </w:p>
        </w:tc>
        <w:tc>
          <w:tcPr>
            <w:tcW w:w="38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53457" w14:textId="77777777" w:rsidR="009563A9" w:rsidRPr="009563A9" w:rsidRDefault="009563A9" w:rsidP="009563A9">
            <w:proofErr w:type="spellStart"/>
            <w:r w:rsidRPr="009563A9">
              <w:t>src</w:t>
            </w:r>
            <w:proofErr w:type="spellEnd"/>
            <w:r w:rsidRPr="009563A9">
              <w:t>/, </w:t>
            </w:r>
            <w:proofErr w:type="gramStart"/>
            <w:r w:rsidRPr="009563A9">
              <w:t>tests/ (</w:t>
            </w:r>
            <w:proofErr w:type="spellStart"/>
            <w:proofErr w:type="gramEnd"/>
            <w:r w:rsidRPr="009563A9">
              <w:t>Hook·format</w:t>
            </w:r>
            <w:proofErr w:type="spellEnd"/>
            <w:r w:rsidRPr="009563A9">
              <w:t xml:space="preserve"> 연동)</w:t>
            </w:r>
          </w:p>
        </w:tc>
      </w:tr>
      <w:tr w:rsidR="009563A9" w:rsidRPr="009563A9" w14:paraId="6BC0AA5F" w14:textId="77777777" w:rsidTr="00FE0BA4">
        <w:tc>
          <w:tcPr>
            <w:tcW w:w="116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B61CB" w14:textId="77777777" w:rsidR="009563A9" w:rsidRPr="009563A9" w:rsidRDefault="009563A9" w:rsidP="009563A9">
            <w:r w:rsidRPr="009563A9">
              <w:rPr>
                <w:b/>
                <w:bCs/>
              </w:rPr>
              <w:t>GitHub MCP</w:t>
            </w:r>
          </w:p>
        </w:tc>
        <w:tc>
          <w:tcPr>
            <w:tcW w:w="38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36D9B" w14:textId="77777777" w:rsidR="009563A9" w:rsidRPr="009563A9" w:rsidRDefault="009563A9" w:rsidP="009563A9">
            <w:r w:rsidRPr="009563A9">
              <w:t>PR, 이슈 (팀 실습 시)</w:t>
            </w:r>
          </w:p>
        </w:tc>
      </w:tr>
    </w:tbl>
    <w:p w14:paraId="59550143" w14:textId="77777777" w:rsidR="009563A9" w:rsidRPr="009563A9" w:rsidRDefault="009563A9" w:rsidP="009563A9">
      <w:pPr>
        <w:rPr>
          <w:b/>
          <w:bCs/>
        </w:rPr>
      </w:pPr>
      <w:r w:rsidRPr="009563A9">
        <w:rPr>
          <w:b/>
          <w:bCs/>
        </w:rPr>
        <w:t>주의</w:t>
      </w:r>
    </w:p>
    <w:p w14:paraId="2D1E3FD5" w14:textId="77777777" w:rsidR="009563A9" w:rsidRPr="009563A9" w:rsidRDefault="009563A9">
      <w:pPr>
        <w:numPr>
          <w:ilvl w:val="0"/>
          <w:numId w:val="18"/>
        </w:numPr>
      </w:pPr>
      <w:r w:rsidRPr="009563A9">
        <w:t>MCP는 </w:t>
      </w:r>
      <w:r w:rsidRPr="009563A9">
        <w:rPr>
          <w:b/>
          <w:bCs/>
        </w:rPr>
        <w:t>세션 3 필수 아님</w:t>
      </w:r>
      <w:r w:rsidRPr="009563A9">
        <w:t> — Harness(</w:t>
      </w:r>
      <w:proofErr w:type="spellStart"/>
      <w:r w:rsidRPr="009563A9">
        <w:t>pytest</w:t>
      </w:r>
      <w:proofErr w:type="spellEnd"/>
      <w:r w:rsidRPr="009563A9">
        <w:t>) + Command로 충분</w:t>
      </w:r>
    </w:p>
    <w:p w14:paraId="7C8395B5" w14:textId="77777777" w:rsidR="009563A9" w:rsidRPr="009563A9" w:rsidRDefault="009563A9">
      <w:pPr>
        <w:numPr>
          <w:ilvl w:val="0"/>
          <w:numId w:val="18"/>
        </w:numPr>
      </w:pPr>
      <w:r w:rsidRPr="009563A9">
        <w:t>Shell 실행 전 </w:t>
      </w:r>
      <w:r w:rsidRPr="009563A9">
        <w:rPr>
          <w:b/>
          <w:bCs/>
        </w:rPr>
        <w:t>Hook</w:t>
      </w:r>
      <w:r w:rsidRPr="009563A9">
        <w:t>(guard-destructive-git)이 위험 git 명령을 막을 수 있음</w:t>
      </w:r>
    </w:p>
    <w:p w14:paraId="5044860C" w14:textId="77777777" w:rsidR="009563A9" w:rsidRPr="009563A9" w:rsidRDefault="009563A9" w:rsidP="009563A9"/>
    <w:p w14:paraId="3244A005" w14:textId="77777777" w:rsidR="009563A9" w:rsidRPr="009563A9" w:rsidRDefault="009563A9" w:rsidP="009563A9"/>
    <w:p w14:paraId="36882779" w14:textId="6FD750D3" w:rsidR="009563A9" w:rsidRPr="00FC5B24" w:rsidRDefault="009563A9" w:rsidP="009563A9">
      <w:pPr>
        <w:pStyle w:val="aa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874"/>
        <w:gridCol w:w="8756"/>
      </w:tblGrid>
      <w:tr w:rsidR="009563A9" w14:paraId="67054900" w14:textId="77777777" w:rsidTr="00C074CB">
        <w:trPr>
          <w:trHeight w:val="2169"/>
        </w:trPr>
        <w:tc>
          <w:tcPr>
            <w:tcW w:w="454" w:type="pct"/>
          </w:tcPr>
          <w:p w14:paraId="205F1245" w14:textId="77777777" w:rsidR="009563A9" w:rsidRPr="00FC5B24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lastRenderedPageBreak/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7A4C9537" w14:textId="77777777" w:rsidR="009563A9" w:rsidRPr="002D560B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1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Smithery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 가입</w:t>
            </w:r>
          </w:p>
        </w:tc>
      </w:tr>
    </w:tbl>
    <w:p w14:paraId="50CE861A" w14:textId="77777777" w:rsidR="009563A9" w:rsidRDefault="009563A9" w:rsidP="009563A9"/>
    <w:p w14:paraId="1DFB6C03" w14:textId="77777777" w:rsidR="009563A9" w:rsidRDefault="009563A9" w:rsidP="009563A9">
      <w:r w:rsidRPr="00C77AA4">
        <w:t>웹사이트 접속: Smithery 공식 홈페이지에 접속합니다.</w:t>
      </w:r>
    </w:p>
    <w:p w14:paraId="516B7D64" w14:textId="77777777" w:rsidR="009563A9" w:rsidRDefault="009563A9" w:rsidP="009563A9">
      <w:hyperlink r:id="rId39" w:history="1">
        <w:r w:rsidRPr="00E81567">
          <w:rPr>
            <w:rStyle w:val="a5"/>
          </w:rPr>
          <w:t>https://smithery.ai/</w:t>
        </w:r>
      </w:hyperlink>
    </w:p>
    <w:p w14:paraId="23B6380D" w14:textId="211555F9" w:rsidR="009563A9" w:rsidRDefault="009563A9" w:rsidP="009563A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C5C5B" wp14:editId="668BED23">
                <wp:simplePos x="0" y="0"/>
                <wp:positionH relativeFrom="column">
                  <wp:posOffset>4658360</wp:posOffset>
                </wp:positionH>
                <wp:positionV relativeFrom="paragraph">
                  <wp:posOffset>43180</wp:posOffset>
                </wp:positionV>
                <wp:extent cx="429260" cy="286385"/>
                <wp:effectExtent l="5080" t="12065" r="13335" b="6350"/>
                <wp:wrapNone/>
                <wp:docPr id="2145574156" name="자유형: 도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9260" cy="286385"/>
                        </a:xfrm>
                        <a:custGeom>
                          <a:avLst/>
                          <a:gdLst>
                            <a:gd name="T0" fmla="*/ 0 w 676"/>
                            <a:gd name="T1" fmla="*/ 0 h 451"/>
                            <a:gd name="T2" fmla="*/ 150 w 676"/>
                            <a:gd name="T3" fmla="*/ 401 h 451"/>
                            <a:gd name="T4" fmla="*/ 200 w 676"/>
                            <a:gd name="T5" fmla="*/ 426 h 451"/>
                            <a:gd name="T6" fmla="*/ 288 w 676"/>
                            <a:gd name="T7" fmla="*/ 313 h 451"/>
                            <a:gd name="T8" fmla="*/ 388 w 676"/>
                            <a:gd name="T9" fmla="*/ 238 h 451"/>
                            <a:gd name="T10" fmla="*/ 413 w 676"/>
                            <a:gd name="T11" fmla="*/ 201 h 451"/>
                            <a:gd name="T12" fmla="*/ 463 w 676"/>
                            <a:gd name="T13" fmla="*/ 176 h 451"/>
                            <a:gd name="T14" fmla="*/ 588 w 676"/>
                            <a:gd name="T15" fmla="*/ 101 h 451"/>
                            <a:gd name="T16" fmla="*/ 676 w 676"/>
                            <a:gd name="T17" fmla="*/ 13 h 4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76" h="451">
                              <a:moveTo>
                                <a:pt x="0" y="0"/>
                              </a:moveTo>
                              <a:cubicBezTo>
                                <a:pt x="50" y="134"/>
                                <a:pt x="101" y="267"/>
                                <a:pt x="150" y="401"/>
                              </a:cubicBezTo>
                              <a:cubicBezTo>
                                <a:pt x="168" y="451"/>
                                <a:pt x="147" y="444"/>
                                <a:pt x="200" y="426"/>
                              </a:cubicBezTo>
                              <a:cubicBezTo>
                                <a:pt x="236" y="372"/>
                                <a:pt x="243" y="351"/>
                                <a:pt x="288" y="313"/>
                              </a:cubicBezTo>
                              <a:cubicBezTo>
                                <a:pt x="358" y="254"/>
                                <a:pt x="293" y="332"/>
                                <a:pt x="388" y="238"/>
                              </a:cubicBezTo>
                              <a:cubicBezTo>
                                <a:pt x="399" y="228"/>
                                <a:pt x="402" y="210"/>
                                <a:pt x="413" y="201"/>
                              </a:cubicBezTo>
                              <a:cubicBezTo>
                                <a:pt x="427" y="189"/>
                                <a:pt x="447" y="185"/>
                                <a:pt x="463" y="176"/>
                              </a:cubicBezTo>
                              <a:cubicBezTo>
                                <a:pt x="507" y="151"/>
                                <a:pt x="539" y="117"/>
                                <a:pt x="588" y="101"/>
                              </a:cubicBezTo>
                              <a:cubicBezTo>
                                <a:pt x="667" y="21"/>
                                <a:pt x="637" y="49"/>
                                <a:pt x="676" y="1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61AD8" id="자유형: 도형 2" o:spid="_x0000_s1026" style="position:absolute;margin-left:366.8pt;margin-top:3.4pt;width:33.8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6,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" path="m,c50,134,101,267,150,401v18,50,-3,43,50,25c236,372,243,351,288,313v70,-59,5,19,100,-75c399,228,402,210,413,201v14,-12,34,-16,50,-25c507,151,539,117,588,101,667,21,637,49,676,13e" filled="f">
                <v:path arrowok="t" o:connecttype="custom" o:connectlocs="0,0;95250,254635;127000,270510;182880,198755;246380,151130;262255,127635;294005,111760;373380,64135;429260,8255" o:connectangles="0,0,0,0,0,0,0,0,0"/>
              </v:shape>
            </w:pict>
          </mc:Fallback>
        </mc:AlternateContent>
      </w:r>
    </w:p>
    <w:p w14:paraId="20911295" w14:textId="77777777" w:rsidR="009563A9" w:rsidRDefault="009563A9" w:rsidP="009563A9">
      <w:r w:rsidRPr="00C77AA4">
        <w:rPr>
          <w:noProof/>
        </w:rPr>
        <w:drawing>
          <wp:inline distT="0" distB="0" distL="0" distR="0" wp14:anchorId="7DE94407" wp14:editId="78E3B43B">
            <wp:extent cx="5760720" cy="2570480"/>
            <wp:effectExtent l="0" t="0" r="0" b="0"/>
            <wp:docPr id="778378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88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9905" w14:textId="77777777" w:rsidR="009563A9" w:rsidRPr="00C77AA4" w:rsidRDefault="009563A9" w:rsidP="009563A9"/>
    <w:p w14:paraId="45354C2D" w14:textId="77777777" w:rsidR="009563A9" w:rsidRDefault="009563A9" w:rsidP="009563A9">
      <w:r w:rsidRPr="00C77AA4">
        <w:t>로그인/가입: 화면에서 로그인(Login) 또는 가입 버튼을 누릅니다. GitHub 계정으로 로그인이 가능하므로, GitHub 계정이 없다면 먼저 생성해야 합니다.</w:t>
      </w:r>
    </w:p>
    <w:p w14:paraId="28B841D3" w14:textId="39EA9C58" w:rsidR="009563A9" w:rsidRDefault="009563A9" w:rsidP="009563A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5FDC02" wp14:editId="56C40B19">
                <wp:simplePos x="0" y="0"/>
                <wp:positionH relativeFrom="column">
                  <wp:posOffset>1207135</wp:posOffset>
                </wp:positionH>
                <wp:positionV relativeFrom="paragraph">
                  <wp:posOffset>1347470</wp:posOffset>
                </wp:positionV>
                <wp:extent cx="819150" cy="485140"/>
                <wp:effectExtent l="11430" t="12700" r="7620" b="6985"/>
                <wp:wrapNone/>
                <wp:docPr id="1954982254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150" cy="485140"/>
                        </a:xfrm>
                        <a:custGeom>
                          <a:avLst/>
                          <a:gdLst>
                            <a:gd name="T0" fmla="*/ 0 w 1290"/>
                            <a:gd name="T1" fmla="*/ 375 h 764"/>
                            <a:gd name="T2" fmla="*/ 50 w 1290"/>
                            <a:gd name="T3" fmla="*/ 488 h 764"/>
                            <a:gd name="T4" fmla="*/ 113 w 1290"/>
                            <a:gd name="T5" fmla="*/ 713 h 764"/>
                            <a:gd name="T6" fmla="*/ 125 w 1290"/>
                            <a:gd name="T7" fmla="*/ 764 h 764"/>
                            <a:gd name="T8" fmla="*/ 251 w 1290"/>
                            <a:gd name="T9" fmla="*/ 663 h 764"/>
                            <a:gd name="T10" fmla="*/ 301 w 1290"/>
                            <a:gd name="T11" fmla="*/ 638 h 764"/>
                            <a:gd name="T12" fmla="*/ 426 w 1290"/>
                            <a:gd name="T13" fmla="*/ 551 h 764"/>
                            <a:gd name="T14" fmla="*/ 827 w 1290"/>
                            <a:gd name="T15" fmla="*/ 300 h 764"/>
                            <a:gd name="T16" fmla="*/ 1052 w 1290"/>
                            <a:gd name="T17" fmla="*/ 162 h 764"/>
                            <a:gd name="T18" fmla="*/ 1190 w 1290"/>
                            <a:gd name="T19" fmla="*/ 75 h 764"/>
                            <a:gd name="T20" fmla="*/ 1290 w 1290"/>
                            <a:gd name="T21" fmla="*/ 0 h 7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290" h="764">
                              <a:moveTo>
                                <a:pt x="0" y="375"/>
                              </a:moveTo>
                              <a:cubicBezTo>
                                <a:pt x="17" y="413"/>
                                <a:pt x="39" y="448"/>
                                <a:pt x="50" y="488"/>
                              </a:cubicBezTo>
                              <a:cubicBezTo>
                                <a:pt x="82" y="600"/>
                                <a:pt x="57" y="630"/>
                                <a:pt x="113" y="713"/>
                              </a:cubicBezTo>
                              <a:cubicBezTo>
                                <a:pt x="117" y="730"/>
                                <a:pt x="108" y="764"/>
                                <a:pt x="125" y="764"/>
                              </a:cubicBezTo>
                              <a:cubicBezTo>
                                <a:pt x="166" y="764"/>
                                <a:pt x="222" y="685"/>
                                <a:pt x="251" y="663"/>
                              </a:cubicBezTo>
                              <a:cubicBezTo>
                                <a:pt x="266" y="652"/>
                                <a:pt x="286" y="649"/>
                                <a:pt x="301" y="638"/>
                              </a:cubicBezTo>
                              <a:cubicBezTo>
                                <a:pt x="448" y="533"/>
                                <a:pt x="156" y="694"/>
                                <a:pt x="426" y="551"/>
                              </a:cubicBezTo>
                              <a:cubicBezTo>
                                <a:pt x="566" y="477"/>
                                <a:pt x="692" y="384"/>
                                <a:pt x="827" y="300"/>
                              </a:cubicBezTo>
                              <a:cubicBezTo>
                                <a:pt x="899" y="255"/>
                                <a:pt x="983" y="213"/>
                                <a:pt x="1052" y="162"/>
                              </a:cubicBezTo>
                              <a:cubicBezTo>
                                <a:pt x="1098" y="128"/>
                                <a:pt x="1139" y="100"/>
                                <a:pt x="1190" y="75"/>
                              </a:cubicBezTo>
                              <a:cubicBezTo>
                                <a:pt x="1222" y="42"/>
                                <a:pt x="1249" y="20"/>
                                <a:pt x="129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8802" id="자유형: 도형 1" o:spid="_x0000_s1026" style="position:absolute;margin-left:95.05pt;margin-top:106.1pt;width:64.5pt;height:3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0,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" path="m,375v17,38,39,73,50,113c82,600,57,630,113,713v4,17,-5,51,12,51c166,764,222,685,251,663v15,-11,35,-14,50,-25c448,533,156,694,426,551,566,477,692,384,827,300v72,-45,156,-87,225,-138c1098,128,1139,100,1190,75,1222,42,1249,20,1290,e" filled="f">
                <v:path arrowok="t" o:connecttype="custom" o:connectlocs="0,238125;31750,309880;71755,452755;79375,485140;159385,421005;191135,405130;270510,349885;525145,190500;668020,102870;755650,47625;819150,0" o:connectangles="0,0,0,0,0,0,0,0,0,0,0"/>
              </v:shape>
            </w:pict>
          </mc:Fallback>
        </mc:AlternateContent>
      </w:r>
      <w:r w:rsidRPr="00C77AA4">
        <w:rPr>
          <w:noProof/>
        </w:rPr>
        <w:drawing>
          <wp:inline distT="0" distB="0" distL="0" distR="0" wp14:anchorId="528626A8" wp14:editId="7F85D22B">
            <wp:extent cx="2091193" cy="2365447"/>
            <wp:effectExtent l="0" t="0" r="0" b="0"/>
            <wp:docPr id="1869337307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5A21A2FD-37C9-5592-3B36-F612E97CF2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5A21A2FD-37C9-5592-3B36-F612E97CF2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4002" cy="23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C77AA4">
        <w:rPr>
          <w:noProof/>
        </w:rPr>
        <w:drawing>
          <wp:inline distT="0" distB="0" distL="0" distR="0" wp14:anchorId="4BDCC557" wp14:editId="6F8B6F0C">
            <wp:extent cx="2600077" cy="1991466"/>
            <wp:effectExtent l="0" t="0" r="0" b="0"/>
            <wp:docPr id="830817244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5FE8505F-9E03-8915-3F39-5060109823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5FE8505F-9E03-8915-3F39-5060109823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3430" cy="199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0F93" w14:textId="77777777" w:rsidR="009563A9" w:rsidRDefault="009563A9" w:rsidP="009563A9">
      <w:r w:rsidRPr="00C77AA4">
        <w:rPr>
          <w:noProof/>
        </w:rPr>
        <w:lastRenderedPageBreak/>
        <w:drawing>
          <wp:inline distT="0" distB="0" distL="0" distR="0" wp14:anchorId="53301466" wp14:editId="768B5C67">
            <wp:extent cx="5760720" cy="3225800"/>
            <wp:effectExtent l="0" t="0" r="0" b="0"/>
            <wp:docPr id="719742610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33EB014F-03FF-551C-6D68-4AF18C3AC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33EB014F-03FF-551C-6D68-4AF18C3AC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3EAA" w14:textId="77777777" w:rsidR="009563A9" w:rsidRDefault="009563A9" w:rsidP="009563A9"/>
    <w:p w14:paraId="265CC571" w14:textId="77777777" w:rsidR="009563A9" w:rsidRPr="00C77AA4" w:rsidRDefault="009563A9" w:rsidP="009563A9">
      <w:r w:rsidRPr="00C77AA4">
        <w:t>서비스 이용: 가입 후, 원하는 MCP 서버(</w:t>
      </w:r>
      <w:proofErr w:type="spellStart"/>
      <w:r w:rsidRPr="00C77AA4">
        <w:t>노션</w:t>
      </w:r>
      <w:proofErr w:type="spellEnd"/>
      <w:r w:rsidRPr="00C77AA4">
        <w:t>, 데이터베이스, 검색 도구 등)를 검색하고 연동할 수 있습니다.</w:t>
      </w:r>
    </w:p>
    <w:p w14:paraId="500F570B" w14:textId="77777777" w:rsidR="009563A9" w:rsidRDefault="009563A9" w:rsidP="009563A9">
      <w:pPr>
        <w:spacing w:after="160"/>
      </w:pPr>
      <w:r>
        <w:br w:type="page"/>
      </w:r>
    </w:p>
    <w:p w14:paraId="778B1669" w14:textId="77777777" w:rsidR="009563A9" w:rsidRPr="00FC5B24" w:rsidRDefault="009563A9" w:rsidP="009563A9">
      <w:pPr>
        <w:pStyle w:val="aa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874"/>
        <w:gridCol w:w="8756"/>
      </w:tblGrid>
      <w:tr w:rsidR="009563A9" w14:paraId="10A1BC93" w14:textId="77777777" w:rsidTr="00C074CB">
        <w:trPr>
          <w:trHeight w:val="2169"/>
        </w:trPr>
        <w:tc>
          <w:tcPr>
            <w:tcW w:w="454" w:type="pct"/>
          </w:tcPr>
          <w:p w14:paraId="2DE7BD0C" w14:textId="77777777" w:rsidR="009563A9" w:rsidRPr="00FC5B24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2E4C356D" w14:textId="77777777" w:rsidR="009563A9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sz w:val="36"/>
                <w:szCs w:val="36"/>
                <w:u w:val="single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2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C77AA4">
              <w:rPr>
                <w:rFonts w:ascii="돋움" w:eastAsia="돋움"/>
                <w:b/>
                <w:sz w:val="36"/>
                <w:szCs w:val="36"/>
                <w:u w:val="single"/>
              </w:rPr>
              <w:t>Sequential Thinking</w:t>
            </w:r>
          </w:p>
          <w:p w14:paraId="3CAA55B0" w14:textId="77777777" w:rsidR="009563A9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  <w:p w14:paraId="6DA61887" w14:textId="77777777" w:rsidR="009563A9" w:rsidRPr="00C77AA4" w:rsidRDefault="009563A9">
            <w:pPr>
              <w:pStyle w:val="aa"/>
              <w:numPr>
                <w:ilvl w:val="0"/>
                <w:numId w:val="3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문제 상황 예시</w:t>
            </w:r>
          </w:p>
          <w:p w14:paraId="1807D9D9" w14:textId="77777777" w:rsidR="009563A9" w:rsidRPr="00C77AA4" w:rsidRDefault="009563A9">
            <w:pPr>
              <w:pStyle w:val="aa"/>
              <w:numPr>
                <w:ilvl w:val="0"/>
                <w:numId w:val="4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처음엔 Sequential Thinking을 활용하지 않고 일반적인 프롬프트만 사용했는데, AI의 응답이 일관성이 없고 중간 과정에서 논리가 꼬이는 경우가 많았다. 특히 복잡한 문제에서는 단계별 검증 없이 결론으로 건너뛰는 경우가 빈번했다.</w:t>
            </w:r>
          </w:p>
          <w:p w14:paraId="003D1567" w14:textId="77777777" w:rsidR="009563A9" w:rsidRPr="00C77AA4" w:rsidRDefault="009563A9">
            <w:pPr>
              <w:pStyle w:val="aa"/>
              <w:numPr>
                <w:ilvl w:val="0"/>
                <w:numId w:val="5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해결</w:t>
            </w:r>
          </w:p>
          <w:p w14:paraId="426AD367" w14:textId="77777777" w:rsidR="009563A9" w:rsidRPr="00C77AA4" w:rsidRDefault="009563A9">
            <w:pPr>
              <w:pStyle w:val="aa"/>
              <w:numPr>
                <w:ilvl w:val="0"/>
                <w:numId w:val="6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 Server를 활용하여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  <w:r w:rsidRPr="00C77AA4">
              <w:rPr>
                <w:rFonts w:ascii="돋움" w:eastAsia="돋움"/>
                <w:b/>
                <w:bCs/>
                <w:szCs w:val="18"/>
              </w:rPr>
              <w:t>"sequential thinking tool을 사용해서(Use Sequential Thinking MCP)"라는 명령어를 프롬프트에 추가했다. 이를 통해 AI가 체계적으로 문제를 분석하고, 각 단계를 검증하며, 필요시 이전 단계로 돌아가 수정하는 구조화된 사고 과정을 거치게 됐다.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173CFF19" w14:textId="77777777" w:rsidR="009563A9" w:rsidRPr="00C77AA4" w:rsidRDefault="009563A9">
            <w:pPr>
              <w:pStyle w:val="aa"/>
              <w:numPr>
                <w:ilvl w:val="0"/>
                <w:numId w:val="7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ex) 질의 예시</w:t>
            </w:r>
            <w:r w:rsidRPr="00C77AA4">
              <w:rPr>
                <w:rFonts w:ascii="돋움" w:eastAsia="돋움"/>
                <w:b/>
                <w:bCs/>
                <w:szCs w:val="18"/>
              </w:rPr>
              <w:t> </w:t>
            </w:r>
          </w:p>
          <w:p w14:paraId="1A131A6E" w14:textId="77777777" w:rsidR="009563A9" w:rsidRPr="00C77AA4" w:rsidRDefault="009563A9">
            <w:pPr>
              <w:pStyle w:val="aa"/>
              <w:numPr>
                <w:ilvl w:val="0"/>
                <w:numId w:val="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>Sequential Thinking MCP를 사용해서 다음 내용에 대해 대답해줘.</w:t>
            </w:r>
          </w:p>
          <w:p w14:paraId="69E9B836" w14:textId="77777777" w:rsidR="009563A9" w:rsidRPr="00C77AA4" w:rsidRDefault="009563A9">
            <w:pPr>
              <w:pStyle w:val="aa"/>
              <w:numPr>
                <w:ilvl w:val="0"/>
                <w:numId w:val="8"/>
              </w:numPr>
              <w:snapToGrid w:val="0"/>
              <w:spacing w:line="480" w:lineRule="auto"/>
              <w:rPr>
                <w:rFonts w:ascii="돋움" w:eastAsia="돋움"/>
                <w:b/>
                <w:bCs/>
                <w:szCs w:val="18"/>
              </w:rPr>
            </w:pPr>
            <w:r w:rsidRPr="00C77AA4">
              <w:rPr>
                <w:rFonts w:ascii="돋움" w:eastAsia="돋움"/>
                <w:b/>
                <w:bCs/>
                <w:szCs w:val="18"/>
              </w:rPr>
              <w:t xml:space="preserve">간단한 TODO 리스트 기능을 web페이지 형식으로 구현하려고 해. 어떤 기술 스택으로 구현 </w:t>
            </w:r>
            <w:proofErr w:type="spellStart"/>
            <w:r w:rsidRPr="00C77AA4">
              <w:rPr>
                <w:rFonts w:ascii="돋움" w:eastAsia="돋움"/>
                <w:b/>
                <w:bCs/>
                <w:szCs w:val="18"/>
              </w:rPr>
              <w:t>하는게</w:t>
            </w:r>
            <w:proofErr w:type="spellEnd"/>
            <w:r w:rsidRPr="00C77AA4">
              <w:rPr>
                <w:rFonts w:ascii="돋움" w:eastAsia="돋움"/>
                <w:b/>
                <w:bCs/>
                <w:szCs w:val="18"/>
              </w:rPr>
              <w:t xml:space="preserve"> 좋을까?</w:t>
            </w:r>
          </w:p>
          <w:p w14:paraId="464CF00B" w14:textId="77777777" w:rsidR="009563A9" w:rsidRPr="00C77AA4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</w:p>
        </w:tc>
      </w:tr>
    </w:tbl>
    <w:p w14:paraId="27CC206E" w14:textId="77777777" w:rsidR="009563A9" w:rsidRDefault="009563A9" w:rsidP="009563A9"/>
    <w:p w14:paraId="5D04EB4F" w14:textId="77777777" w:rsidR="009563A9" w:rsidRDefault="009563A9" w:rsidP="009563A9">
      <w:r w:rsidRPr="00460414">
        <w:rPr>
          <w:noProof/>
        </w:rPr>
        <w:lastRenderedPageBreak/>
        <w:drawing>
          <wp:inline distT="0" distB="0" distL="0" distR="0" wp14:anchorId="5B64C2F8" wp14:editId="43987F22">
            <wp:extent cx="5760720" cy="4937760"/>
            <wp:effectExtent l="0" t="0" r="0" b="0"/>
            <wp:docPr id="140019855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C2F6B2B0-596D-ED57-E0EA-434D908513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C2F6B2B0-596D-ED57-E0EA-434D908513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D41" w14:textId="77777777" w:rsidR="009563A9" w:rsidRDefault="009563A9" w:rsidP="009563A9"/>
    <w:p w14:paraId="1EA2FB24" w14:textId="77777777" w:rsidR="009563A9" w:rsidRDefault="009563A9" w:rsidP="009563A9">
      <w:r w:rsidRPr="00C77AA4">
        <w:rPr>
          <w:noProof/>
        </w:rPr>
        <w:drawing>
          <wp:inline distT="0" distB="0" distL="0" distR="0" wp14:anchorId="4C52096D" wp14:editId="02407EC8">
            <wp:extent cx="4601217" cy="1219370"/>
            <wp:effectExtent l="0" t="0" r="8890" b="0"/>
            <wp:docPr id="621705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5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5437" w14:textId="77777777" w:rsidR="009563A9" w:rsidRDefault="009563A9" w:rsidP="009563A9"/>
    <w:p w14:paraId="4870AE67" w14:textId="77777777" w:rsidR="009563A9" w:rsidRDefault="009563A9" w:rsidP="009563A9">
      <w:r w:rsidRPr="00C77AA4">
        <w:rPr>
          <w:noProof/>
        </w:rPr>
        <w:drawing>
          <wp:inline distT="0" distB="0" distL="0" distR="0" wp14:anchorId="7F4C6C82" wp14:editId="31EBBDBA">
            <wp:extent cx="5760720" cy="1402715"/>
            <wp:effectExtent l="0" t="0" r="0" b="0"/>
            <wp:docPr id="2072459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90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8F7" w14:textId="77777777" w:rsidR="009563A9" w:rsidRDefault="009563A9" w:rsidP="009563A9">
      <w:pPr>
        <w:rPr>
          <w:b/>
          <w:bCs/>
        </w:rPr>
      </w:pPr>
      <w:r w:rsidRPr="00C77AA4">
        <w:rPr>
          <w:b/>
          <w:bCs/>
        </w:rPr>
        <w:t>&gt;Sequential Thinking</w:t>
      </w:r>
    </w:p>
    <w:p w14:paraId="09306384" w14:textId="77777777" w:rsidR="009563A9" w:rsidRDefault="009563A9" w:rsidP="009563A9">
      <w:r w:rsidRPr="00FB7076">
        <w:rPr>
          <w:noProof/>
        </w:rPr>
        <w:lastRenderedPageBreak/>
        <w:drawing>
          <wp:inline distT="0" distB="0" distL="0" distR="0" wp14:anchorId="3BDA54C6" wp14:editId="41F2FF5B">
            <wp:extent cx="5760720" cy="2205990"/>
            <wp:effectExtent l="0" t="0" r="0" b="0"/>
            <wp:docPr id="650110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07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72E1" w14:textId="77777777" w:rsidR="009563A9" w:rsidRDefault="009563A9" w:rsidP="009563A9"/>
    <w:p w14:paraId="1551F6DC" w14:textId="77777777" w:rsidR="009563A9" w:rsidRDefault="009563A9" w:rsidP="009563A9">
      <w:r>
        <w:rPr>
          <w:rFonts w:hint="eastAsia"/>
        </w:rPr>
        <w:t xml:space="preserve">은 더 이상 </w:t>
      </w:r>
      <w:hyperlink r:id="rId48" w:history="1">
        <w:r w:rsidRPr="00885913">
          <w:rPr>
            <w:rStyle w:val="a5"/>
          </w:rPr>
          <w:t>https://smithery.ai/</w:t>
        </w:r>
      </w:hyperlink>
      <w:r>
        <w:rPr>
          <w:rFonts w:hint="eastAsia"/>
        </w:rPr>
        <w:t>에서 제공 안 됨.</w:t>
      </w:r>
    </w:p>
    <w:p w14:paraId="04781697" w14:textId="77777777" w:rsidR="009563A9" w:rsidRDefault="009563A9" w:rsidP="009563A9"/>
    <w:p w14:paraId="0E0748F8" w14:textId="77777777" w:rsidR="009563A9" w:rsidRPr="00FB7076" w:rsidRDefault="009563A9" w:rsidP="009563A9">
      <w:r w:rsidRPr="00FB7076">
        <w:t>sequential-thinking은</w:t>
      </w:r>
    </w:p>
    <w:p w14:paraId="488708B7" w14:textId="77777777" w:rsidR="009563A9" w:rsidRPr="00FB7076" w:rsidRDefault="009563A9">
      <w:pPr>
        <w:widowControl/>
        <w:numPr>
          <w:ilvl w:val="0"/>
          <w:numId w:val="9"/>
        </w:numPr>
        <w:wordWrap/>
        <w:autoSpaceDE/>
        <w:autoSpaceDN/>
      </w:pPr>
      <w:r w:rsidRPr="00FB7076">
        <w:t xml:space="preserve">Cursor에서 검색해서 설치하는 플러그인 아님 </w:t>
      </w:r>
    </w:p>
    <w:p w14:paraId="7F663E47" w14:textId="77777777" w:rsidR="009563A9" w:rsidRPr="00FB7076" w:rsidRDefault="009563A9">
      <w:pPr>
        <w:widowControl/>
        <w:numPr>
          <w:ilvl w:val="0"/>
          <w:numId w:val="9"/>
        </w:numPr>
        <w:wordWrap/>
        <w:autoSpaceDE/>
        <w:autoSpaceDN/>
      </w:pPr>
      <w:proofErr w:type="spellStart"/>
      <w:r w:rsidRPr="00FB7076">
        <w:t>npm</w:t>
      </w:r>
      <w:proofErr w:type="spellEnd"/>
      <w:r w:rsidRPr="00FB7076">
        <w:t xml:space="preserve"> 패키지로 바로 쓰는 것도 아님 </w:t>
      </w:r>
    </w:p>
    <w:p w14:paraId="107015EB" w14:textId="77777777" w:rsidR="009563A9" w:rsidRPr="00FB7076" w:rsidRDefault="009563A9" w:rsidP="009563A9">
      <w:r w:rsidRPr="00FB7076">
        <w:rPr>
          <w:b/>
          <w:bCs/>
        </w:rPr>
        <w:t>직접 실행하는 MCP 서버를 Cursor에 “연결”해야 함</w:t>
      </w:r>
    </w:p>
    <w:p w14:paraId="3705900B" w14:textId="77777777" w:rsidR="009563A9" w:rsidRPr="00FB7076" w:rsidRDefault="009563A9" w:rsidP="009563A9"/>
    <w:p w14:paraId="6B73CE42" w14:textId="77777777" w:rsidR="009563A9" w:rsidRDefault="009563A9" w:rsidP="009563A9"/>
    <w:p w14:paraId="54BCB921" w14:textId="77777777" w:rsidR="009563A9" w:rsidRPr="007207CA" w:rsidRDefault="009563A9" w:rsidP="009563A9">
      <w:r w:rsidRPr="007207CA">
        <w:rPr>
          <w:b/>
          <w:bCs/>
        </w:rPr>
        <w:t>https://github.com/modelcontextprotocol/servers/tree/main/src/sequentialthinking</w:t>
      </w:r>
    </w:p>
    <w:p w14:paraId="67170A44" w14:textId="77777777" w:rsidR="009563A9" w:rsidRPr="007207CA" w:rsidRDefault="009563A9" w:rsidP="009563A9"/>
    <w:p w14:paraId="79F1C664" w14:textId="77777777" w:rsidR="009563A9" w:rsidRDefault="009563A9" w:rsidP="009563A9">
      <w:r w:rsidRPr="007207CA">
        <w:rPr>
          <w:noProof/>
        </w:rPr>
        <w:drawing>
          <wp:inline distT="0" distB="0" distL="0" distR="0" wp14:anchorId="223B0E37" wp14:editId="4E9D2ABF">
            <wp:extent cx="5760720" cy="2052320"/>
            <wp:effectExtent l="0" t="0" r="0" b="0"/>
            <wp:docPr id="1372695778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D58D" w14:textId="77777777" w:rsidR="009563A9" w:rsidRDefault="009563A9" w:rsidP="009563A9"/>
    <w:p w14:paraId="1091595E" w14:textId="77777777" w:rsidR="009563A9" w:rsidRPr="00C27492" w:rsidRDefault="009563A9" w:rsidP="009563A9">
      <w:pPr>
        <w:rPr>
          <w:b/>
          <w:bCs/>
        </w:rPr>
      </w:pPr>
      <w:r w:rsidRPr="00C27492">
        <w:rPr>
          <w:b/>
          <w:bCs/>
          <w:noProof/>
        </w:rPr>
        <w:lastRenderedPageBreak/>
        <w:drawing>
          <wp:inline distT="0" distB="0" distL="0" distR="0" wp14:anchorId="7E7DC843" wp14:editId="3A789B3D">
            <wp:extent cx="5760720" cy="3371850"/>
            <wp:effectExtent l="0" t="0" r="0" b="0"/>
            <wp:docPr id="1676796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60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2824" w14:textId="77777777" w:rsidR="009563A9" w:rsidRDefault="009563A9" w:rsidP="009563A9"/>
    <w:p w14:paraId="26F6C160" w14:textId="77777777" w:rsidR="009563A9" w:rsidRDefault="009563A9" w:rsidP="009563A9"/>
    <w:p w14:paraId="6365409C" w14:textId="77777777" w:rsidR="009563A9" w:rsidRPr="00BC794E" w:rsidRDefault="009563A9" w:rsidP="009563A9">
      <w:r>
        <w:rPr>
          <w:rFonts w:hint="eastAsia"/>
        </w:rPr>
        <w:t xml:space="preserve">우선, </w:t>
      </w:r>
      <w:r w:rsidRPr="00BC794E">
        <w:rPr>
          <w:b/>
          <w:bCs/>
        </w:rPr>
        <w:t>Node.js® 설치</w:t>
      </w:r>
    </w:p>
    <w:p w14:paraId="3E6C9E7A" w14:textId="77777777" w:rsidR="009563A9" w:rsidRDefault="009563A9" w:rsidP="009563A9"/>
    <w:p w14:paraId="6808872F" w14:textId="77777777" w:rsidR="009563A9" w:rsidRPr="00BC794E" w:rsidRDefault="009563A9" w:rsidP="009563A9">
      <w:r w:rsidRPr="00BC794E">
        <w:rPr>
          <w:b/>
          <w:bCs/>
        </w:rPr>
        <w:t>Node.js® 다운로드 및 설치 https://nodejs.org/ko/download</w:t>
      </w:r>
    </w:p>
    <w:p w14:paraId="2A370040" w14:textId="77777777" w:rsidR="009563A9" w:rsidRPr="00BC794E" w:rsidRDefault="009563A9" w:rsidP="009563A9"/>
    <w:p w14:paraId="1B11597D" w14:textId="77777777" w:rsidR="009563A9" w:rsidRDefault="009563A9" w:rsidP="009563A9">
      <w:r w:rsidRPr="00BC794E">
        <w:rPr>
          <w:noProof/>
        </w:rPr>
        <w:lastRenderedPageBreak/>
        <w:drawing>
          <wp:inline distT="0" distB="0" distL="0" distR="0" wp14:anchorId="3FE85863" wp14:editId="4F93B704">
            <wp:extent cx="5760720" cy="3895725"/>
            <wp:effectExtent l="0" t="0" r="0" b="0"/>
            <wp:docPr id="31768155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1A75D28E-3504-990F-FFD8-960BBFA267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1A75D28E-3504-990F-FFD8-960BBFA267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D9C5" w14:textId="77777777" w:rsidR="009563A9" w:rsidRDefault="009563A9" w:rsidP="009563A9"/>
    <w:p w14:paraId="19890760" w14:textId="77777777" w:rsidR="009563A9" w:rsidRDefault="009563A9" w:rsidP="009563A9"/>
    <w:p w14:paraId="38ECB92E" w14:textId="77777777" w:rsidR="009563A9" w:rsidRPr="00BC794E" w:rsidRDefault="009563A9" w:rsidP="009563A9"/>
    <w:p w14:paraId="6C88E23D" w14:textId="77777777" w:rsidR="009563A9" w:rsidRDefault="009563A9" w:rsidP="009563A9">
      <w:pPr>
        <w:rPr>
          <w:b/>
          <w:bCs/>
        </w:rPr>
      </w:pPr>
      <w:r w:rsidRPr="00D71549">
        <w:rPr>
          <w:b/>
          <w:bCs/>
        </w:rPr>
        <w:t xml:space="preserve">Install </w:t>
      </w:r>
    </w:p>
    <w:p w14:paraId="5A5C37C4" w14:textId="77777777" w:rsidR="009563A9" w:rsidRDefault="009563A9" w:rsidP="009563A9">
      <w:pPr>
        <w:rPr>
          <w:b/>
          <w:bCs/>
        </w:rPr>
      </w:pPr>
    </w:p>
    <w:p w14:paraId="1ED452EA" w14:textId="77777777" w:rsidR="009563A9" w:rsidRDefault="009563A9" w:rsidP="009563A9">
      <w:pPr>
        <w:rPr>
          <w:b/>
          <w:bCs/>
        </w:rPr>
      </w:pPr>
      <w:r w:rsidRPr="00C27492">
        <w:rPr>
          <w:b/>
          <w:bCs/>
          <w:noProof/>
        </w:rPr>
        <w:drawing>
          <wp:inline distT="0" distB="0" distL="0" distR="0" wp14:anchorId="70E0E141" wp14:editId="7E2E5B6B">
            <wp:extent cx="5760720" cy="1686560"/>
            <wp:effectExtent l="0" t="0" r="0" b="0"/>
            <wp:docPr id="2138364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4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A663" w14:textId="77777777" w:rsidR="009563A9" w:rsidRDefault="009563A9" w:rsidP="009563A9">
      <w:pPr>
        <w:rPr>
          <w:b/>
          <w:bCs/>
        </w:rPr>
      </w:pPr>
    </w:p>
    <w:p w14:paraId="3964F377" w14:textId="77777777" w:rsidR="009563A9" w:rsidRDefault="009563A9" w:rsidP="009563A9">
      <w:pPr>
        <w:rPr>
          <w:b/>
          <w:bCs/>
        </w:rPr>
      </w:pPr>
    </w:p>
    <w:p w14:paraId="70DCEB5A" w14:textId="77777777" w:rsidR="009563A9" w:rsidRPr="00D71549" w:rsidRDefault="009563A9" w:rsidP="009563A9">
      <w:r w:rsidRPr="00D71549">
        <w:rPr>
          <w:b/>
          <w:bCs/>
        </w:rPr>
        <w:t>결과</w:t>
      </w:r>
    </w:p>
    <w:p w14:paraId="663DD4B4" w14:textId="77777777" w:rsidR="009563A9" w:rsidRDefault="009563A9" w:rsidP="009563A9"/>
    <w:p w14:paraId="6D15E4B7" w14:textId="77777777" w:rsidR="009563A9" w:rsidRDefault="009563A9" w:rsidP="009563A9">
      <w:r w:rsidRPr="00D71549">
        <w:rPr>
          <w:noProof/>
        </w:rPr>
        <w:lastRenderedPageBreak/>
        <w:drawing>
          <wp:inline distT="0" distB="0" distL="0" distR="0" wp14:anchorId="53760BC9" wp14:editId="72AEF7DB">
            <wp:extent cx="5760720" cy="2916555"/>
            <wp:effectExtent l="0" t="0" r="0" b="0"/>
            <wp:docPr id="1450255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56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2CD3" w14:textId="77777777" w:rsidR="009563A9" w:rsidRDefault="009563A9" w:rsidP="009563A9"/>
    <w:p w14:paraId="61688DAA" w14:textId="77777777" w:rsidR="009563A9" w:rsidRDefault="009563A9" w:rsidP="009563A9"/>
    <w:p w14:paraId="030FAC12" w14:textId="77777777" w:rsidR="009563A9" w:rsidRDefault="009563A9" w:rsidP="009563A9">
      <w:r>
        <w:rPr>
          <w:rFonts w:hint="eastAsia"/>
        </w:rPr>
        <w:t>```</w:t>
      </w:r>
    </w:p>
    <w:p w14:paraId="0B48E4F1" w14:textId="77777777" w:rsidR="009563A9" w:rsidRPr="00D71549" w:rsidRDefault="009563A9" w:rsidP="009563A9">
      <w:r w:rsidRPr="00D71549">
        <w:t>{</w:t>
      </w:r>
    </w:p>
    <w:p w14:paraId="0683A016" w14:textId="77777777" w:rsidR="009563A9" w:rsidRPr="00D71549" w:rsidRDefault="009563A9" w:rsidP="009563A9">
      <w:r w:rsidRPr="00D71549">
        <w:t>  "</w:t>
      </w:r>
      <w:proofErr w:type="spellStart"/>
      <w:r w:rsidRPr="00D71549">
        <w:t>mcpServers</w:t>
      </w:r>
      <w:proofErr w:type="spellEnd"/>
      <w:proofErr w:type="gramStart"/>
      <w:r w:rsidRPr="00D71549">
        <w:t>": {</w:t>
      </w:r>
      <w:proofErr w:type="gramEnd"/>
    </w:p>
    <w:p w14:paraId="02A12EBF" w14:textId="77777777" w:rsidR="009563A9" w:rsidRPr="00C27492" w:rsidRDefault="009563A9" w:rsidP="009563A9">
      <w:pPr>
        <w:rPr>
          <w:b/>
          <w:bCs/>
          <w:u w:val="single"/>
        </w:rPr>
      </w:pPr>
      <w:r w:rsidRPr="00D71549">
        <w:t xml:space="preserve">    </w:t>
      </w:r>
      <w:r w:rsidRPr="00C27492">
        <w:rPr>
          <w:b/>
          <w:bCs/>
          <w:u w:val="single"/>
        </w:rPr>
        <w:t>"</w:t>
      </w:r>
      <w:proofErr w:type="gramStart"/>
      <w:r w:rsidRPr="00C27492">
        <w:rPr>
          <w:b/>
          <w:bCs/>
          <w:u w:val="single"/>
        </w:rPr>
        <w:t>sequential</w:t>
      </w:r>
      <w:proofErr w:type="gramEnd"/>
      <w:r w:rsidRPr="00C27492">
        <w:rPr>
          <w:b/>
          <w:bCs/>
          <w:u w:val="single"/>
        </w:rPr>
        <w:t>-thinking</w:t>
      </w:r>
      <w:proofErr w:type="gramStart"/>
      <w:r w:rsidRPr="00C27492">
        <w:rPr>
          <w:b/>
          <w:bCs/>
          <w:u w:val="single"/>
        </w:rPr>
        <w:t>": {</w:t>
      </w:r>
      <w:proofErr w:type="gramEnd"/>
    </w:p>
    <w:p w14:paraId="7C8B19E5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"command": "</w:t>
      </w:r>
      <w:proofErr w:type="spellStart"/>
      <w:r w:rsidRPr="00C27492">
        <w:rPr>
          <w:b/>
          <w:bCs/>
          <w:u w:val="single"/>
        </w:rPr>
        <w:t>cmd</w:t>
      </w:r>
      <w:proofErr w:type="spellEnd"/>
      <w:r w:rsidRPr="00C27492">
        <w:rPr>
          <w:b/>
          <w:bCs/>
          <w:u w:val="single"/>
        </w:rPr>
        <w:t>",</w:t>
      </w:r>
    </w:p>
    <w:p w14:paraId="7F6D6E8D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"</w:t>
      </w:r>
      <w:proofErr w:type="spellStart"/>
      <w:r w:rsidRPr="00C27492">
        <w:rPr>
          <w:b/>
          <w:bCs/>
          <w:u w:val="single"/>
        </w:rPr>
        <w:t>args</w:t>
      </w:r>
      <w:proofErr w:type="spellEnd"/>
      <w:r w:rsidRPr="00C27492">
        <w:rPr>
          <w:b/>
          <w:bCs/>
          <w:u w:val="single"/>
        </w:rPr>
        <w:t>": [</w:t>
      </w:r>
    </w:p>
    <w:p w14:paraId="24370F56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"/c",</w:t>
      </w:r>
    </w:p>
    <w:p w14:paraId="6F54104F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</w:t>
      </w:r>
      <w:proofErr w:type="spellStart"/>
      <w:r w:rsidRPr="00C27492">
        <w:rPr>
          <w:b/>
          <w:bCs/>
          <w:u w:val="single"/>
        </w:rPr>
        <w:t>npx</w:t>
      </w:r>
      <w:proofErr w:type="spellEnd"/>
      <w:r w:rsidRPr="00C27492">
        <w:rPr>
          <w:b/>
          <w:bCs/>
          <w:u w:val="single"/>
        </w:rPr>
        <w:t>",</w:t>
      </w:r>
    </w:p>
    <w:p w14:paraId="07029E24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"-y",</w:t>
      </w:r>
    </w:p>
    <w:p w14:paraId="0A796CE0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  "@</w:t>
      </w:r>
      <w:proofErr w:type="spellStart"/>
      <w:r w:rsidRPr="00C27492">
        <w:rPr>
          <w:b/>
          <w:bCs/>
          <w:u w:val="single"/>
        </w:rPr>
        <w:t>modelcontextprotocol</w:t>
      </w:r>
      <w:proofErr w:type="spellEnd"/>
      <w:r w:rsidRPr="00C27492">
        <w:rPr>
          <w:b/>
          <w:bCs/>
          <w:u w:val="single"/>
        </w:rPr>
        <w:t>/server-sequential-thinking"</w:t>
      </w:r>
    </w:p>
    <w:p w14:paraId="6F527DC7" w14:textId="77777777" w:rsidR="009563A9" w:rsidRPr="00C27492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  ]</w:t>
      </w:r>
    </w:p>
    <w:p w14:paraId="4AB0222B" w14:textId="77777777" w:rsidR="009563A9" w:rsidRPr="00D71549" w:rsidRDefault="009563A9" w:rsidP="009563A9">
      <w:pPr>
        <w:rPr>
          <w:b/>
          <w:bCs/>
          <w:u w:val="single"/>
        </w:rPr>
      </w:pPr>
      <w:r w:rsidRPr="00C27492">
        <w:rPr>
          <w:b/>
          <w:bCs/>
          <w:u w:val="single"/>
        </w:rPr>
        <w:t xml:space="preserve">    }</w:t>
      </w:r>
      <w:r w:rsidRPr="00D71549">
        <w:rPr>
          <w:b/>
          <w:bCs/>
          <w:u w:val="single"/>
        </w:rPr>
        <w:t>,</w:t>
      </w:r>
    </w:p>
    <w:p w14:paraId="621BB498" w14:textId="77777777" w:rsidR="009563A9" w:rsidRPr="00D71549" w:rsidRDefault="009563A9" w:rsidP="009563A9">
      <w:r w:rsidRPr="00D71549">
        <w:t>    "Context7</w:t>
      </w:r>
      <w:proofErr w:type="gramStart"/>
      <w:r w:rsidRPr="00D71549">
        <w:t>": {</w:t>
      </w:r>
      <w:proofErr w:type="gramEnd"/>
    </w:p>
    <w:p w14:paraId="5BEC176A" w14:textId="77777777" w:rsidR="009563A9" w:rsidRPr="00D71549" w:rsidRDefault="009563A9" w:rsidP="009563A9">
      <w:r w:rsidRPr="00D71549">
        <w:t>      "type": "http",</w:t>
      </w:r>
    </w:p>
    <w:p w14:paraId="0B4B2271" w14:textId="77777777" w:rsidR="009563A9" w:rsidRPr="00D71549" w:rsidRDefault="009563A9" w:rsidP="009563A9">
      <w:r w:rsidRPr="00D71549">
        <w:t>      "</w:t>
      </w:r>
      <w:proofErr w:type="spellStart"/>
      <w:r w:rsidRPr="00D71549">
        <w:t>url</w:t>
      </w:r>
      <w:proofErr w:type="spellEnd"/>
      <w:r w:rsidRPr="00D71549">
        <w:t>": "https://context7-mcp--</w:t>
      </w:r>
      <w:proofErr w:type="spellStart"/>
      <w:r w:rsidRPr="00D71549">
        <w:t>upstash.run.tools</w:t>
      </w:r>
      <w:proofErr w:type="spellEnd"/>
      <w:r w:rsidRPr="00D71549">
        <w:t>",</w:t>
      </w:r>
    </w:p>
    <w:p w14:paraId="5C74EFDD" w14:textId="77777777" w:rsidR="009563A9" w:rsidRPr="00D71549" w:rsidRDefault="009563A9" w:rsidP="009563A9">
      <w:r w:rsidRPr="00D71549">
        <w:t>      "headers</w:t>
      </w:r>
      <w:proofErr w:type="gramStart"/>
      <w:r w:rsidRPr="00D71549">
        <w:t>": {}</w:t>
      </w:r>
      <w:proofErr w:type="gramEnd"/>
    </w:p>
    <w:p w14:paraId="0D22CE93" w14:textId="77777777" w:rsidR="009563A9" w:rsidRPr="00D71549" w:rsidRDefault="009563A9" w:rsidP="009563A9">
      <w:r w:rsidRPr="00D71549">
        <w:t>    }</w:t>
      </w:r>
    </w:p>
    <w:p w14:paraId="0B5B965A" w14:textId="77777777" w:rsidR="009563A9" w:rsidRPr="00D71549" w:rsidRDefault="009563A9" w:rsidP="009563A9">
      <w:r w:rsidRPr="00D71549">
        <w:t>  }</w:t>
      </w:r>
    </w:p>
    <w:p w14:paraId="53A3AFF8" w14:textId="77777777" w:rsidR="009563A9" w:rsidRPr="00D71549" w:rsidRDefault="009563A9" w:rsidP="009563A9">
      <w:r w:rsidRPr="00D71549">
        <w:t>}</w:t>
      </w:r>
    </w:p>
    <w:p w14:paraId="49A29C8D" w14:textId="77777777" w:rsidR="009563A9" w:rsidRDefault="009563A9" w:rsidP="009563A9"/>
    <w:p w14:paraId="7E5CB6CB" w14:textId="77777777" w:rsidR="009563A9" w:rsidRDefault="009563A9" w:rsidP="009563A9"/>
    <w:p w14:paraId="45DD8753" w14:textId="77777777" w:rsidR="009563A9" w:rsidRDefault="009563A9" w:rsidP="009563A9">
      <w:r>
        <w:rPr>
          <w:rFonts w:hint="eastAsia"/>
        </w:rPr>
        <w:lastRenderedPageBreak/>
        <w:t>```</w:t>
      </w:r>
    </w:p>
    <w:p w14:paraId="5E9D6579" w14:textId="77777777" w:rsidR="009563A9" w:rsidRPr="008E6701" w:rsidRDefault="009563A9" w:rsidP="009563A9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</w:rPr>
        <w:t>▶</w:t>
      </w:r>
      <w:r w:rsidRPr="008E6701">
        <w:rPr>
          <w:rFonts w:ascii="Arial" w:eastAsia="Arial" w:hAnsi="Arial" w:cs="Arial"/>
          <w:b/>
          <w:bCs/>
        </w:rPr>
        <w:t xml:space="preserve"> </w:t>
      </w:r>
      <w:r w:rsidRPr="008E6701">
        <w:rPr>
          <w:rFonts w:hint="eastAsia"/>
          <w:b/>
          <w:bCs/>
        </w:rPr>
        <w:t>프롬프트</w:t>
      </w:r>
    </w:p>
    <w:p w14:paraId="574AC97E" w14:textId="77777777" w:rsidR="009563A9" w:rsidRDefault="009563A9" w:rsidP="009563A9"/>
    <w:p w14:paraId="6B20CE3F" w14:textId="77777777" w:rsidR="009563A9" w:rsidRPr="008E6701" w:rsidRDefault="009563A9" w:rsidP="009563A9">
      <w:pPr>
        <w:rPr>
          <w:b/>
          <w:bCs/>
          <w:sz w:val="20"/>
          <w:szCs w:val="20"/>
        </w:rPr>
      </w:pPr>
      <w:r w:rsidRPr="008E6701">
        <w:rPr>
          <w:rFonts w:hint="eastAsia"/>
          <w:b/>
          <w:bCs/>
          <w:sz w:val="20"/>
          <w:szCs w:val="20"/>
        </w:rPr>
        <w:t>```</w:t>
      </w:r>
    </w:p>
    <w:p w14:paraId="6495412B" w14:textId="77777777" w:rsidR="009563A9" w:rsidRPr="008E6701" w:rsidRDefault="009563A9" w:rsidP="009563A9">
      <w:pPr>
        <w:rPr>
          <w:b/>
          <w:bCs/>
          <w:sz w:val="20"/>
          <w:szCs w:val="20"/>
        </w:rPr>
      </w:pPr>
      <w:r w:rsidRPr="008E6701">
        <w:rPr>
          <w:b/>
          <w:bCs/>
          <w:sz w:val="20"/>
          <w:szCs w:val="20"/>
        </w:rPr>
        <w:t xml:space="preserve">간단한 TODO 리스트 기능을 web페이지 형식으로 구현하려고 해. 어떤 기술 스택으로 구현 </w:t>
      </w:r>
      <w:proofErr w:type="spellStart"/>
      <w:r w:rsidRPr="008E6701">
        <w:rPr>
          <w:b/>
          <w:bCs/>
          <w:sz w:val="20"/>
          <w:szCs w:val="20"/>
        </w:rPr>
        <w:t>하는게</w:t>
      </w:r>
      <w:proofErr w:type="spellEnd"/>
      <w:r w:rsidRPr="008E6701">
        <w:rPr>
          <w:b/>
          <w:bCs/>
          <w:sz w:val="20"/>
          <w:szCs w:val="20"/>
        </w:rPr>
        <w:t xml:space="preserve"> 좋을까?</w:t>
      </w:r>
    </w:p>
    <w:p w14:paraId="4CF1F93E" w14:textId="77777777" w:rsidR="009563A9" w:rsidRPr="008E6701" w:rsidRDefault="009563A9" w:rsidP="009563A9">
      <w:pPr>
        <w:rPr>
          <w:b/>
          <w:bCs/>
          <w:sz w:val="20"/>
          <w:szCs w:val="20"/>
        </w:rPr>
      </w:pPr>
      <w:r w:rsidRPr="008E6701">
        <w:rPr>
          <w:rFonts w:hint="eastAsia"/>
          <w:b/>
          <w:bCs/>
          <w:sz w:val="20"/>
          <w:szCs w:val="20"/>
        </w:rPr>
        <w:t>```</w:t>
      </w:r>
    </w:p>
    <w:p w14:paraId="79F3AB91" w14:textId="77777777" w:rsidR="009563A9" w:rsidRDefault="009563A9" w:rsidP="009563A9">
      <w:r w:rsidRPr="007207CA">
        <w:rPr>
          <w:noProof/>
        </w:rPr>
        <w:drawing>
          <wp:inline distT="0" distB="0" distL="0" distR="0" wp14:anchorId="3D678498" wp14:editId="475694C2">
            <wp:extent cx="5760720" cy="2082165"/>
            <wp:effectExtent l="0" t="0" r="0" b="0"/>
            <wp:docPr id="1768703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32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709" w14:textId="77777777" w:rsidR="009563A9" w:rsidRDefault="009563A9" w:rsidP="009563A9"/>
    <w:p w14:paraId="588B2366" w14:textId="77777777" w:rsidR="009563A9" w:rsidRDefault="009563A9" w:rsidP="009563A9"/>
    <w:p w14:paraId="6CD9E38F" w14:textId="77777777" w:rsidR="009563A9" w:rsidRPr="008E6701" w:rsidRDefault="009563A9" w:rsidP="009563A9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</w:rPr>
        <w:t>▶</w:t>
      </w:r>
      <w:r w:rsidRPr="008E6701">
        <w:rPr>
          <w:rFonts w:ascii="Arial" w:eastAsia="Arial" w:hAnsi="Arial" w:cs="Arial"/>
          <w:b/>
          <w:bCs/>
        </w:rPr>
        <w:t xml:space="preserve"> </w:t>
      </w:r>
      <w:r w:rsidRPr="008E6701">
        <w:rPr>
          <w:rFonts w:hint="eastAsia"/>
          <w:b/>
          <w:bCs/>
        </w:rPr>
        <w:t>프롬프트</w:t>
      </w:r>
    </w:p>
    <w:p w14:paraId="7DFBC72D" w14:textId="77777777" w:rsidR="009563A9" w:rsidRDefault="009563A9" w:rsidP="009563A9"/>
    <w:p w14:paraId="3F150EA5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25DFAF2D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b/>
          <w:bCs/>
          <w:sz w:val="20"/>
          <w:szCs w:val="20"/>
        </w:rPr>
        <w:t>Sequential Thinking MCP를 사용해서 다음 내용에 대해 대답해줘.</w:t>
      </w:r>
    </w:p>
    <w:p w14:paraId="11502605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b/>
          <w:bCs/>
          <w:sz w:val="20"/>
          <w:szCs w:val="20"/>
        </w:rPr>
        <w:t xml:space="preserve">간단한 TODO 리스트 기능을 web페이지 형식으로 구현하려고 해. 어떤 기술 스택으로 구현 </w:t>
      </w:r>
      <w:proofErr w:type="spellStart"/>
      <w:r w:rsidRPr="008E6701">
        <w:rPr>
          <w:b/>
          <w:bCs/>
          <w:sz w:val="20"/>
          <w:szCs w:val="20"/>
        </w:rPr>
        <w:t>하는게</w:t>
      </w:r>
      <w:proofErr w:type="spellEnd"/>
      <w:r w:rsidRPr="008E6701">
        <w:rPr>
          <w:b/>
          <w:bCs/>
          <w:sz w:val="20"/>
          <w:szCs w:val="20"/>
        </w:rPr>
        <w:t xml:space="preserve"> 좋을까?</w:t>
      </w:r>
    </w:p>
    <w:p w14:paraId="4ACF4B08" w14:textId="77777777" w:rsidR="009563A9" w:rsidRPr="008E6701" w:rsidRDefault="009563A9" w:rsidP="009563A9">
      <w:pPr>
        <w:rPr>
          <w:sz w:val="20"/>
          <w:szCs w:val="20"/>
        </w:rPr>
      </w:pPr>
    </w:p>
    <w:p w14:paraId="0D7E5B1C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4379F58C" w14:textId="77777777" w:rsidR="009563A9" w:rsidRDefault="009563A9" w:rsidP="009563A9">
      <w:r w:rsidRPr="007207CA">
        <w:rPr>
          <w:noProof/>
        </w:rPr>
        <w:drawing>
          <wp:inline distT="0" distB="0" distL="0" distR="0" wp14:anchorId="5F95B2A3" wp14:editId="0CF30118">
            <wp:extent cx="5760720" cy="1449705"/>
            <wp:effectExtent l="0" t="0" r="0" b="0"/>
            <wp:docPr id="916547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70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D46D" w14:textId="77777777" w:rsidR="009563A9" w:rsidRDefault="009563A9" w:rsidP="009563A9"/>
    <w:p w14:paraId="4B5B27E6" w14:textId="77777777" w:rsidR="009563A9" w:rsidRPr="007207CA" w:rsidRDefault="009563A9" w:rsidP="009563A9">
      <w:r w:rsidRPr="007207CA">
        <w:rPr>
          <w:b/>
          <w:bCs/>
        </w:rPr>
        <w:t xml:space="preserve">Sequential </w:t>
      </w:r>
      <w:proofErr w:type="gramStart"/>
      <w:r w:rsidRPr="007207CA">
        <w:rPr>
          <w:b/>
          <w:bCs/>
        </w:rPr>
        <w:t>Thinking 을</w:t>
      </w:r>
      <w:proofErr w:type="gramEnd"/>
      <w:r w:rsidRPr="007207CA">
        <w:rPr>
          <w:b/>
          <w:bCs/>
        </w:rPr>
        <w:t xml:space="preserve"> 진행한 후 최종 답변을 생성하는 것을 볼 수 있습니다.</w:t>
      </w:r>
    </w:p>
    <w:p w14:paraId="03167548" w14:textId="77777777" w:rsidR="009563A9" w:rsidRPr="007207CA" w:rsidRDefault="009563A9" w:rsidP="009563A9"/>
    <w:p w14:paraId="0F9DECA7" w14:textId="77777777" w:rsidR="009563A9" w:rsidRDefault="009563A9" w:rsidP="009563A9">
      <w:r w:rsidRPr="007207CA">
        <w:rPr>
          <w:noProof/>
        </w:rPr>
        <w:lastRenderedPageBreak/>
        <w:drawing>
          <wp:inline distT="0" distB="0" distL="0" distR="0" wp14:anchorId="617D9C15" wp14:editId="2AD9AB78">
            <wp:extent cx="2651259" cy="4022750"/>
            <wp:effectExtent l="0" t="0" r="0" b="0"/>
            <wp:docPr id="127037651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2350C0EA-B770-4213-09EC-44BC6EA56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2350C0EA-B770-4213-09EC-44BC6EA56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51259" cy="40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7207CA">
        <w:rPr>
          <w:noProof/>
        </w:rPr>
        <w:drawing>
          <wp:inline distT="0" distB="0" distL="0" distR="0" wp14:anchorId="7B93EC43" wp14:editId="74DBC617">
            <wp:extent cx="2746198" cy="4140275"/>
            <wp:effectExtent l="0" t="0" r="0" b="0"/>
            <wp:docPr id="753226678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98F4CA7E-53DA-BC06-BA8F-CF036A67A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98F4CA7E-53DA-BC06-BA8F-CF036A67A3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6198" cy="41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7D91" w14:textId="77777777" w:rsidR="009563A9" w:rsidRDefault="009563A9" w:rsidP="009563A9"/>
    <w:p w14:paraId="00B9E551" w14:textId="77777777" w:rsidR="009563A9" w:rsidRPr="007207CA" w:rsidRDefault="009563A9" w:rsidP="009563A9">
      <w:r w:rsidRPr="007207CA">
        <w:rPr>
          <w:b/>
          <w:bCs/>
        </w:rPr>
        <w:t>https://github.com/modelcontextprotocol/servers/tree/main/src/sequentialthinking</w:t>
      </w:r>
    </w:p>
    <w:p w14:paraId="769F0C65" w14:textId="77777777" w:rsidR="009563A9" w:rsidRPr="007207CA" w:rsidRDefault="009563A9" w:rsidP="009563A9"/>
    <w:p w14:paraId="4EAB72D5" w14:textId="77777777" w:rsidR="009563A9" w:rsidRDefault="009563A9" w:rsidP="009563A9">
      <w:r w:rsidRPr="007207CA">
        <w:rPr>
          <w:noProof/>
        </w:rPr>
        <w:drawing>
          <wp:inline distT="0" distB="0" distL="0" distR="0" wp14:anchorId="2E4B5505" wp14:editId="1B09739D">
            <wp:extent cx="5760720" cy="2052320"/>
            <wp:effectExtent l="0" t="0" r="0" b="0"/>
            <wp:docPr id="1236465877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D902E41A-58BC-DC83-8891-A25593B44A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D902E41A-58BC-DC83-8891-A25593B44A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293A" w14:textId="77777777" w:rsidR="009563A9" w:rsidRDefault="009563A9" w:rsidP="009563A9"/>
    <w:p w14:paraId="0477535E" w14:textId="77777777" w:rsidR="009563A9" w:rsidRDefault="009563A9" w:rsidP="009563A9">
      <w:r>
        <w:rPr>
          <w:rFonts w:hint="eastAsia"/>
        </w:rPr>
        <w:t>에서 다음 내용을 확인해 봅니다.</w:t>
      </w:r>
    </w:p>
    <w:p w14:paraId="70C5E096" w14:textId="77777777" w:rsidR="009563A9" w:rsidRDefault="009563A9" w:rsidP="009563A9"/>
    <w:p w14:paraId="7245D778" w14:textId="77777777" w:rsidR="009563A9" w:rsidRPr="007207CA" w:rsidRDefault="009563A9" w:rsidP="009563A9">
      <w:r w:rsidRPr="007207CA">
        <w:rPr>
          <w:b/>
          <w:bCs/>
        </w:rPr>
        <w:t>thought (string): The current thinking step</w:t>
      </w:r>
    </w:p>
    <w:p w14:paraId="7C6815E5" w14:textId="77777777" w:rsidR="009563A9" w:rsidRPr="007207CA" w:rsidRDefault="009563A9" w:rsidP="009563A9">
      <w:proofErr w:type="spellStart"/>
      <w:r w:rsidRPr="007207CA">
        <w:rPr>
          <w:b/>
          <w:bCs/>
        </w:rPr>
        <w:t>nextThoughtNeeded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): Whether another thought step is needed</w:t>
      </w:r>
    </w:p>
    <w:p w14:paraId="401CE369" w14:textId="77777777" w:rsidR="009563A9" w:rsidRPr="007207CA" w:rsidRDefault="009563A9" w:rsidP="009563A9">
      <w:proofErr w:type="spellStart"/>
      <w:r w:rsidRPr="007207CA">
        <w:rPr>
          <w:b/>
          <w:bCs/>
        </w:rPr>
        <w:t>thoughtNumber</w:t>
      </w:r>
      <w:proofErr w:type="spellEnd"/>
      <w:r w:rsidRPr="007207CA">
        <w:rPr>
          <w:b/>
          <w:bCs/>
        </w:rPr>
        <w:t xml:space="preserve"> (integer): Current thought number</w:t>
      </w:r>
    </w:p>
    <w:p w14:paraId="2F4CF84E" w14:textId="77777777" w:rsidR="009563A9" w:rsidRPr="007207CA" w:rsidRDefault="009563A9" w:rsidP="009563A9">
      <w:proofErr w:type="spellStart"/>
      <w:r w:rsidRPr="007207CA">
        <w:rPr>
          <w:b/>
          <w:bCs/>
        </w:rPr>
        <w:lastRenderedPageBreak/>
        <w:t>totalThoughts</w:t>
      </w:r>
      <w:proofErr w:type="spellEnd"/>
      <w:r w:rsidRPr="007207CA">
        <w:rPr>
          <w:b/>
          <w:bCs/>
        </w:rPr>
        <w:t xml:space="preserve"> (integer): Estimated total thoughts needed</w:t>
      </w:r>
    </w:p>
    <w:p w14:paraId="36DE94EA" w14:textId="77777777" w:rsidR="009563A9" w:rsidRPr="007207CA" w:rsidRDefault="009563A9" w:rsidP="009563A9">
      <w:proofErr w:type="spellStart"/>
      <w:r w:rsidRPr="007207CA">
        <w:rPr>
          <w:b/>
          <w:bCs/>
        </w:rPr>
        <w:t>isRevision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optional): Whether this revises previous thinking</w:t>
      </w:r>
    </w:p>
    <w:p w14:paraId="1403A0EA" w14:textId="77777777" w:rsidR="009563A9" w:rsidRPr="007207CA" w:rsidRDefault="009563A9" w:rsidP="009563A9">
      <w:proofErr w:type="spellStart"/>
      <w:r w:rsidRPr="007207CA">
        <w:rPr>
          <w:b/>
          <w:bCs/>
        </w:rPr>
        <w:t>revisesThought</w:t>
      </w:r>
      <w:proofErr w:type="spellEnd"/>
      <w:r w:rsidRPr="007207CA">
        <w:rPr>
          <w:b/>
          <w:bCs/>
        </w:rPr>
        <w:t xml:space="preserve"> (integer, optional): Which thought is being reconsidered</w:t>
      </w:r>
    </w:p>
    <w:p w14:paraId="6A40E48E" w14:textId="77777777" w:rsidR="009563A9" w:rsidRPr="007207CA" w:rsidRDefault="009563A9" w:rsidP="009563A9">
      <w:proofErr w:type="spellStart"/>
      <w:r w:rsidRPr="007207CA">
        <w:rPr>
          <w:b/>
          <w:bCs/>
        </w:rPr>
        <w:t>branchFromThought</w:t>
      </w:r>
      <w:proofErr w:type="spellEnd"/>
      <w:r w:rsidRPr="007207CA">
        <w:rPr>
          <w:b/>
          <w:bCs/>
        </w:rPr>
        <w:t xml:space="preserve"> (integer, optional): Branching point thought number</w:t>
      </w:r>
    </w:p>
    <w:p w14:paraId="568D1A97" w14:textId="77777777" w:rsidR="009563A9" w:rsidRPr="007207CA" w:rsidRDefault="009563A9" w:rsidP="009563A9">
      <w:proofErr w:type="spellStart"/>
      <w:r w:rsidRPr="007207CA">
        <w:rPr>
          <w:b/>
          <w:bCs/>
        </w:rPr>
        <w:t>branchId</w:t>
      </w:r>
      <w:proofErr w:type="spellEnd"/>
      <w:r w:rsidRPr="007207CA">
        <w:rPr>
          <w:b/>
          <w:bCs/>
        </w:rPr>
        <w:t xml:space="preserve"> (string, optional): Branch identifier</w:t>
      </w:r>
    </w:p>
    <w:p w14:paraId="7E41E81F" w14:textId="77777777" w:rsidR="009563A9" w:rsidRPr="007207CA" w:rsidRDefault="009563A9" w:rsidP="009563A9">
      <w:proofErr w:type="spellStart"/>
      <w:r w:rsidRPr="007207CA">
        <w:rPr>
          <w:b/>
          <w:bCs/>
        </w:rPr>
        <w:t>needsMoreThoughts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optional): If more thoughts are needed</w:t>
      </w:r>
    </w:p>
    <w:p w14:paraId="4172E23A" w14:textId="77777777" w:rsidR="009563A9" w:rsidRPr="007207CA" w:rsidRDefault="009563A9" w:rsidP="009563A9">
      <w:r w:rsidRPr="007207CA">
        <w:rPr>
          <w:b/>
          <w:bCs/>
        </w:rPr>
        <w:t>thought(문자열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현재 생각 단계</w:t>
      </w:r>
    </w:p>
    <w:p w14:paraId="6F5D9360" w14:textId="77777777" w:rsidR="009563A9" w:rsidRPr="007207CA" w:rsidRDefault="009563A9" w:rsidP="009563A9">
      <w:proofErr w:type="spellStart"/>
      <w:r w:rsidRPr="007207CA">
        <w:rPr>
          <w:b/>
          <w:bCs/>
        </w:rPr>
        <w:t>nextThoughtNeeded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다른 생각 단계가 필요한지 여부</w:t>
      </w:r>
    </w:p>
    <w:p w14:paraId="73EBAE93" w14:textId="77777777" w:rsidR="009563A9" w:rsidRPr="007207CA" w:rsidRDefault="009563A9" w:rsidP="009563A9">
      <w:proofErr w:type="spellStart"/>
      <w:r w:rsidRPr="007207CA">
        <w:rPr>
          <w:b/>
          <w:bCs/>
        </w:rPr>
        <w:t>thoughtNumber</w:t>
      </w:r>
      <w:proofErr w:type="spellEnd"/>
      <w:r w:rsidRPr="007207CA">
        <w:rPr>
          <w:b/>
          <w:bCs/>
        </w:rPr>
        <w:t xml:space="preserve"> (정수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현재 생각 번호</w:t>
      </w:r>
    </w:p>
    <w:p w14:paraId="33954267" w14:textId="77777777" w:rsidR="009563A9" w:rsidRPr="007207CA" w:rsidRDefault="009563A9" w:rsidP="009563A9">
      <w:proofErr w:type="spellStart"/>
      <w:r w:rsidRPr="007207CA">
        <w:rPr>
          <w:b/>
          <w:bCs/>
        </w:rPr>
        <w:t>totalThoughts</w:t>
      </w:r>
      <w:proofErr w:type="spellEnd"/>
      <w:r w:rsidRPr="007207CA">
        <w:rPr>
          <w:b/>
          <w:bCs/>
        </w:rPr>
        <w:t xml:space="preserve"> (정수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필요한 예상 총 생각 수</w:t>
      </w:r>
    </w:p>
    <w:p w14:paraId="00212CC8" w14:textId="77777777" w:rsidR="009563A9" w:rsidRPr="007207CA" w:rsidRDefault="009563A9" w:rsidP="009563A9">
      <w:proofErr w:type="spellStart"/>
      <w:r w:rsidRPr="007207CA">
        <w:rPr>
          <w:b/>
          <w:bCs/>
        </w:rPr>
        <w:t>isRevision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부울</w:t>
      </w:r>
      <w:proofErr w:type="spellEnd"/>
      <w:r w:rsidRPr="007207CA">
        <w:rPr>
          <w:b/>
          <w:bCs/>
        </w:rPr>
        <w:t>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이전 생각을 수정할지 여부</w:t>
      </w:r>
    </w:p>
    <w:p w14:paraId="13BFB373" w14:textId="77777777" w:rsidR="009563A9" w:rsidRPr="007207CA" w:rsidRDefault="009563A9" w:rsidP="009563A9">
      <w:proofErr w:type="spellStart"/>
      <w:r w:rsidRPr="007207CA">
        <w:rPr>
          <w:b/>
          <w:bCs/>
        </w:rPr>
        <w:t>revisesThought</w:t>
      </w:r>
      <w:proofErr w:type="spellEnd"/>
      <w:r w:rsidRPr="007207CA">
        <w:rPr>
          <w:b/>
          <w:bCs/>
        </w:rPr>
        <w:t xml:space="preserve"> (정수,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재검토 중인 생각</w:t>
      </w:r>
    </w:p>
    <w:p w14:paraId="3C53FE7F" w14:textId="77777777" w:rsidR="009563A9" w:rsidRPr="007207CA" w:rsidRDefault="009563A9" w:rsidP="009563A9">
      <w:proofErr w:type="spellStart"/>
      <w:r w:rsidRPr="007207CA">
        <w:rPr>
          <w:b/>
          <w:bCs/>
        </w:rPr>
        <w:t>branchFromThought</w:t>
      </w:r>
      <w:proofErr w:type="spellEnd"/>
      <w:r w:rsidRPr="007207CA">
        <w:rPr>
          <w:b/>
          <w:bCs/>
        </w:rPr>
        <w:t xml:space="preserve"> (정수,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분기점 생각 번호</w:t>
      </w:r>
    </w:p>
    <w:p w14:paraId="7D572D6C" w14:textId="77777777" w:rsidR="009563A9" w:rsidRPr="007207CA" w:rsidRDefault="009563A9" w:rsidP="009563A9">
      <w:proofErr w:type="spellStart"/>
      <w:r w:rsidRPr="007207CA">
        <w:rPr>
          <w:b/>
          <w:bCs/>
        </w:rPr>
        <w:t>branchId</w:t>
      </w:r>
      <w:proofErr w:type="spellEnd"/>
      <w:r w:rsidRPr="007207CA">
        <w:rPr>
          <w:b/>
          <w:bCs/>
        </w:rPr>
        <w:t xml:space="preserve"> (문자열,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</w:t>
      </w:r>
      <w:proofErr w:type="spellStart"/>
      <w:r w:rsidRPr="007207CA">
        <w:rPr>
          <w:b/>
          <w:bCs/>
        </w:rPr>
        <w:t>브랜치</w:t>
      </w:r>
      <w:proofErr w:type="spellEnd"/>
      <w:r w:rsidRPr="007207CA">
        <w:rPr>
          <w:b/>
          <w:bCs/>
        </w:rPr>
        <w:t xml:space="preserve"> 식별자</w:t>
      </w:r>
    </w:p>
    <w:p w14:paraId="1476921B" w14:textId="77777777" w:rsidR="009563A9" w:rsidRPr="007207CA" w:rsidRDefault="009563A9" w:rsidP="009563A9">
      <w:proofErr w:type="spellStart"/>
      <w:r w:rsidRPr="007207CA">
        <w:rPr>
          <w:b/>
          <w:bCs/>
        </w:rPr>
        <w:t>needsMoreThoughts</w:t>
      </w:r>
      <w:proofErr w:type="spellEnd"/>
      <w:r w:rsidRPr="007207CA">
        <w:rPr>
          <w:b/>
          <w:bCs/>
        </w:rPr>
        <w:t xml:space="preserve"> (</w:t>
      </w:r>
      <w:proofErr w:type="spellStart"/>
      <w:r w:rsidRPr="007207CA">
        <w:rPr>
          <w:b/>
          <w:bCs/>
        </w:rPr>
        <w:t>boolean</w:t>
      </w:r>
      <w:proofErr w:type="spellEnd"/>
      <w:r w:rsidRPr="007207CA">
        <w:rPr>
          <w:b/>
          <w:bCs/>
        </w:rPr>
        <w:t>, 선택 사항</w:t>
      </w:r>
      <w:proofErr w:type="gramStart"/>
      <w:r w:rsidRPr="007207CA">
        <w:rPr>
          <w:b/>
          <w:bCs/>
        </w:rPr>
        <w:t>) :</w:t>
      </w:r>
      <w:proofErr w:type="gramEnd"/>
      <w:r w:rsidRPr="007207CA">
        <w:rPr>
          <w:b/>
          <w:bCs/>
        </w:rPr>
        <w:t xml:space="preserve"> 더 많은 생각이 필요한 경우</w:t>
      </w:r>
    </w:p>
    <w:p w14:paraId="23CFD1AE" w14:textId="77777777" w:rsidR="009563A9" w:rsidRDefault="009563A9" w:rsidP="009563A9"/>
    <w:p w14:paraId="76ABB8B4" w14:textId="77777777" w:rsidR="009563A9" w:rsidRDefault="009563A9" w:rsidP="009563A9"/>
    <w:p w14:paraId="34D9CFF2" w14:textId="77777777" w:rsidR="009563A9" w:rsidRPr="008E6701" w:rsidRDefault="009563A9" w:rsidP="009563A9">
      <w:pPr>
        <w:spacing w:before="60" w:after="60"/>
        <w:rPr>
          <w:sz w:val="32"/>
          <w:szCs w:val="32"/>
        </w:rPr>
      </w:pPr>
      <w:r w:rsidRPr="008E6701">
        <w:rPr>
          <w:rFonts w:ascii="Cambria Math" w:eastAsia="Arial" w:hAnsi="Cambria Math" w:cs="Cambria Math"/>
          <w:b/>
          <w:bCs/>
        </w:rPr>
        <w:t>▶</w:t>
      </w:r>
      <w:r w:rsidRPr="008E6701">
        <w:rPr>
          <w:rFonts w:ascii="Arial" w:eastAsia="Arial" w:hAnsi="Arial" w:cs="Arial"/>
          <w:b/>
          <w:bCs/>
        </w:rPr>
        <w:t xml:space="preserve"> </w:t>
      </w:r>
      <w:r w:rsidRPr="008E6701">
        <w:rPr>
          <w:rFonts w:hint="eastAsia"/>
          <w:b/>
          <w:bCs/>
        </w:rPr>
        <w:t>프롬프트</w:t>
      </w:r>
    </w:p>
    <w:p w14:paraId="230B48D0" w14:textId="77777777" w:rsidR="009563A9" w:rsidRDefault="009563A9" w:rsidP="009563A9"/>
    <w:p w14:paraId="02F51B7F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102C9900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'thought': '간단한 TODO 리스트 웹페이지를 구현하기 위한 기술 스택을 추천해야 한다. 사용자가 \"간단한\" 이라고 명시했으므로, 복잡하지 않고 빠르게 구현할 수 있는 기술들을 고려해야 한다. </w:t>
      </w:r>
    </w:p>
    <w:p w14:paraId="19F661E2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먼저 TODO 리스트의 기본 기능들을 생각해보자:</w:t>
      </w:r>
    </w:p>
    <w:p w14:paraId="1C15CD28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- 할 일 추가</w:t>
      </w:r>
    </w:p>
    <w:p w14:paraId="0B6C37E6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- 할 일 완료 체크/해제</w:t>
      </w:r>
    </w:p>
    <w:p w14:paraId="51A92727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- 할 일 삭제</w:t>
      </w:r>
    </w:p>
    <w:p w14:paraId="614FF0A3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- 할 일 목록 표시</w:t>
      </w:r>
    </w:p>
    <w:p w14:paraId="52CF8584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- 데이터 저장 (로컬 스토리지 또는 서버)</w:t>
      </w:r>
    </w:p>
    <w:p w14:paraId="7E41ECCB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>이제 각 계층별로 기술 스택을 고려해보자.',</w:t>
      </w:r>
    </w:p>
    <w:p w14:paraId="422631C4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</w:t>
      </w:r>
      <w:proofErr w:type="spellStart"/>
      <w:r w:rsidRPr="008E6701">
        <w:rPr>
          <w:sz w:val="20"/>
          <w:szCs w:val="20"/>
        </w:rPr>
        <w:t>thoughtNumber</w:t>
      </w:r>
      <w:proofErr w:type="spellEnd"/>
      <w:r w:rsidRPr="008E6701">
        <w:rPr>
          <w:sz w:val="20"/>
          <w:szCs w:val="20"/>
        </w:rPr>
        <w:t>': 1,</w:t>
      </w:r>
    </w:p>
    <w:p w14:paraId="4E4FF628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</w:t>
      </w:r>
      <w:proofErr w:type="spellStart"/>
      <w:r w:rsidRPr="008E6701">
        <w:rPr>
          <w:sz w:val="20"/>
          <w:szCs w:val="20"/>
        </w:rPr>
        <w:t>totalThoughts</w:t>
      </w:r>
      <w:proofErr w:type="spellEnd"/>
      <w:r w:rsidRPr="008E6701">
        <w:rPr>
          <w:sz w:val="20"/>
          <w:szCs w:val="20"/>
        </w:rPr>
        <w:t>': 5,</w:t>
      </w:r>
    </w:p>
    <w:p w14:paraId="6CA34115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sz w:val="20"/>
          <w:szCs w:val="20"/>
        </w:rPr>
        <w:t xml:space="preserve">  '</w:t>
      </w:r>
      <w:proofErr w:type="spellStart"/>
      <w:r w:rsidRPr="008E6701">
        <w:rPr>
          <w:sz w:val="20"/>
          <w:szCs w:val="20"/>
        </w:rPr>
        <w:t>nextThoughtNeeded</w:t>
      </w:r>
      <w:proofErr w:type="spellEnd"/>
      <w:r w:rsidRPr="008E6701">
        <w:rPr>
          <w:sz w:val="20"/>
          <w:szCs w:val="20"/>
        </w:rPr>
        <w:t>': true</w:t>
      </w:r>
    </w:p>
    <w:p w14:paraId="4E04B9B0" w14:textId="77777777" w:rsidR="009563A9" w:rsidRPr="008E6701" w:rsidRDefault="009563A9" w:rsidP="009563A9">
      <w:pPr>
        <w:rPr>
          <w:sz w:val="20"/>
          <w:szCs w:val="20"/>
        </w:rPr>
      </w:pPr>
    </w:p>
    <w:p w14:paraId="265486E8" w14:textId="77777777" w:rsidR="009563A9" w:rsidRPr="008E6701" w:rsidRDefault="009563A9" w:rsidP="009563A9">
      <w:pPr>
        <w:rPr>
          <w:sz w:val="20"/>
          <w:szCs w:val="20"/>
        </w:rPr>
      </w:pPr>
      <w:r w:rsidRPr="008E6701">
        <w:rPr>
          <w:rFonts w:hint="eastAsia"/>
          <w:sz w:val="20"/>
          <w:szCs w:val="20"/>
        </w:rPr>
        <w:t>```</w:t>
      </w:r>
    </w:p>
    <w:p w14:paraId="13C83053" w14:textId="77777777" w:rsidR="009563A9" w:rsidRDefault="009563A9" w:rsidP="009563A9">
      <w:r w:rsidRPr="007207CA">
        <w:rPr>
          <w:noProof/>
        </w:rPr>
        <w:lastRenderedPageBreak/>
        <w:drawing>
          <wp:inline distT="0" distB="0" distL="0" distR="0" wp14:anchorId="54A51CDC" wp14:editId="5D51010E">
            <wp:extent cx="5760720" cy="3136900"/>
            <wp:effectExtent l="0" t="0" r="0" b="0"/>
            <wp:docPr id="797976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65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A2EB" w14:textId="77777777" w:rsidR="009563A9" w:rsidRDefault="009563A9" w:rsidP="009563A9"/>
    <w:p w14:paraId="5460BEC7" w14:textId="77777777" w:rsidR="009563A9" w:rsidRDefault="009563A9" w:rsidP="009563A9"/>
    <w:p w14:paraId="1E83B4FC" w14:textId="77777777" w:rsidR="009563A9" w:rsidRPr="007207CA" w:rsidRDefault="009563A9" w:rsidP="009563A9">
      <w:r w:rsidRPr="007207CA">
        <w:rPr>
          <w:b/>
          <w:bCs/>
        </w:rPr>
        <w:t xml:space="preserve">총 6번 Sequential Thinking이 진행 </w:t>
      </w:r>
    </w:p>
    <w:p w14:paraId="3DC2E61D" w14:textId="77777777" w:rsidR="009563A9" w:rsidRDefault="009563A9" w:rsidP="009563A9">
      <w:r w:rsidRPr="007207CA">
        <w:rPr>
          <w:noProof/>
        </w:rPr>
        <w:lastRenderedPageBreak/>
        <w:drawing>
          <wp:inline distT="0" distB="0" distL="0" distR="0" wp14:anchorId="07A26DD3" wp14:editId="7D5BF52A">
            <wp:extent cx="2521591" cy="4777530"/>
            <wp:effectExtent l="0" t="0" r="0" b="4445"/>
            <wp:docPr id="208862391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C98BE767-6A76-FC90-A11E-A61F5026B0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C98BE767-6A76-FC90-A11E-A61F5026B0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1591" cy="47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B3B5" w14:textId="77777777" w:rsidR="009563A9" w:rsidRDefault="009563A9" w:rsidP="009563A9"/>
    <w:p w14:paraId="77B52A66" w14:textId="77777777" w:rsidR="009563A9" w:rsidRDefault="009563A9" w:rsidP="009563A9"/>
    <w:p w14:paraId="7C2890CC" w14:textId="77777777" w:rsidR="009563A9" w:rsidRDefault="009563A9" w:rsidP="009563A9"/>
    <w:p w14:paraId="3B47EB27" w14:textId="77777777" w:rsidR="009563A9" w:rsidRDefault="009563A9" w:rsidP="009563A9">
      <w:pPr>
        <w:spacing w:after="160"/>
      </w:pPr>
      <w:r>
        <w:br w:type="page"/>
      </w:r>
    </w:p>
    <w:p w14:paraId="5115198C" w14:textId="77777777" w:rsidR="009563A9" w:rsidRPr="00FC5B24" w:rsidRDefault="009563A9" w:rsidP="009563A9">
      <w:pPr>
        <w:pStyle w:val="aa"/>
        <w:wordWrap/>
        <w:snapToGrid w:val="0"/>
        <w:spacing w:line="480" w:lineRule="auto"/>
        <w:jc w:val="left"/>
        <w:rPr>
          <w:rFonts w:ascii="돋움" w:eastAsia="돋움"/>
          <w:b/>
          <w:sz w:val="28"/>
          <w:szCs w:val="20"/>
          <w:u w:val="single"/>
        </w:rPr>
      </w:pPr>
      <w:r w:rsidRPr="00D55E00">
        <w:rPr>
          <w:rFonts w:ascii="돋움" w:eastAsia="돋움"/>
          <w:b/>
          <w:sz w:val="36"/>
          <w:szCs w:val="36"/>
          <w:u w:val="single"/>
        </w:rPr>
        <w:lastRenderedPageBreak/>
        <w:t>실습</w:t>
      </w:r>
      <w:r>
        <w:rPr>
          <w:rFonts w:ascii="돋움" w:eastAsia="돋움" w:hint="eastAsia"/>
          <w:b/>
          <w:sz w:val="36"/>
          <w:szCs w:val="36"/>
          <w:u w:val="single"/>
        </w:rPr>
        <w:t xml:space="preserve"> # </w:t>
      </w:r>
      <w:r w:rsidRPr="00D55E00">
        <w:rPr>
          <w:rFonts w:ascii="돋움" w:eastAsia="돋움"/>
          <w:b/>
          <w:sz w:val="36"/>
          <w:szCs w:val="36"/>
          <w:u w:val="single"/>
        </w:rPr>
        <w:t xml:space="preserve">- </w:t>
      </w:r>
      <w:r w:rsidRPr="00C77AA4">
        <w:rPr>
          <w:rFonts w:ascii="돋움" w:eastAsia="돋움"/>
          <w:b/>
          <w:sz w:val="36"/>
          <w:szCs w:val="36"/>
          <w:u w:val="single"/>
        </w:rPr>
        <w:t>Cursor.AI 로 MCP 사용하기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874"/>
        <w:gridCol w:w="8756"/>
      </w:tblGrid>
      <w:tr w:rsidR="009563A9" w14:paraId="7581D7C0" w14:textId="77777777" w:rsidTr="00C074CB">
        <w:trPr>
          <w:trHeight w:val="2169"/>
        </w:trPr>
        <w:tc>
          <w:tcPr>
            <w:tcW w:w="454" w:type="pct"/>
          </w:tcPr>
          <w:p w14:paraId="3181FCA8" w14:textId="77777777" w:rsidR="009563A9" w:rsidRPr="00FC5B24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spacing w:val="-3"/>
                <w:w w:val="95"/>
              </w:rPr>
            </w:pPr>
            <w:r w:rsidRPr="00FC5B24">
              <w:rPr>
                <w:rFonts w:ascii="돋움" w:eastAsia="돋움" w:hint="eastAsia"/>
                <w:b/>
                <w:sz w:val="24"/>
                <w:szCs w:val="18"/>
              </w:rPr>
              <w:t>제시 문제</w:t>
            </w:r>
            <w:r w:rsidRPr="00FC5B24">
              <w:rPr>
                <w:rFonts w:ascii="돋움" w:eastAsia="돋움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4546" w:type="pct"/>
          </w:tcPr>
          <w:p w14:paraId="62C688FA" w14:textId="77777777" w:rsidR="009563A9" w:rsidRPr="002D560B" w:rsidRDefault="009563A9" w:rsidP="00C074CB">
            <w:pPr>
              <w:pStyle w:val="aa"/>
              <w:wordWrap/>
              <w:snapToGrid w:val="0"/>
              <w:spacing w:line="480" w:lineRule="auto"/>
              <w:jc w:val="left"/>
              <w:rPr>
                <w:rFonts w:ascii="돋움" w:eastAsia="돋움"/>
                <w:b/>
                <w:bCs/>
                <w:szCs w:val="18"/>
              </w:rPr>
            </w:pPr>
            <w:r w:rsidRPr="003E6BFE"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 xml:space="preserve">과제 </w:t>
            </w:r>
            <w:r>
              <w:rPr>
                <w:rFonts w:ascii="돋움" w:eastAsia="돋움" w:hint="eastAsia"/>
                <w:b/>
                <w:sz w:val="36"/>
                <w:szCs w:val="36"/>
                <w:u w:val="single"/>
              </w:rPr>
              <w:t>3</w:t>
            </w:r>
            <w:r w:rsidRPr="003E6BFE">
              <w:rPr>
                <w:rFonts w:ascii="돋움" w:eastAsia="돋움"/>
                <w:b/>
                <w:sz w:val="36"/>
                <w:szCs w:val="36"/>
                <w:u w:val="single"/>
              </w:rPr>
              <w:t xml:space="preserve">: </w:t>
            </w:r>
            <w:r w:rsidRPr="00460414">
              <w:rPr>
                <w:rFonts w:ascii="돋움" w:eastAsia="돋움"/>
                <w:b/>
                <w:sz w:val="36"/>
                <w:szCs w:val="36"/>
                <w:u w:val="single"/>
              </w:rPr>
              <w:t>Cursor AI에서 GitHub MCP(Model Context Protocol) 연동</w:t>
            </w:r>
          </w:p>
        </w:tc>
      </w:tr>
    </w:tbl>
    <w:p w14:paraId="113EE766" w14:textId="77777777" w:rsidR="009563A9" w:rsidRDefault="009563A9" w:rsidP="009563A9"/>
    <w:p w14:paraId="353FF744" w14:textId="77777777" w:rsidR="009563A9" w:rsidRPr="0045480D" w:rsidRDefault="009563A9" w:rsidP="009563A9">
      <w:pPr>
        <w:spacing w:after="160"/>
        <w:rPr>
          <w:b/>
          <w:bCs/>
        </w:rPr>
      </w:pPr>
      <w:r w:rsidRPr="0045480D">
        <w:rPr>
          <w:b/>
          <w:bCs/>
        </w:rPr>
        <w:t>1단계: GitHub 개인 액세스 토큰(PAT) 발급</w:t>
      </w:r>
    </w:p>
    <w:p w14:paraId="71FDC2EB" w14:textId="77777777" w:rsidR="009563A9" w:rsidRPr="0045480D" w:rsidRDefault="009563A9" w:rsidP="009563A9">
      <w:pPr>
        <w:spacing w:after="160"/>
      </w:pPr>
      <w:r w:rsidRPr="0045480D">
        <w:t xml:space="preserve">AI가 내 GitHub 계정에 접근하기 위한 권한이 필요합니다. </w:t>
      </w:r>
    </w:p>
    <w:p w14:paraId="2F2B9BB2" w14:textId="77777777" w:rsidR="009563A9" w:rsidRPr="0045480D" w:rsidRDefault="009563A9">
      <w:pPr>
        <w:numPr>
          <w:ilvl w:val="0"/>
          <w:numId w:val="10"/>
        </w:numPr>
        <w:spacing w:after="160"/>
      </w:pPr>
      <w:r w:rsidRPr="0045480D">
        <w:rPr>
          <w:b/>
          <w:bCs/>
        </w:rPr>
        <w:t>GitHub</w:t>
      </w:r>
      <w:r w:rsidRPr="0045480D">
        <w:t xml:space="preserve"> </w:t>
      </w:r>
      <w:proofErr w:type="gramStart"/>
      <w:r w:rsidRPr="0045480D">
        <w:t>접속 &gt;</w:t>
      </w:r>
      <w:proofErr w:type="gramEnd"/>
      <w:r w:rsidRPr="0045480D">
        <w:t xml:space="preserve"> 우측 상단 </w:t>
      </w:r>
      <w:proofErr w:type="gramStart"/>
      <w:r w:rsidRPr="0045480D">
        <w:t>프로필 &gt;</w:t>
      </w:r>
      <w:proofErr w:type="gramEnd"/>
      <w:r w:rsidRPr="0045480D">
        <w:t xml:space="preserve"> </w:t>
      </w:r>
      <w:proofErr w:type="gramStart"/>
      <w:r w:rsidRPr="0045480D">
        <w:rPr>
          <w:b/>
          <w:bCs/>
        </w:rPr>
        <w:t>Settings</w:t>
      </w:r>
      <w:r w:rsidRPr="0045480D">
        <w:t xml:space="preserve"> &gt;</w:t>
      </w:r>
      <w:proofErr w:type="gramEnd"/>
      <w:r w:rsidRPr="0045480D">
        <w:t xml:space="preserve"> </w:t>
      </w:r>
      <w:r w:rsidRPr="0045480D">
        <w:rPr>
          <w:b/>
          <w:bCs/>
        </w:rPr>
        <w:t xml:space="preserve">Developer </w:t>
      </w:r>
      <w:proofErr w:type="gramStart"/>
      <w:r w:rsidRPr="0045480D">
        <w:rPr>
          <w:b/>
          <w:bCs/>
        </w:rPr>
        <w:t>settings</w:t>
      </w:r>
      <w:r w:rsidRPr="0045480D">
        <w:t xml:space="preserve"> &gt;</w:t>
      </w:r>
      <w:proofErr w:type="gramEnd"/>
      <w:r w:rsidRPr="0045480D">
        <w:t xml:space="preserve"> </w:t>
      </w:r>
      <w:r w:rsidRPr="0045480D">
        <w:rPr>
          <w:b/>
          <w:bCs/>
        </w:rPr>
        <w:t xml:space="preserve">Personal access </w:t>
      </w:r>
      <w:proofErr w:type="gramStart"/>
      <w:r w:rsidRPr="0045480D">
        <w:rPr>
          <w:b/>
          <w:bCs/>
        </w:rPr>
        <w:t>tokens</w:t>
      </w:r>
      <w:r w:rsidRPr="0045480D">
        <w:t xml:space="preserve"> &gt;</w:t>
      </w:r>
      <w:proofErr w:type="gramEnd"/>
      <w:r w:rsidRPr="0045480D">
        <w:t xml:space="preserve"> </w:t>
      </w:r>
      <w:r w:rsidRPr="0045480D">
        <w:rPr>
          <w:b/>
          <w:bCs/>
        </w:rPr>
        <w:t>Fine-grained tokens</w:t>
      </w:r>
      <w:r w:rsidRPr="0045480D">
        <w:t xml:space="preserve">로 이동합니다. </w:t>
      </w:r>
    </w:p>
    <w:p w14:paraId="3700CBEA" w14:textId="77777777" w:rsidR="009563A9" w:rsidRDefault="009563A9">
      <w:pPr>
        <w:numPr>
          <w:ilvl w:val="0"/>
          <w:numId w:val="10"/>
        </w:numPr>
        <w:spacing w:after="160"/>
      </w:pPr>
      <w:r w:rsidRPr="0045480D">
        <w:rPr>
          <w:b/>
          <w:bCs/>
        </w:rPr>
        <w:t>Generate new token</w:t>
      </w:r>
      <w:r w:rsidRPr="0045480D">
        <w:t xml:space="preserve">을 클릭합니다. </w:t>
      </w:r>
    </w:p>
    <w:p w14:paraId="349B9817" w14:textId="77777777" w:rsidR="009563A9" w:rsidRPr="0045480D" w:rsidRDefault="009563A9" w:rsidP="009563A9">
      <w:pPr>
        <w:spacing w:after="160"/>
        <w:ind w:left="360"/>
      </w:pPr>
      <w:r w:rsidRPr="00460414">
        <w:rPr>
          <w:noProof/>
        </w:rPr>
        <w:drawing>
          <wp:inline distT="0" distB="0" distL="0" distR="0" wp14:anchorId="4BD95154" wp14:editId="6B11F421">
            <wp:extent cx="5276850" cy="1596666"/>
            <wp:effectExtent l="0" t="0" r="0" b="0"/>
            <wp:docPr id="22263119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55982D2-9369-875E-EF44-77CF8B304E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55982D2-9369-875E-EF44-77CF8B304E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3691" cy="16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7A27" w14:textId="77777777" w:rsidR="009563A9" w:rsidRPr="0045480D" w:rsidRDefault="009563A9">
      <w:pPr>
        <w:numPr>
          <w:ilvl w:val="0"/>
          <w:numId w:val="10"/>
        </w:numPr>
        <w:spacing w:after="160"/>
      </w:pPr>
      <w:r w:rsidRPr="0045480D">
        <w:t xml:space="preserve">토큰 이름 지정 후, </w:t>
      </w:r>
      <w:proofErr w:type="spellStart"/>
      <w:r w:rsidRPr="0045480D">
        <w:t>리포지토리</w:t>
      </w:r>
      <w:proofErr w:type="spellEnd"/>
      <w:r w:rsidRPr="0045480D">
        <w:t xml:space="preserve"> 권한(Repository permissions) 체크합니다:</w:t>
      </w:r>
    </w:p>
    <w:p w14:paraId="6F29152A" w14:textId="77777777" w:rsidR="009563A9" w:rsidRPr="0045480D" w:rsidRDefault="009563A9">
      <w:pPr>
        <w:numPr>
          <w:ilvl w:val="0"/>
          <w:numId w:val="10"/>
        </w:numPr>
        <w:spacing w:after="160"/>
      </w:pPr>
      <w:r w:rsidRPr="0045480D">
        <w:t xml:space="preserve">생성된 토큰 값을 복사하여 안전한 곳에 보관합니다. </w:t>
      </w:r>
    </w:p>
    <w:p w14:paraId="161DD4C9" w14:textId="77777777" w:rsidR="009563A9" w:rsidRDefault="009563A9" w:rsidP="009563A9"/>
    <w:p w14:paraId="1178E57C" w14:textId="77777777" w:rsidR="009563A9" w:rsidRDefault="009563A9" w:rsidP="009563A9"/>
    <w:p w14:paraId="66087DF1" w14:textId="77777777" w:rsidR="009563A9" w:rsidRDefault="009563A9" w:rsidP="009563A9"/>
    <w:p w14:paraId="6ED473B8" w14:textId="77777777" w:rsidR="009563A9" w:rsidRPr="0045480D" w:rsidRDefault="009563A9" w:rsidP="009563A9">
      <w:pPr>
        <w:spacing w:after="160"/>
        <w:rPr>
          <w:b/>
          <w:bCs/>
        </w:rPr>
      </w:pPr>
      <w:r w:rsidRPr="0045480D">
        <w:rPr>
          <w:b/>
          <w:bCs/>
        </w:rPr>
        <w:t>2단계: Cursor AI에 MCP 서버 설정</w:t>
      </w:r>
    </w:p>
    <w:p w14:paraId="67684CA2" w14:textId="77777777" w:rsidR="009563A9" w:rsidRPr="0045480D" w:rsidRDefault="009563A9">
      <w:pPr>
        <w:numPr>
          <w:ilvl w:val="0"/>
          <w:numId w:val="11"/>
        </w:numPr>
        <w:spacing w:after="160"/>
      </w:pPr>
      <w:r w:rsidRPr="0045480D">
        <w:t xml:space="preserve">Cursor AI를 열고 우측 상단 기어 아이콘(설정) 또는 상단 메뉴를 통해 </w:t>
      </w:r>
      <w:r w:rsidRPr="0045480D">
        <w:rPr>
          <w:b/>
          <w:bCs/>
        </w:rPr>
        <w:t>Settings</w:t>
      </w:r>
      <w:r w:rsidRPr="0045480D">
        <w:t>로 이동합니다.</w:t>
      </w:r>
    </w:p>
    <w:p w14:paraId="2750C72F" w14:textId="77777777" w:rsidR="009563A9" w:rsidRPr="0045480D" w:rsidRDefault="009563A9">
      <w:pPr>
        <w:numPr>
          <w:ilvl w:val="0"/>
          <w:numId w:val="11"/>
        </w:numPr>
        <w:spacing w:after="160"/>
      </w:pPr>
      <w:r w:rsidRPr="0045480D">
        <w:rPr>
          <w:b/>
          <w:bCs/>
        </w:rPr>
        <w:t>Features</w:t>
      </w:r>
      <w:r w:rsidRPr="0045480D">
        <w:t xml:space="preserve"> 탭으로 이동한 뒤, 스크롤을 내려 </w:t>
      </w:r>
      <w:r w:rsidRPr="0045480D">
        <w:rPr>
          <w:b/>
          <w:bCs/>
        </w:rPr>
        <w:t>MCP</w:t>
      </w:r>
      <w:r w:rsidRPr="0045480D">
        <w:t xml:space="preserve"> 항목을 찾습니다.</w:t>
      </w:r>
    </w:p>
    <w:p w14:paraId="60F611DE" w14:textId="77777777" w:rsidR="009563A9" w:rsidRPr="0045480D" w:rsidRDefault="009563A9">
      <w:pPr>
        <w:numPr>
          <w:ilvl w:val="0"/>
          <w:numId w:val="11"/>
        </w:numPr>
        <w:spacing w:after="160"/>
      </w:pPr>
      <w:r w:rsidRPr="0045480D">
        <w:rPr>
          <w:b/>
          <w:bCs/>
        </w:rPr>
        <w:t>+ Add New MCP Server</w:t>
      </w:r>
      <w:r w:rsidRPr="0045480D">
        <w:t xml:space="preserve"> 버튼을 누릅니다. </w:t>
      </w:r>
    </w:p>
    <w:p w14:paraId="5B18498A" w14:textId="77777777" w:rsidR="009563A9" w:rsidRPr="0045480D" w:rsidRDefault="009563A9">
      <w:pPr>
        <w:numPr>
          <w:ilvl w:val="0"/>
          <w:numId w:val="11"/>
        </w:numPr>
        <w:spacing w:after="160"/>
      </w:pPr>
      <w:r w:rsidRPr="0045480D">
        <w:t>다음 형식으로 서버 정보를 입력합니다:</w:t>
      </w:r>
    </w:p>
    <w:p w14:paraId="4DCA0F72" w14:textId="77777777" w:rsidR="009563A9" w:rsidRPr="0045480D" w:rsidRDefault="009563A9">
      <w:pPr>
        <w:numPr>
          <w:ilvl w:val="1"/>
          <w:numId w:val="11"/>
        </w:numPr>
        <w:spacing w:after="160"/>
      </w:pPr>
      <w:r w:rsidRPr="0045480D">
        <w:rPr>
          <w:b/>
          <w:bCs/>
        </w:rPr>
        <w:lastRenderedPageBreak/>
        <w:t>Name</w:t>
      </w:r>
      <w:r w:rsidRPr="0045480D">
        <w:t xml:space="preserve">: </w:t>
      </w:r>
      <w:proofErr w:type="spellStart"/>
      <w:r w:rsidRPr="0045480D">
        <w:t>github</w:t>
      </w:r>
      <w:proofErr w:type="spellEnd"/>
    </w:p>
    <w:p w14:paraId="5BBF59DC" w14:textId="77777777" w:rsidR="009563A9" w:rsidRPr="0045480D" w:rsidRDefault="009563A9">
      <w:pPr>
        <w:numPr>
          <w:ilvl w:val="1"/>
          <w:numId w:val="11"/>
        </w:numPr>
        <w:spacing w:after="160"/>
      </w:pPr>
      <w:r w:rsidRPr="0045480D">
        <w:rPr>
          <w:b/>
          <w:bCs/>
        </w:rPr>
        <w:t>Type</w:t>
      </w:r>
      <w:r w:rsidRPr="0045480D">
        <w:t xml:space="preserve">: command 또는 </w:t>
      </w:r>
      <w:proofErr w:type="spellStart"/>
      <w:r w:rsidRPr="0045480D">
        <w:t>npx</w:t>
      </w:r>
      <w:proofErr w:type="spellEnd"/>
    </w:p>
    <w:p w14:paraId="56E737C5" w14:textId="77777777" w:rsidR="009563A9" w:rsidRDefault="009563A9">
      <w:pPr>
        <w:numPr>
          <w:ilvl w:val="1"/>
          <w:numId w:val="11"/>
        </w:numPr>
        <w:spacing w:after="160"/>
      </w:pPr>
      <w:r w:rsidRPr="0045480D">
        <w:rPr>
          <w:b/>
          <w:bCs/>
        </w:rPr>
        <w:t>Command</w:t>
      </w:r>
      <w:r w:rsidRPr="0045480D">
        <w:t xml:space="preserve">: </w:t>
      </w:r>
      <w:proofErr w:type="spellStart"/>
      <w:r w:rsidRPr="0045480D">
        <w:t>npx</w:t>
      </w:r>
      <w:proofErr w:type="spellEnd"/>
      <w:r w:rsidRPr="0045480D">
        <w:t xml:space="preserve"> -</w:t>
      </w:r>
      <w:proofErr w:type="gramStart"/>
      <w:r w:rsidRPr="0045480D">
        <w:t>y @</w:t>
      </w:r>
      <w:proofErr w:type="gramEnd"/>
      <w:r w:rsidRPr="0045480D">
        <w:t xml:space="preserve">modelcontextprotocol/server-github </w:t>
      </w:r>
    </w:p>
    <w:p w14:paraId="7F535B27" w14:textId="77777777" w:rsidR="009563A9" w:rsidRDefault="009563A9" w:rsidP="009563A9">
      <w:pPr>
        <w:spacing w:after="160"/>
      </w:pPr>
    </w:p>
    <w:p w14:paraId="3BDCD829" w14:textId="77777777" w:rsidR="009563A9" w:rsidRDefault="009563A9" w:rsidP="009563A9">
      <w:pPr>
        <w:spacing w:after="160"/>
      </w:pPr>
    </w:p>
    <w:p w14:paraId="225D7370" w14:textId="77777777" w:rsidR="009563A9" w:rsidRDefault="009563A9" w:rsidP="009563A9">
      <w:pPr>
        <w:spacing w:after="160"/>
      </w:pPr>
      <w:r w:rsidRPr="005B1468">
        <w:t>https://github.com/github/github-mcp-server/blob/main/docs/installation-guides/install-cursor.md</w:t>
      </w:r>
    </w:p>
    <w:p w14:paraId="762261A8" w14:textId="77777777" w:rsidR="009563A9" w:rsidRDefault="009563A9" w:rsidP="009563A9">
      <w:r w:rsidRPr="005B1468">
        <w:rPr>
          <w:noProof/>
        </w:rPr>
        <w:drawing>
          <wp:inline distT="0" distB="0" distL="0" distR="0" wp14:anchorId="2ACF966B" wp14:editId="78CA473B">
            <wp:extent cx="5760720" cy="2806700"/>
            <wp:effectExtent l="0" t="0" r="0" b="0"/>
            <wp:docPr id="2017440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04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5F4C" w14:textId="77777777" w:rsidR="009563A9" w:rsidRDefault="009563A9" w:rsidP="009563A9"/>
    <w:p w14:paraId="2299A46D" w14:textId="77777777" w:rsidR="009563A9" w:rsidRDefault="009563A9" w:rsidP="009563A9"/>
    <w:p w14:paraId="7B45BDD0" w14:textId="77777777" w:rsidR="009563A9" w:rsidRDefault="009563A9" w:rsidP="009563A9">
      <w:r w:rsidRPr="005B1468">
        <w:rPr>
          <w:noProof/>
        </w:rPr>
        <w:drawing>
          <wp:inline distT="0" distB="0" distL="0" distR="0" wp14:anchorId="031BA3C4" wp14:editId="56663718">
            <wp:extent cx="5760720" cy="2123440"/>
            <wp:effectExtent l="0" t="0" r="0" b="0"/>
            <wp:docPr id="1806064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42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B0F" w14:textId="77777777" w:rsidR="009563A9" w:rsidRDefault="009563A9" w:rsidP="009563A9">
      <w:pPr>
        <w:spacing w:after="160"/>
      </w:pPr>
    </w:p>
    <w:p w14:paraId="52D3AA16" w14:textId="77777777" w:rsidR="009563A9" w:rsidRPr="00B965B2" w:rsidRDefault="009563A9" w:rsidP="009563A9">
      <w:pPr>
        <w:spacing w:after="160"/>
        <w:rPr>
          <w:b/>
          <w:bCs/>
        </w:rPr>
      </w:pPr>
      <w:proofErr w:type="spellStart"/>
      <w:r w:rsidRPr="00B965B2">
        <w:rPr>
          <w:b/>
          <w:bCs/>
        </w:rPr>
        <w:t>Streamable</w:t>
      </w:r>
      <w:proofErr w:type="spellEnd"/>
      <w:r w:rsidRPr="00B965B2">
        <w:rPr>
          <w:b/>
          <w:bCs/>
        </w:rPr>
        <w:t xml:space="preserve"> HTTP Configuration</w:t>
      </w:r>
    </w:p>
    <w:p w14:paraId="1D30ED74" w14:textId="77777777" w:rsidR="009563A9" w:rsidRPr="00B965B2" w:rsidRDefault="009563A9" w:rsidP="009563A9">
      <w:pPr>
        <w:spacing w:after="160"/>
      </w:pPr>
      <w:r w:rsidRPr="00B965B2">
        <w:t>{</w:t>
      </w:r>
    </w:p>
    <w:p w14:paraId="79123E59" w14:textId="77777777" w:rsidR="009563A9" w:rsidRPr="00B965B2" w:rsidRDefault="009563A9" w:rsidP="009563A9">
      <w:pPr>
        <w:spacing w:after="160"/>
      </w:pPr>
      <w:r w:rsidRPr="00B965B2">
        <w:lastRenderedPageBreak/>
        <w:t xml:space="preserve">  "</w:t>
      </w:r>
      <w:proofErr w:type="spellStart"/>
      <w:r w:rsidRPr="00B965B2">
        <w:t>mcpServers</w:t>
      </w:r>
      <w:proofErr w:type="spellEnd"/>
      <w:proofErr w:type="gramStart"/>
      <w:r w:rsidRPr="00B965B2">
        <w:t>": {</w:t>
      </w:r>
      <w:proofErr w:type="gramEnd"/>
    </w:p>
    <w:p w14:paraId="4BEED9E9" w14:textId="77777777" w:rsidR="009563A9" w:rsidRPr="00B965B2" w:rsidRDefault="009563A9" w:rsidP="009563A9">
      <w:pPr>
        <w:spacing w:after="160"/>
      </w:pPr>
      <w:r w:rsidRPr="00B965B2">
        <w:t xml:space="preserve">    "</w:t>
      </w:r>
      <w:proofErr w:type="spellStart"/>
      <w:r w:rsidRPr="00B965B2">
        <w:t>github</w:t>
      </w:r>
      <w:proofErr w:type="spellEnd"/>
      <w:proofErr w:type="gramStart"/>
      <w:r w:rsidRPr="00B965B2">
        <w:t>": {</w:t>
      </w:r>
      <w:proofErr w:type="gramEnd"/>
    </w:p>
    <w:p w14:paraId="252AA9F8" w14:textId="77777777" w:rsidR="009563A9" w:rsidRPr="00B965B2" w:rsidRDefault="009563A9" w:rsidP="009563A9">
      <w:pPr>
        <w:spacing w:after="160"/>
      </w:pPr>
      <w:r w:rsidRPr="00B965B2">
        <w:t xml:space="preserve">      "</w:t>
      </w:r>
      <w:proofErr w:type="spellStart"/>
      <w:r w:rsidRPr="00B965B2">
        <w:t>url</w:t>
      </w:r>
      <w:proofErr w:type="spellEnd"/>
      <w:r w:rsidRPr="00B965B2">
        <w:t>": "https://api.githubcopilot.com/</w:t>
      </w:r>
      <w:proofErr w:type="spellStart"/>
      <w:r w:rsidRPr="00B965B2">
        <w:t>mcp</w:t>
      </w:r>
      <w:proofErr w:type="spellEnd"/>
      <w:r w:rsidRPr="00B965B2">
        <w:t>/",</w:t>
      </w:r>
    </w:p>
    <w:p w14:paraId="70C75F44" w14:textId="77777777" w:rsidR="009563A9" w:rsidRPr="00B965B2" w:rsidRDefault="009563A9" w:rsidP="009563A9">
      <w:pPr>
        <w:spacing w:after="160"/>
      </w:pPr>
      <w:r w:rsidRPr="00B965B2">
        <w:t xml:space="preserve">      "headers</w:t>
      </w:r>
      <w:proofErr w:type="gramStart"/>
      <w:r w:rsidRPr="00B965B2">
        <w:t>": {</w:t>
      </w:r>
      <w:proofErr w:type="gramEnd"/>
    </w:p>
    <w:p w14:paraId="2B9E9B2E" w14:textId="77777777" w:rsidR="009563A9" w:rsidRPr="00B965B2" w:rsidRDefault="009563A9" w:rsidP="009563A9">
      <w:pPr>
        <w:spacing w:after="160"/>
      </w:pPr>
      <w:r w:rsidRPr="00B965B2">
        <w:t xml:space="preserve">        "Authorization": "Bearer YOUR_GITHUB_PAT"</w:t>
      </w:r>
    </w:p>
    <w:p w14:paraId="7EB407B4" w14:textId="77777777" w:rsidR="009563A9" w:rsidRPr="00B965B2" w:rsidRDefault="009563A9" w:rsidP="009563A9">
      <w:pPr>
        <w:spacing w:after="160"/>
      </w:pPr>
      <w:r w:rsidRPr="00B965B2">
        <w:t xml:space="preserve">      }</w:t>
      </w:r>
    </w:p>
    <w:p w14:paraId="5B9875FB" w14:textId="77777777" w:rsidR="009563A9" w:rsidRPr="00B965B2" w:rsidRDefault="009563A9" w:rsidP="009563A9">
      <w:pPr>
        <w:spacing w:after="160"/>
      </w:pPr>
      <w:r w:rsidRPr="00B965B2">
        <w:t xml:space="preserve">    }</w:t>
      </w:r>
    </w:p>
    <w:p w14:paraId="02F3061D" w14:textId="77777777" w:rsidR="009563A9" w:rsidRPr="00B965B2" w:rsidRDefault="009563A9" w:rsidP="009563A9">
      <w:pPr>
        <w:spacing w:after="160"/>
      </w:pPr>
      <w:r w:rsidRPr="00B965B2">
        <w:t xml:space="preserve">  }</w:t>
      </w:r>
    </w:p>
    <w:p w14:paraId="403E378A" w14:textId="77777777" w:rsidR="009563A9" w:rsidRPr="00B965B2" w:rsidRDefault="009563A9" w:rsidP="009563A9">
      <w:pPr>
        <w:spacing w:after="160"/>
      </w:pPr>
      <w:r w:rsidRPr="00B965B2">
        <w:t>}</w:t>
      </w:r>
    </w:p>
    <w:p w14:paraId="2DE57B09" w14:textId="77777777" w:rsidR="009563A9" w:rsidRDefault="009563A9" w:rsidP="009563A9">
      <w:pPr>
        <w:spacing w:after="160"/>
      </w:pPr>
      <w:r>
        <w:rPr>
          <w:rFonts w:hint="eastAsia"/>
        </w:rPr>
        <w:t>에서</w:t>
      </w:r>
    </w:p>
    <w:p w14:paraId="57ADC0D7" w14:textId="77777777" w:rsidR="009563A9" w:rsidRDefault="009563A9" w:rsidP="009563A9">
      <w:pPr>
        <w:spacing w:after="160"/>
      </w:pPr>
      <w:r w:rsidRPr="007C2E15">
        <w:t xml:space="preserve">"Authorization": "Bearer </w:t>
      </w:r>
      <w:proofErr w:type="spellStart"/>
      <w:r w:rsidRPr="007C2E15">
        <w:t>ghp</w:t>
      </w:r>
      <w:proofErr w:type="spellEnd"/>
      <w:r w:rsidRPr="007C2E15">
        <w:t>_실제토큰값"</w:t>
      </w:r>
    </w:p>
    <w:p w14:paraId="3FCBD744" w14:textId="77777777" w:rsidR="009563A9" w:rsidRDefault="009563A9" w:rsidP="009563A9">
      <w:pPr>
        <w:spacing w:after="160"/>
      </w:pPr>
      <w:r w:rsidRPr="00F97D5E">
        <w:rPr>
          <w:noProof/>
        </w:rPr>
        <w:drawing>
          <wp:inline distT="0" distB="0" distL="0" distR="0" wp14:anchorId="2A5C89F6" wp14:editId="3B255E9C">
            <wp:extent cx="5760720" cy="2262505"/>
            <wp:effectExtent l="0" t="0" r="0" b="0"/>
            <wp:docPr id="1916430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02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1968" w14:textId="77777777" w:rsidR="009563A9" w:rsidRDefault="009563A9" w:rsidP="009563A9">
      <w:pPr>
        <w:spacing w:after="160"/>
      </w:pPr>
    </w:p>
    <w:p w14:paraId="59F16C1E" w14:textId="77777777" w:rsidR="009563A9" w:rsidRPr="0045480D" w:rsidRDefault="009563A9" w:rsidP="009563A9">
      <w:pPr>
        <w:spacing w:after="160"/>
        <w:rPr>
          <w:b/>
          <w:bCs/>
        </w:rPr>
      </w:pPr>
      <w:r w:rsidRPr="0045480D">
        <w:rPr>
          <w:b/>
          <w:bCs/>
        </w:rPr>
        <w:t>3단계: 확인 및 사용</w:t>
      </w:r>
    </w:p>
    <w:p w14:paraId="1DCDA3BA" w14:textId="77777777" w:rsidR="009563A9" w:rsidRPr="0045480D" w:rsidRDefault="009563A9">
      <w:pPr>
        <w:numPr>
          <w:ilvl w:val="0"/>
          <w:numId w:val="12"/>
        </w:numPr>
        <w:spacing w:after="160"/>
      </w:pPr>
      <w:r w:rsidRPr="0045480D">
        <w:t xml:space="preserve">설정이 완료되면 </w:t>
      </w:r>
    </w:p>
    <w:p w14:paraId="750ECE77" w14:textId="77777777" w:rsidR="009563A9" w:rsidRPr="0045480D" w:rsidRDefault="009563A9" w:rsidP="009563A9">
      <w:pPr>
        <w:spacing w:after="160"/>
      </w:pPr>
      <w:r w:rsidRPr="007C2E15">
        <w:rPr>
          <w:noProof/>
        </w:rPr>
        <w:drawing>
          <wp:inline distT="0" distB="0" distL="0" distR="0" wp14:anchorId="23AB6203" wp14:editId="00DBD0AE">
            <wp:extent cx="5760720" cy="986155"/>
            <wp:effectExtent l="0" t="0" r="0" b="0"/>
            <wp:docPr id="1420814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43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9866" w14:textId="77777777" w:rsidR="009563A9" w:rsidRDefault="009563A9">
      <w:pPr>
        <w:numPr>
          <w:ilvl w:val="0"/>
          <w:numId w:val="12"/>
        </w:numPr>
        <w:spacing w:after="160"/>
      </w:pPr>
      <w:r w:rsidRPr="0045480D">
        <w:t xml:space="preserve">Cursor의 AI 채팅창에서 자연어로 </w:t>
      </w:r>
      <w:r w:rsidRPr="0045480D">
        <w:rPr>
          <w:i/>
          <w:iCs/>
        </w:rPr>
        <w:t xml:space="preserve">"내 GitHub 저장소 목록을 </w:t>
      </w:r>
      <w:proofErr w:type="spellStart"/>
      <w:r w:rsidRPr="0045480D">
        <w:rPr>
          <w:i/>
          <w:iCs/>
        </w:rPr>
        <w:t>보여줘</w:t>
      </w:r>
      <w:r w:rsidRPr="0045480D">
        <w:t>등의</w:t>
      </w:r>
      <w:proofErr w:type="spellEnd"/>
      <w:r w:rsidRPr="0045480D">
        <w:t xml:space="preserve"> 명령을 내릴 수 있습</w:t>
      </w:r>
      <w:r w:rsidRPr="0045480D">
        <w:lastRenderedPageBreak/>
        <w:t>니다.</w:t>
      </w:r>
    </w:p>
    <w:p w14:paraId="0ECA73EC" w14:textId="77777777" w:rsidR="009563A9" w:rsidRDefault="009563A9" w:rsidP="009563A9">
      <w:pPr>
        <w:spacing w:after="160"/>
      </w:pPr>
      <w:r w:rsidRPr="007C2E15">
        <w:rPr>
          <w:noProof/>
        </w:rPr>
        <w:drawing>
          <wp:inline distT="0" distB="0" distL="0" distR="0" wp14:anchorId="0BE1508C" wp14:editId="5DDBBA37">
            <wp:extent cx="5760720" cy="1221740"/>
            <wp:effectExtent l="0" t="0" r="0" b="0"/>
            <wp:docPr id="2985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9AC" w14:textId="77777777" w:rsidR="009563A9" w:rsidRDefault="009563A9" w:rsidP="009563A9">
      <w:pPr>
        <w:spacing w:after="160"/>
      </w:pPr>
    </w:p>
    <w:p w14:paraId="018A2329" w14:textId="77777777" w:rsidR="009563A9" w:rsidRPr="0045480D" w:rsidRDefault="009563A9" w:rsidP="009563A9">
      <w:pPr>
        <w:spacing w:after="160"/>
      </w:pPr>
    </w:p>
    <w:p w14:paraId="2B738DCC" w14:textId="77777777" w:rsidR="009563A9" w:rsidRPr="0045480D" w:rsidRDefault="009563A9">
      <w:pPr>
        <w:numPr>
          <w:ilvl w:val="0"/>
          <w:numId w:val="12"/>
        </w:numPr>
        <w:spacing w:after="160"/>
      </w:pPr>
      <w:r w:rsidRPr="0045480D">
        <w:t xml:space="preserve">AI가 GitHub 도구를 사용하여 요청을 처리합니다. </w:t>
      </w:r>
    </w:p>
    <w:p w14:paraId="0B13A3E7" w14:textId="77777777" w:rsidR="009563A9" w:rsidRDefault="009563A9" w:rsidP="009563A9"/>
    <w:p w14:paraId="0B839D44" w14:textId="77777777" w:rsidR="009563A9" w:rsidRDefault="009563A9" w:rsidP="009563A9"/>
    <w:p w14:paraId="5334E858" w14:textId="77777777" w:rsidR="009563A9" w:rsidRDefault="009563A9" w:rsidP="009563A9"/>
    <w:p w14:paraId="2FC267BA" w14:textId="77777777" w:rsidR="009563A9" w:rsidRDefault="009563A9" w:rsidP="009563A9">
      <w:r w:rsidRPr="007C2E15">
        <w:rPr>
          <w:noProof/>
        </w:rPr>
        <w:drawing>
          <wp:inline distT="0" distB="0" distL="0" distR="0" wp14:anchorId="5183AD87" wp14:editId="43A4F899">
            <wp:extent cx="5760720" cy="4014470"/>
            <wp:effectExtent l="0" t="0" r="0" b="0"/>
            <wp:docPr id="787615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51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E01" w14:textId="77777777" w:rsidR="009563A9" w:rsidRDefault="009563A9" w:rsidP="009563A9"/>
    <w:p w14:paraId="5FB0287C" w14:textId="77777777" w:rsidR="009563A9" w:rsidRDefault="009563A9" w:rsidP="009563A9"/>
    <w:p w14:paraId="040DFB03" w14:textId="77777777" w:rsidR="009563A9" w:rsidRDefault="009563A9" w:rsidP="009563A9">
      <w:r w:rsidRPr="007C2E15">
        <w:rPr>
          <w:noProof/>
        </w:rPr>
        <w:lastRenderedPageBreak/>
        <w:drawing>
          <wp:inline distT="0" distB="0" distL="0" distR="0" wp14:anchorId="2AE1D648" wp14:editId="34E653AF">
            <wp:extent cx="5760720" cy="2018665"/>
            <wp:effectExtent l="0" t="0" r="0" b="0"/>
            <wp:docPr id="1252052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25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4D07" w14:textId="77777777" w:rsidR="009563A9" w:rsidRDefault="009563A9" w:rsidP="009563A9"/>
    <w:p w14:paraId="278EBC18" w14:textId="77777777" w:rsidR="009563A9" w:rsidRDefault="009563A9" w:rsidP="009563A9"/>
    <w:p w14:paraId="29D2A130" w14:textId="77777777" w:rsidR="009563A9" w:rsidRDefault="009563A9" w:rsidP="009563A9">
      <w:r w:rsidRPr="007C2E15">
        <w:rPr>
          <w:noProof/>
        </w:rPr>
        <w:drawing>
          <wp:inline distT="0" distB="0" distL="0" distR="0" wp14:anchorId="03253E04" wp14:editId="46C8BFF9">
            <wp:extent cx="5760720" cy="2278380"/>
            <wp:effectExtent l="0" t="0" r="0" b="0"/>
            <wp:docPr id="157744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7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7852" w14:textId="77777777" w:rsidR="009563A9" w:rsidRDefault="009563A9" w:rsidP="009563A9"/>
    <w:p w14:paraId="5EDA9902" w14:textId="77777777" w:rsidR="009563A9" w:rsidRDefault="009563A9" w:rsidP="009563A9">
      <w:r>
        <w:rPr>
          <w:rFonts w:hint="eastAsia"/>
        </w:rPr>
        <w:t>저장소 주소 복사</w:t>
      </w:r>
    </w:p>
    <w:p w14:paraId="032CDCEA" w14:textId="77777777" w:rsidR="009563A9" w:rsidRDefault="009563A9" w:rsidP="009563A9"/>
    <w:p w14:paraId="6B23A1CC" w14:textId="77777777" w:rsidR="009563A9" w:rsidRDefault="009563A9" w:rsidP="009563A9">
      <w:pPr>
        <w:rPr>
          <w:b/>
          <w:bCs/>
        </w:rPr>
      </w:pPr>
      <w:r w:rsidRPr="007C2E15">
        <w:rPr>
          <w:b/>
          <w:bCs/>
        </w:rPr>
        <w:t xml:space="preserve">주소를 </w:t>
      </w:r>
      <w:proofErr w:type="spellStart"/>
      <w:r w:rsidRPr="007C2E15">
        <w:rPr>
          <w:b/>
          <w:bCs/>
        </w:rPr>
        <w:t>붙여넣고</w:t>
      </w:r>
      <w:proofErr w:type="spellEnd"/>
      <w:r w:rsidRPr="007C2E15">
        <w:rPr>
          <w:b/>
          <w:bCs/>
        </w:rPr>
        <w:t xml:space="preserve"> </w:t>
      </w:r>
    </w:p>
    <w:p w14:paraId="5102F011" w14:textId="77777777" w:rsidR="009563A9" w:rsidRDefault="009563A9" w:rsidP="009563A9">
      <w:pPr>
        <w:rPr>
          <w:b/>
          <w:bCs/>
        </w:rPr>
      </w:pPr>
      <w:r>
        <w:rPr>
          <w:rFonts w:hint="eastAsia"/>
          <w:b/>
          <w:bCs/>
        </w:rPr>
        <w:t>```</w:t>
      </w:r>
    </w:p>
    <w:p w14:paraId="78C0AEBD" w14:textId="77777777" w:rsidR="009563A9" w:rsidRDefault="009563A9" w:rsidP="009563A9">
      <w:r w:rsidRPr="007C2E15">
        <w:t xml:space="preserve">@https://github.com/kznetwork/Smithery.git해당 </w:t>
      </w:r>
      <w:proofErr w:type="spellStart"/>
      <w:r w:rsidRPr="007C2E15">
        <w:t>리포지토리에</w:t>
      </w:r>
      <w:proofErr w:type="spellEnd"/>
      <w:r w:rsidRPr="007C2E15">
        <w:t xml:space="preserve"> 이슈를 생성해줘. 이슈 내용은 Cursor.AI에 대한 내용으로 아무것이나 </w:t>
      </w:r>
      <w:proofErr w:type="gramStart"/>
      <w:r w:rsidRPr="007C2E15">
        <w:t>넣어줘.</w:t>
      </w:r>
      <w:proofErr w:type="spellStart"/>
      <w:r w:rsidRPr="007C2E15">
        <w:t>라고</w:t>
      </w:r>
      <w:proofErr w:type="spellEnd"/>
      <w:proofErr w:type="gramEnd"/>
      <w:r w:rsidRPr="007C2E15">
        <w:t xml:space="preserve"> 입력</w:t>
      </w:r>
    </w:p>
    <w:p w14:paraId="12FC7E73" w14:textId="77777777" w:rsidR="009563A9" w:rsidRDefault="009563A9" w:rsidP="009563A9">
      <w:r>
        <w:rPr>
          <w:rFonts w:hint="eastAsia"/>
        </w:rPr>
        <w:t>```</w:t>
      </w:r>
    </w:p>
    <w:p w14:paraId="7B8BC9EE" w14:textId="77777777" w:rsidR="009563A9" w:rsidRPr="007C2E15" w:rsidRDefault="009563A9" w:rsidP="009563A9"/>
    <w:p w14:paraId="3CCEAC97" w14:textId="77777777" w:rsidR="009563A9" w:rsidRDefault="009563A9" w:rsidP="009563A9">
      <w:r w:rsidRPr="007C2E15">
        <w:rPr>
          <w:noProof/>
        </w:rPr>
        <w:lastRenderedPageBreak/>
        <w:drawing>
          <wp:inline distT="0" distB="0" distL="0" distR="0" wp14:anchorId="1E7986DB" wp14:editId="37375068">
            <wp:extent cx="5760720" cy="1940560"/>
            <wp:effectExtent l="0" t="0" r="0" b="0"/>
            <wp:docPr id="1925114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45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03E1" w14:textId="77777777" w:rsidR="009563A9" w:rsidRDefault="009563A9" w:rsidP="009563A9"/>
    <w:p w14:paraId="6461C593" w14:textId="77777777" w:rsidR="009563A9" w:rsidRDefault="009563A9" w:rsidP="009563A9">
      <w:r w:rsidRPr="007C2E15">
        <w:rPr>
          <w:noProof/>
        </w:rPr>
        <w:drawing>
          <wp:inline distT="0" distB="0" distL="0" distR="0" wp14:anchorId="60147F3E" wp14:editId="0D626915">
            <wp:extent cx="5760720" cy="1758315"/>
            <wp:effectExtent l="0" t="0" r="0" b="0"/>
            <wp:docPr id="5227009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09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이슈 등록!!!</w:t>
      </w:r>
    </w:p>
    <w:p w14:paraId="15E57564" w14:textId="77777777" w:rsidR="009563A9" w:rsidRDefault="009563A9" w:rsidP="009563A9"/>
    <w:p w14:paraId="1ED540C4" w14:textId="77777777" w:rsidR="009563A9" w:rsidRDefault="009563A9" w:rsidP="009563A9">
      <w:pPr>
        <w:rPr>
          <w:b/>
          <w:bCs/>
        </w:rPr>
      </w:pPr>
      <w:r w:rsidRPr="00051FC0">
        <w:rPr>
          <w:b/>
          <w:bCs/>
        </w:rPr>
        <w:t>GitHub</w:t>
      </w:r>
      <w:r>
        <w:rPr>
          <w:rFonts w:hint="eastAsia"/>
          <w:b/>
          <w:bCs/>
        </w:rPr>
        <w:t xml:space="preserve"> 사용 프롬프트 </w:t>
      </w:r>
      <w:proofErr w:type="spellStart"/>
      <w:r>
        <w:rPr>
          <w:rFonts w:hint="eastAsia"/>
          <w:b/>
          <w:bCs/>
        </w:rPr>
        <w:t>例</w:t>
      </w:r>
      <w:proofErr w:type="spellEnd"/>
    </w:p>
    <w:p w14:paraId="762264F5" w14:textId="77777777" w:rsidR="009563A9" w:rsidRDefault="009563A9" w:rsidP="009563A9">
      <w:pPr>
        <w:rPr>
          <w:b/>
          <w:bCs/>
        </w:rPr>
      </w:pPr>
    </w:p>
    <w:p w14:paraId="20880F54" w14:textId="77777777" w:rsidR="009563A9" w:rsidRDefault="009563A9" w:rsidP="009563A9"/>
    <w:p w14:paraId="1EC0DAF7" w14:textId="77777777" w:rsidR="009563A9" w:rsidRPr="00BC3A49" w:rsidRDefault="009563A9" w:rsidP="009563A9">
      <w:pPr>
        <w:spacing w:after="160"/>
        <w:rPr>
          <w:b/>
          <w:bCs/>
        </w:rPr>
      </w:pPr>
      <w:r w:rsidRPr="00BC3A49">
        <w:rPr>
          <w:b/>
          <w:bCs/>
        </w:rPr>
        <w:t>1. 코드 푸시(업로드)</w:t>
      </w:r>
    </w:p>
    <w:p w14:paraId="7E91F323" w14:textId="45B4595B" w:rsidR="006135C0" w:rsidRDefault="006135C0" w:rsidP="009563A9">
      <w:pPr>
        <w:spacing w:after="160"/>
      </w:pPr>
      <w:r>
        <w:rPr>
          <w:rFonts w:hint="eastAsia"/>
        </w:rPr>
        <w:t>```</w:t>
      </w:r>
    </w:p>
    <w:p w14:paraId="679CFA36" w14:textId="51928F58" w:rsidR="009563A9" w:rsidRPr="00BC3A49" w:rsidRDefault="009563A9" w:rsidP="009563A9">
      <w:pPr>
        <w:spacing w:after="160"/>
      </w:pPr>
      <w:proofErr w:type="gramStart"/>
      <w:r w:rsidRPr="00BC3A49">
        <w:t>@https://github.com/kznetwork/Smithery.git</w:t>
      </w:r>
      <w:proofErr w:type="gramEnd"/>
    </w:p>
    <w:p w14:paraId="0C37EA92" w14:textId="77777777" w:rsidR="009563A9" w:rsidRPr="00BC3A49" w:rsidRDefault="009563A9" w:rsidP="009563A9">
      <w:pPr>
        <w:spacing w:after="160"/>
      </w:pPr>
      <w:r w:rsidRPr="00BC3A49">
        <w:t xml:space="preserve">현재 변경사항을 커밋하고 main </w:t>
      </w:r>
      <w:proofErr w:type="spellStart"/>
      <w:r w:rsidRPr="00BC3A49">
        <w:t>브랜치에</w:t>
      </w:r>
      <w:proofErr w:type="spellEnd"/>
      <w:r w:rsidRPr="00BC3A49">
        <w:t xml:space="preserve"> push 해줘.</w:t>
      </w:r>
    </w:p>
    <w:p w14:paraId="582EADAB" w14:textId="77777777" w:rsidR="009563A9" w:rsidRPr="00BC3A49" w:rsidRDefault="009563A9" w:rsidP="009563A9">
      <w:pPr>
        <w:spacing w:after="160"/>
      </w:pPr>
      <w:proofErr w:type="spellStart"/>
      <w:r w:rsidRPr="00BC3A49">
        <w:t>커밋</w:t>
      </w:r>
      <w:proofErr w:type="spellEnd"/>
      <w:r w:rsidRPr="00BC3A49">
        <w:t xml:space="preserve"> 메시지: "feat: 사용자 로그인 API 추가"</w:t>
      </w:r>
    </w:p>
    <w:p w14:paraId="11C94FAB" w14:textId="77777777" w:rsidR="009563A9" w:rsidRPr="00BC3A49" w:rsidRDefault="009563A9" w:rsidP="009563A9">
      <w:pPr>
        <w:spacing w:after="160"/>
      </w:pPr>
      <w:r w:rsidRPr="00BC3A49">
        <w:t>포인트:</w:t>
      </w:r>
    </w:p>
    <w:p w14:paraId="7301FEBA" w14:textId="77777777" w:rsidR="009563A9" w:rsidRPr="00BC3A49" w:rsidRDefault="009563A9">
      <w:pPr>
        <w:numPr>
          <w:ilvl w:val="0"/>
          <w:numId w:val="13"/>
        </w:numPr>
        <w:spacing w:after="160"/>
      </w:pPr>
      <w:proofErr w:type="spellStart"/>
      <w:r w:rsidRPr="00BC3A49">
        <w:rPr>
          <w:b/>
          <w:bCs/>
        </w:rPr>
        <w:t>리포지토리</w:t>
      </w:r>
      <w:proofErr w:type="spellEnd"/>
      <w:r w:rsidRPr="00BC3A49">
        <w:rPr>
          <w:b/>
          <w:bCs/>
        </w:rPr>
        <w:t xml:space="preserve"> URL</w:t>
      </w:r>
      <w:r w:rsidRPr="00BC3A49">
        <w:t> 또는 @폴더명으로 대상 지정</w:t>
      </w:r>
    </w:p>
    <w:p w14:paraId="2E961AD6" w14:textId="77777777" w:rsidR="009563A9" w:rsidRPr="00BC3A49" w:rsidRDefault="009563A9">
      <w:pPr>
        <w:numPr>
          <w:ilvl w:val="0"/>
          <w:numId w:val="13"/>
        </w:numPr>
        <w:spacing w:after="160"/>
      </w:pPr>
      <w:proofErr w:type="spellStart"/>
      <w:r w:rsidRPr="00BC3A49">
        <w:rPr>
          <w:b/>
          <w:bCs/>
        </w:rPr>
        <w:t>브랜치명</w:t>
      </w:r>
      <w:proofErr w:type="spellEnd"/>
      <w:r w:rsidRPr="00BC3A49">
        <w:t> 명시 (main, develop 등)</w:t>
      </w:r>
    </w:p>
    <w:p w14:paraId="4F90418F" w14:textId="77777777" w:rsidR="009563A9" w:rsidRPr="00BC3A49" w:rsidRDefault="009563A9">
      <w:pPr>
        <w:numPr>
          <w:ilvl w:val="0"/>
          <w:numId w:val="13"/>
        </w:numPr>
        <w:spacing w:after="160"/>
      </w:pPr>
      <w:proofErr w:type="spellStart"/>
      <w:r w:rsidRPr="00BC3A49">
        <w:rPr>
          <w:b/>
          <w:bCs/>
        </w:rPr>
        <w:t>커밋</w:t>
      </w:r>
      <w:proofErr w:type="spellEnd"/>
      <w:r w:rsidRPr="00BC3A49">
        <w:rPr>
          <w:b/>
          <w:bCs/>
        </w:rPr>
        <w:t xml:space="preserve"> 메시지</w:t>
      </w:r>
      <w:r w:rsidRPr="00BC3A49">
        <w:t>를 직접 적거나, “변경 내용 보고 적절한 메시지로”</w:t>
      </w:r>
      <w:proofErr w:type="spellStart"/>
      <w:r w:rsidRPr="00BC3A49">
        <w:t>라고</w:t>
      </w:r>
      <w:proofErr w:type="spellEnd"/>
      <w:r w:rsidRPr="00BC3A49">
        <w:t xml:space="preserve"> 요청</w:t>
      </w:r>
    </w:p>
    <w:p w14:paraId="2BA19DEA" w14:textId="5E655ED7" w:rsidR="006135C0" w:rsidRDefault="006135C0" w:rsidP="009563A9">
      <w:pPr>
        <w:spacing w:after="160"/>
        <w:rPr>
          <w:b/>
          <w:bCs/>
        </w:rPr>
      </w:pPr>
      <w:r>
        <w:rPr>
          <w:rFonts w:hint="eastAsia"/>
          <w:b/>
          <w:bCs/>
        </w:rPr>
        <w:t>```</w:t>
      </w:r>
    </w:p>
    <w:p w14:paraId="6C2FDF2B" w14:textId="32D4DFFC" w:rsidR="009563A9" w:rsidRPr="00BC3A49" w:rsidRDefault="009563A9" w:rsidP="009563A9">
      <w:pPr>
        <w:spacing w:after="160"/>
        <w:rPr>
          <w:b/>
          <w:bCs/>
        </w:rPr>
      </w:pPr>
      <w:r w:rsidRPr="00BC3A49">
        <w:rPr>
          <w:b/>
          <w:bCs/>
        </w:rPr>
        <w:lastRenderedPageBreak/>
        <w:t>2. 이슈 생성</w:t>
      </w:r>
    </w:p>
    <w:p w14:paraId="44E184BF" w14:textId="47BBF540" w:rsidR="006135C0" w:rsidRDefault="006135C0" w:rsidP="009563A9">
      <w:pPr>
        <w:spacing w:after="160"/>
      </w:pPr>
      <w:r>
        <w:rPr>
          <w:rFonts w:hint="eastAsia"/>
        </w:rPr>
        <w:t>```</w:t>
      </w:r>
    </w:p>
    <w:p w14:paraId="039154C2" w14:textId="71F45158" w:rsidR="009563A9" w:rsidRPr="00BC3A49" w:rsidRDefault="009563A9" w:rsidP="009563A9">
      <w:pPr>
        <w:spacing w:after="160"/>
      </w:pPr>
      <w:proofErr w:type="gramStart"/>
      <w:r w:rsidRPr="00BC3A49">
        <w:t>@https://github.com/kznetwork/Smithery.git</w:t>
      </w:r>
      <w:proofErr w:type="gramEnd"/>
    </w:p>
    <w:p w14:paraId="796D4BBF" w14:textId="77777777" w:rsidR="009563A9" w:rsidRPr="00BC3A49" w:rsidRDefault="009563A9" w:rsidP="009563A9">
      <w:pPr>
        <w:spacing w:after="160"/>
      </w:pPr>
      <w:r w:rsidRPr="00BC3A49">
        <w:t>이슈 하나 만들어줘.</w:t>
      </w:r>
    </w:p>
    <w:p w14:paraId="70FFE435" w14:textId="77777777" w:rsidR="009563A9" w:rsidRPr="00BC3A49" w:rsidRDefault="009563A9" w:rsidP="009563A9">
      <w:pPr>
        <w:spacing w:after="160"/>
      </w:pPr>
      <w:r w:rsidRPr="00BC3A49">
        <w:t>제목: Cursor.AI 도입 검토</w:t>
      </w:r>
    </w:p>
    <w:p w14:paraId="23E2AEFB" w14:textId="77777777" w:rsidR="009563A9" w:rsidRPr="00BC3A49" w:rsidRDefault="009563A9" w:rsidP="009563A9">
      <w:pPr>
        <w:spacing w:after="160"/>
      </w:pPr>
      <w:r w:rsidRPr="00BC3A49">
        <w:t>내용: Agent 모드로 PR 리뷰 자동화 가능한지 조사</w:t>
      </w:r>
    </w:p>
    <w:p w14:paraId="4A5F920C" w14:textId="77777777" w:rsidR="009563A9" w:rsidRPr="00BC3A49" w:rsidRDefault="009563A9" w:rsidP="009563A9">
      <w:pPr>
        <w:spacing w:after="160"/>
      </w:pPr>
      <w:r w:rsidRPr="00BC3A49">
        <w:t>포인트:</w:t>
      </w:r>
    </w:p>
    <w:p w14:paraId="4F72BF69" w14:textId="77777777" w:rsidR="009563A9" w:rsidRPr="00BC3A49" w:rsidRDefault="009563A9">
      <w:pPr>
        <w:numPr>
          <w:ilvl w:val="0"/>
          <w:numId w:val="14"/>
        </w:numPr>
        <w:spacing w:after="160"/>
      </w:pPr>
      <w:r w:rsidRPr="00BC3A49">
        <w:rPr>
          <w:b/>
          <w:bCs/>
        </w:rPr>
        <w:t>제목 + 본문</w:t>
      </w:r>
      <w:r w:rsidRPr="00BC3A49">
        <w:t>을 같이 주면 가장 정확함</w:t>
      </w:r>
    </w:p>
    <w:p w14:paraId="0025EBF3" w14:textId="77777777" w:rsidR="009563A9" w:rsidRPr="00BC3A49" w:rsidRDefault="009563A9">
      <w:pPr>
        <w:numPr>
          <w:ilvl w:val="0"/>
          <w:numId w:val="14"/>
        </w:numPr>
        <w:spacing w:after="160"/>
      </w:pPr>
      <w:r w:rsidRPr="00BC3A49">
        <w:t>“아무 내용이나”</w:t>
      </w:r>
      <w:proofErr w:type="spellStart"/>
      <w:r w:rsidRPr="00BC3A49">
        <w:t>처럼</w:t>
      </w:r>
      <w:proofErr w:type="spellEnd"/>
      <w:r w:rsidRPr="00BC3A49">
        <w:t xml:space="preserve"> 느슨하게 해도 되지만, 목적이 있으면 더 좋음</w:t>
      </w:r>
    </w:p>
    <w:p w14:paraId="25F66A9C" w14:textId="599AC800" w:rsidR="006135C0" w:rsidRDefault="006135C0" w:rsidP="009563A9">
      <w:pPr>
        <w:spacing w:after="160"/>
        <w:rPr>
          <w:b/>
          <w:bCs/>
        </w:rPr>
      </w:pPr>
      <w:r>
        <w:rPr>
          <w:rFonts w:hint="eastAsia"/>
          <w:b/>
          <w:bCs/>
        </w:rPr>
        <w:t>```</w:t>
      </w:r>
    </w:p>
    <w:p w14:paraId="49D983B9" w14:textId="10BC6188" w:rsidR="009563A9" w:rsidRPr="00BC3A49" w:rsidRDefault="009563A9" w:rsidP="009563A9">
      <w:pPr>
        <w:spacing w:after="160"/>
        <w:rPr>
          <w:b/>
          <w:bCs/>
        </w:rPr>
      </w:pPr>
      <w:r w:rsidRPr="00BC3A49">
        <w:rPr>
          <w:b/>
          <w:bCs/>
        </w:rPr>
        <w:t>3. PR 생성</w:t>
      </w:r>
    </w:p>
    <w:p w14:paraId="323C6440" w14:textId="28C36FC0" w:rsidR="006135C0" w:rsidRDefault="006135C0" w:rsidP="009563A9">
      <w:pPr>
        <w:spacing w:after="160"/>
      </w:pPr>
      <w:r>
        <w:rPr>
          <w:rFonts w:hint="eastAsia"/>
        </w:rPr>
        <w:t>```</w:t>
      </w:r>
    </w:p>
    <w:p w14:paraId="389F1DC3" w14:textId="21F795D9" w:rsidR="009563A9" w:rsidRPr="00BC3A49" w:rsidRDefault="009563A9" w:rsidP="009563A9">
      <w:pPr>
        <w:spacing w:after="160"/>
      </w:pPr>
      <w:r w:rsidRPr="00BC3A49">
        <w:t xml:space="preserve">현재 </w:t>
      </w:r>
      <w:proofErr w:type="spellStart"/>
      <w:r w:rsidRPr="00BC3A49">
        <w:t>브랜치를</w:t>
      </w:r>
      <w:proofErr w:type="spellEnd"/>
      <w:r w:rsidRPr="00BC3A49">
        <w:t xml:space="preserve"> push하고 PR 만들어줘.</w:t>
      </w:r>
    </w:p>
    <w:p w14:paraId="4B4583A0" w14:textId="77777777" w:rsidR="009563A9" w:rsidRPr="00BC3A49" w:rsidRDefault="009563A9" w:rsidP="009563A9">
      <w:pPr>
        <w:spacing w:after="160"/>
      </w:pPr>
      <w:r w:rsidRPr="00BC3A49">
        <w:t>base: main</w:t>
      </w:r>
    </w:p>
    <w:p w14:paraId="44D77D65" w14:textId="77777777" w:rsidR="009563A9" w:rsidRPr="00BC3A49" w:rsidRDefault="009563A9" w:rsidP="009563A9">
      <w:pPr>
        <w:spacing w:after="160"/>
      </w:pPr>
      <w:r w:rsidRPr="00BC3A49">
        <w:t>제목: feat: 로그인 기능 추가</w:t>
      </w:r>
    </w:p>
    <w:p w14:paraId="19F27797" w14:textId="77777777" w:rsidR="009563A9" w:rsidRPr="00BC3A49" w:rsidRDefault="009563A9" w:rsidP="009563A9">
      <w:pPr>
        <w:spacing w:after="160"/>
      </w:pPr>
      <w:r w:rsidRPr="00BC3A49">
        <w:t>본문에 변경 요약과 테스트 방법도 적어줘.</w:t>
      </w:r>
    </w:p>
    <w:p w14:paraId="05E2A4EA" w14:textId="77777777" w:rsidR="009563A9" w:rsidRPr="00BC3A49" w:rsidRDefault="009563A9" w:rsidP="009563A9">
      <w:pPr>
        <w:spacing w:after="160"/>
      </w:pPr>
      <w:r w:rsidRPr="00BC3A49">
        <w:t>포인트:</w:t>
      </w:r>
    </w:p>
    <w:p w14:paraId="62DD5C4E" w14:textId="77777777" w:rsidR="009563A9" w:rsidRPr="00BC3A49" w:rsidRDefault="009563A9">
      <w:pPr>
        <w:numPr>
          <w:ilvl w:val="0"/>
          <w:numId w:val="15"/>
        </w:numPr>
        <w:spacing w:after="160"/>
      </w:pPr>
      <w:r w:rsidRPr="00BC3A49">
        <w:rPr>
          <w:b/>
          <w:bCs/>
        </w:rPr>
        <w:t xml:space="preserve">base </w:t>
      </w:r>
      <w:proofErr w:type="spellStart"/>
      <w:r w:rsidRPr="00BC3A49">
        <w:rPr>
          <w:b/>
          <w:bCs/>
        </w:rPr>
        <w:t>브랜치</w:t>
      </w:r>
      <w:proofErr w:type="spellEnd"/>
      <w:r w:rsidRPr="00BC3A49">
        <w:t> (</w:t>
      </w:r>
      <w:proofErr w:type="spellStart"/>
      <w:r w:rsidRPr="00BC3A49">
        <w:t>머지</w:t>
      </w:r>
      <w:proofErr w:type="spellEnd"/>
      <w:r w:rsidRPr="00BC3A49">
        <w:t xml:space="preserve"> 대상)</w:t>
      </w:r>
    </w:p>
    <w:p w14:paraId="612AF81F" w14:textId="77777777" w:rsidR="009563A9" w:rsidRPr="00BC3A49" w:rsidRDefault="009563A9">
      <w:pPr>
        <w:numPr>
          <w:ilvl w:val="0"/>
          <w:numId w:val="15"/>
        </w:numPr>
        <w:spacing w:after="160"/>
      </w:pPr>
      <w:r w:rsidRPr="00BC3A49">
        <w:rPr>
          <w:b/>
          <w:bCs/>
        </w:rPr>
        <w:t>PR 제목/본문</w:t>
      </w:r>
    </w:p>
    <w:p w14:paraId="487DAAA8" w14:textId="77777777" w:rsidR="009563A9" w:rsidRPr="00BC3A49" w:rsidRDefault="009563A9">
      <w:pPr>
        <w:numPr>
          <w:ilvl w:val="0"/>
          <w:numId w:val="15"/>
        </w:numPr>
        <w:spacing w:after="160"/>
      </w:pPr>
      <w:r w:rsidRPr="00BC3A49">
        <w:t>필요하면 “</w:t>
      </w:r>
      <w:proofErr w:type="spellStart"/>
      <w:r w:rsidRPr="00BC3A49">
        <w:t>리뷰어</w:t>
      </w:r>
      <w:proofErr w:type="spellEnd"/>
      <w:r w:rsidRPr="00BC3A49">
        <w:t xml:space="preserve"> 지정”, “draft PR로” 같은 옵션 추가</w:t>
      </w:r>
    </w:p>
    <w:p w14:paraId="1808D05E" w14:textId="28288783" w:rsidR="009563A9" w:rsidRPr="00BC3A49" w:rsidRDefault="006135C0" w:rsidP="009563A9">
      <w:r>
        <w:rPr>
          <w:rFonts w:hint="eastAsia"/>
        </w:rPr>
        <w:t>```</w:t>
      </w:r>
    </w:p>
    <w:p w14:paraId="252E57C1" w14:textId="09F66189" w:rsidR="00090D06" w:rsidRDefault="00090D06">
      <w:pPr>
        <w:widowControl/>
        <w:wordWrap/>
        <w:autoSpaceDE/>
        <w:autoSpaceDN/>
      </w:pPr>
      <w:r>
        <w:br w:type="page"/>
      </w:r>
    </w:p>
    <w:p w14:paraId="7EF733FE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lastRenderedPageBreak/>
        <w:t>ARRR 단계별 </w:t>
      </w:r>
    </w:p>
    <w:p w14:paraId="7F9FA2D7" w14:textId="77777777" w:rsidR="00090D06" w:rsidRDefault="00090D06" w:rsidP="009563A9"/>
    <w:p w14:paraId="1B7EACA0" w14:textId="77777777" w:rsidR="00090D06" w:rsidRDefault="00090D06" w:rsidP="009563A9"/>
    <w:p w14:paraId="4C086DC1" w14:textId="2A370319" w:rsidR="009563A9" w:rsidRDefault="00090D06" w:rsidP="009563A9">
      <w:r w:rsidRPr="00090D06">
        <w:rPr>
          <w:noProof/>
        </w:rPr>
        <w:drawing>
          <wp:inline distT="0" distB="0" distL="0" distR="0" wp14:anchorId="5DE2A3F1" wp14:editId="1C29F034">
            <wp:extent cx="6121400" cy="2144395"/>
            <wp:effectExtent l="0" t="0" r="0" b="8255"/>
            <wp:docPr id="1390559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90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C6BF" w14:textId="77777777" w:rsidR="00090D06" w:rsidRDefault="00090D06" w:rsidP="009563A9"/>
    <w:p w14:paraId="6A027571" w14:textId="77777777" w:rsidR="00090D06" w:rsidRDefault="00090D06" w:rsidP="009563A9"/>
    <w:p w14:paraId="335E7A8F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Phase 1 — P0 (RED 시작 전, ~30분)</w:t>
      </w:r>
    </w:p>
    <w:p w14:paraId="4A909E82" w14:textId="77777777" w:rsidR="00090D06" w:rsidRPr="00090D06" w:rsidRDefault="00090D06">
      <w:pPr>
        <w:numPr>
          <w:ilvl w:val="0"/>
          <w:numId w:val="34"/>
        </w:numPr>
      </w:pPr>
      <w:r w:rsidRPr="00090D06">
        <w:t>docs/PRD.md — FR-LOC-01(또는 T3) + G1 격자·좌표 SSOT</w:t>
      </w:r>
    </w:p>
    <w:p w14:paraId="291DC3E9" w14:textId="77777777" w:rsidR="00090D06" w:rsidRPr="00090D06" w:rsidRDefault="00090D06">
      <w:pPr>
        <w:numPr>
          <w:ilvl w:val="0"/>
          <w:numId w:val="34"/>
        </w:numPr>
      </w:pPr>
      <w:proofErr w:type="gramStart"/>
      <w:r w:rsidRPr="00090D06">
        <w:t>.cursor/skills/magic-square-tdd/SKILL.md</w:t>
      </w:r>
      <w:proofErr w:type="gramEnd"/>
    </w:p>
    <w:p w14:paraId="75F17D96" w14:textId="77777777" w:rsidR="00090D06" w:rsidRPr="00090D06" w:rsidRDefault="00090D06">
      <w:pPr>
        <w:numPr>
          <w:ilvl w:val="0"/>
          <w:numId w:val="34"/>
        </w:numPr>
      </w:pPr>
      <w:proofErr w:type="gramStart"/>
      <w:r w:rsidRPr="00090D06">
        <w:t>.cursor/commands/red-test-plan.md</w:t>
      </w:r>
      <w:proofErr w:type="gramEnd"/>
    </w:p>
    <w:p w14:paraId="4C6BC952" w14:textId="77777777" w:rsidR="00090D06" w:rsidRPr="00090D06" w:rsidRDefault="00090D06">
      <w:pPr>
        <w:numPr>
          <w:ilvl w:val="0"/>
          <w:numId w:val="34"/>
        </w:numPr>
      </w:pPr>
      <w:proofErr w:type="gramStart"/>
      <w:r w:rsidRPr="00090D06">
        <w:t>.cursor/commands/red-skeleton.md</w:t>
      </w:r>
      <w:proofErr w:type="gramEnd"/>
    </w:p>
    <w:p w14:paraId="5E1722EF" w14:textId="77777777" w:rsidR="00090D06" w:rsidRPr="00090D06" w:rsidRDefault="00090D06">
      <w:pPr>
        <w:numPr>
          <w:ilvl w:val="0"/>
          <w:numId w:val="34"/>
        </w:numPr>
      </w:pPr>
      <w:r w:rsidRPr="00090D06">
        <w:t xml:space="preserve">tests/conftest.py (G1 </w:t>
      </w:r>
      <w:proofErr w:type="spellStart"/>
      <w:r w:rsidRPr="00090D06">
        <w:t>픽스처</w:t>
      </w:r>
      <w:proofErr w:type="spellEnd"/>
      <w:r w:rsidRPr="00090D06">
        <w:t>, 로직 없음)</w:t>
      </w:r>
    </w:p>
    <w:p w14:paraId="38A403FD" w14:textId="77777777" w:rsidR="00090D06" w:rsidRPr="00090D06" w:rsidRDefault="00090D06">
      <w:pPr>
        <w:numPr>
          <w:ilvl w:val="0"/>
          <w:numId w:val="34"/>
        </w:numPr>
      </w:pPr>
      <w:proofErr w:type="gramStart"/>
      <w:r w:rsidRPr="00090D06">
        <w:t>.</w:t>
      </w:r>
      <w:proofErr w:type="spellStart"/>
      <w:r w:rsidRPr="00090D06">
        <w:t>cursorrules</w:t>
      </w:r>
      <w:proofErr w:type="spellEnd"/>
      <w:proofErr w:type="gramEnd"/>
      <w:r w:rsidRPr="00090D06">
        <w:t> — ARRR Phase·</w:t>
      </w:r>
      <w:proofErr w:type="spellStart"/>
      <w:r w:rsidRPr="00090D06">
        <w:t>브랜치</w:t>
      </w:r>
      <w:proofErr w:type="spellEnd"/>
      <w:r w:rsidRPr="00090D06">
        <w:t>·ECB 한 줄 추가</w:t>
      </w:r>
    </w:p>
    <w:p w14:paraId="0739E099" w14:textId="77777777" w:rsidR="00090D06" w:rsidRPr="00090D06" w:rsidRDefault="00090D06">
      <w:pPr>
        <w:numPr>
          <w:ilvl w:val="0"/>
          <w:numId w:val="34"/>
        </w:numPr>
      </w:pPr>
      <w:r w:rsidRPr="00090D06">
        <w:t>git checkout -b red</w:t>
      </w:r>
    </w:p>
    <w:p w14:paraId="5269FF55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Phase 2 — P1 (GREEN~REFACTOR)</w:t>
      </w:r>
    </w:p>
    <w:p w14:paraId="47755118" w14:textId="77777777" w:rsidR="00090D06" w:rsidRPr="00090D06" w:rsidRDefault="00090D06">
      <w:pPr>
        <w:numPr>
          <w:ilvl w:val="0"/>
          <w:numId w:val="35"/>
        </w:numPr>
      </w:pPr>
      <w:r w:rsidRPr="00090D06">
        <w:t>/green-minimal.md</w:t>
      </w:r>
    </w:p>
    <w:p w14:paraId="7AB4F12A" w14:textId="77777777" w:rsidR="00090D06" w:rsidRPr="00090D06" w:rsidRDefault="00090D06">
      <w:pPr>
        <w:numPr>
          <w:ilvl w:val="0"/>
          <w:numId w:val="35"/>
        </w:numPr>
      </w:pPr>
      <w:proofErr w:type="spellStart"/>
      <w:r w:rsidRPr="00090D06">
        <w:t>src</w:t>
      </w:r>
      <w:proofErr w:type="spellEnd"/>
      <w:r w:rsidRPr="00090D06">
        <w:t>/</w:t>
      </w:r>
      <w:proofErr w:type="gramStart"/>
      <w:r w:rsidRPr="00090D06">
        <w:t>entity/ +</w:t>
      </w:r>
      <w:proofErr w:type="gramEnd"/>
      <w:r w:rsidRPr="00090D06">
        <w:t> constants.py (또는 </w:t>
      </w:r>
      <w:proofErr w:type="spellStart"/>
      <w:proofErr w:type="gramStart"/>
      <w:r w:rsidRPr="00090D06">
        <w:t>src</w:t>
      </w:r>
      <w:proofErr w:type="spellEnd"/>
      <w:r w:rsidRPr="00090D06">
        <w:t>/ 단순</w:t>
      </w:r>
      <w:proofErr w:type="gramEnd"/>
      <w:r w:rsidRPr="00090D06">
        <w:t xml:space="preserve"> 구조)</w:t>
      </w:r>
    </w:p>
    <w:p w14:paraId="0A94C43C" w14:textId="77777777" w:rsidR="00090D06" w:rsidRPr="00090D06" w:rsidRDefault="00090D06">
      <w:pPr>
        <w:numPr>
          <w:ilvl w:val="0"/>
          <w:numId w:val="35"/>
        </w:numPr>
      </w:pPr>
      <w:r w:rsidRPr="00090D06">
        <w:t>/golden-master.md + tests/_approval.py</w:t>
      </w:r>
    </w:p>
    <w:p w14:paraId="0838DB89" w14:textId="77777777" w:rsidR="00090D06" w:rsidRPr="00090D06" w:rsidRDefault="00090D06">
      <w:pPr>
        <w:numPr>
          <w:ilvl w:val="0"/>
          <w:numId w:val="35"/>
        </w:numPr>
      </w:pPr>
      <w:r w:rsidRPr="00090D06">
        <w:t>/refactor-smell.md, /refactor-safe.md</w:t>
      </w:r>
    </w:p>
    <w:p w14:paraId="084AD0EB" w14:textId="77777777" w:rsidR="00090D06" w:rsidRPr="00090D06" w:rsidRDefault="00090D06">
      <w:pPr>
        <w:numPr>
          <w:ilvl w:val="0"/>
          <w:numId w:val="35"/>
        </w:numPr>
      </w:pPr>
      <w:proofErr w:type="spellStart"/>
      <w:r w:rsidRPr="00090D06">
        <w:t>브랜치</w:t>
      </w:r>
      <w:proofErr w:type="spellEnd"/>
      <w:r w:rsidRPr="00090D06">
        <w:t> green, refactoring</w:t>
      </w:r>
    </w:p>
    <w:p w14:paraId="393D790D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Phase 3 — P1 (Repeat / Session 6)</w:t>
      </w:r>
    </w:p>
    <w:p w14:paraId="0659AB9D" w14:textId="77777777" w:rsidR="00090D06" w:rsidRPr="00090D06" w:rsidRDefault="00090D06">
      <w:pPr>
        <w:numPr>
          <w:ilvl w:val="0"/>
          <w:numId w:val="36"/>
        </w:numPr>
      </w:pPr>
      <w:proofErr w:type="gramStart"/>
      <w:r w:rsidRPr="00090D06">
        <w:t>.cursor</w:t>
      </w:r>
      <w:proofErr w:type="gramEnd"/>
      <w:r w:rsidRPr="00090D06">
        <w:t>/skills/magic-square-</w:t>
      </w:r>
      <w:proofErr w:type="gramStart"/>
      <w:r w:rsidRPr="00090D06">
        <w:t>docs/ (</w:t>
      </w:r>
      <w:proofErr w:type="gramEnd"/>
      <w:r w:rsidRPr="00090D06">
        <w:t>+ template 3종)</w:t>
      </w:r>
    </w:p>
    <w:p w14:paraId="391948E1" w14:textId="77777777" w:rsidR="00090D06" w:rsidRPr="00090D06" w:rsidRDefault="00090D06">
      <w:pPr>
        <w:numPr>
          <w:ilvl w:val="0"/>
          <w:numId w:val="36"/>
        </w:numPr>
      </w:pPr>
      <w:r w:rsidRPr="00090D06">
        <w:t>/export-session ↔ docs Skill 연동 문구</w:t>
      </w:r>
    </w:p>
    <w:p w14:paraId="1A0DA4FA" w14:textId="77777777" w:rsidR="00090D06" w:rsidRPr="00090D06" w:rsidRDefault="00090D06">
      <w:pPr>
        <w:numPr>
          <w:ilvl w:val="0"/>
          <w:numId w:val="36"/>
        </w:numPr>
      </w:pPr>
      <w:r w:rsidRPr="00090D06">
        <w:t xml:space="preserve">README.md — ARRR </w:t>
      </w:r>
      <w:proofErr w:type="spellStart"/>
      <w:r w:rsidRPr="00090D06">
        <w:t>매핑표</w:t>
      </w:r>
      <w:proofErr w:type="spellEnd"/>
      <w:r w:rsidRPr="00090D06">
        <w:t>·Command 목록·</w:t>
      </w:r>
      <w:proofErr w:type="spellStart"/>
      <w:r w:rsidRPr="00090D06">
        <w:t>브랜치</w:t>
      </w:r>
      <w:proofErr w:type="spellEnd"/>
      <w:r w:rsidRPr="00090D06">
        <w:t xml:space="preserve"> 전략</w:t>
      </w:r>
    </w:p>
    <w:p w14:paraId="187EB801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Phase 4 — 선택 (세션 4 필수 아님)</w:t>
      </w:r>
    </w:p>
    <w:p w14:paraId="5065C625" w14:textId="313102C1" w:rsidR="00090D06" w:rsidRPr="00090D06" w:rsidRDefault="00090D06">
      <w:pPr>
        <w:numPr>
          <w:ilvl w:val="0"/>
          <w:numId w:val="37"/>
        </w:numPr>
      </w:pPr>
      <w:r w:rsidRPr="00090D06">
        <w:t xml:space="preserve">자동 Export </w:t>
      </w:r>
    </w:p>
    <w:p w14:paraId="6B6F53BA" w14:textId="77777777" w:rsidR="00090D06" w:rsidRPr="00090D06" w:rsidRDefault="00090D06">
      <w:pPr>
        <w:numPr>
          <w:ilvl w:val="0"/>
          <w:numId w:val="37"/>
        </w:numPr>
      </w:pPr>
      <w:r w:rsidRPr="00090D06">
        <w:rPr>
          <w:b/>
          <w:bCs/>
        </w:rPr>
        <w:t>MCP GitHub</w:t>
      </w:r>
      <w:r w:rsidRPr="00090D06">
        <w:t> — push/PR 자동화</w:t>
      </w:r>
    </w:p>
    <w:p w14:paraId="3D8E617C" w14:textId="77777777" w:rsidR="00090D06" w:rsidRDefault="00090D06" w:rsidP="009563A9"/>
    <w:p w14:paraId="21A9C2A1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lastRenderedPageBreak/>
        <w:t>Cursor 8계층 — ARRR 실습용 (</w:t>
      </w:r>
      <w:proofErr w:type="spellStart"/>
      <w:r w:rsidRPr="00090D06">
        <w:rPr>
          <w:b/>
          <w:bCs/>
        </w:rPr>
        <w:t>브랜치</w:t>
      </w:r>
      <w:proofErr w:type="spellEnd"/>
      <w:r w:rsidRPr="00090D06">
        <w:rPr>
          <w:b/>
          <w:bCs/>
        </w:rPr>
        <w:t xml:space="preserve"> 무관)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05"/>
        <w:gridCol w:w="863"/>
        <w:gridCol w:w="1759"/>
        <w:gridCol w:w="2239"/>
        <w:gridCol w:w="506"/>
        <w:gridCol w:w="3079"/>
      </w:tblGrid>
      <w:tr w:rsidR="00090D06" w:rsidRPr="00090D06" w14:paraId="695A62D6" w14:textId="77777777" w:rsidTr="00090D06">
        <w:trPr>
          <w:tblHeader/>
        </w:trPr>
        <w:tc>
          <w:tcPr>
            <w:tcW w:w="19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C4C52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#</w:t>
            </w:r>
          </w:p>
        </w:tc>
        <w:tc>
          <w:tcPr>
            <w:tcW w:w="41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89EE2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계층</w:t>
            </w:r>
          </w:p>
        </w:tc>
        <w:tc>
          <w:tcPr>
            <w:tcW w:w="44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42DAE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역할 (한 줄)</w:t>
            </w:r>
          </w:p>
        </w:tc>
        <w:tc>
          <w:tcPr>
            <w:tcW w:w="91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91D24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ARRR에서 쓰는 시점</w:t>
            </w:r>
          </w:p>
        </w:tc>
        <w:tc>
          <w:tcPr>
            <w:tcW w:w="116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FB902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슬래시·경로·도구</w:t>
            </w:r>
          </w:p>
        </w:tc>
        <w:tc>
          <w:tcPr>
            <w:tcW w:w="26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94DC7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현재</w:t>
            </w:r>
          </w:p>
        </w:tc>
        <w:tc>
          <w:tcPr>
            <w:tcW w:w="159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F9B325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아직 없음</w:t>
            </w:r>
          </w:p>
        </w:tc>
      </w:tr>
      <w:tr w:rsidR="00090D06" w:rsidRPr="00090D06" w14:paraId="5A948354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EA81F" w14:textId="77777777" w:rsidR="00090D06" w:rsidRPr="00090D06" w:rsidRDefault="00090D06" w:rsidP="00090D06">
            <w:r w:rsidRPr="00090D06">
              <w:t>①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49B2F" w14:textId="77777777" w:rsidR="00090D06" w:rsidRPr="00090D06" w:rsidRDefault="00090D06" w:rsidP="00090D06">
            <w:r w:rsidRPr="00090D06">
              <w:rPr>
                <w:b/>
                <w:bCs/>
              </w:rPr>
              <w:t>Model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521F76" w14:textId="77777777" w:rsidR="00090D06" w:rsidRPr="00090D06" w:rsidRDefault="00090D06" w:rsidP="00090D06">
            <w:r w:rsidRPr="00090D06">
              <w:t>“생각하는 엔진” — 추론·코드 생성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DACFD" w14:textId="77777777" w:rsidR="00090D06" w:rsidRPr="00090D06" w:rsidRDefault="00090D06" w:rsidP="00090D06">
            <w:r w:rsidRPr="00090D06">
              <w:t>전 Phase 공통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22574" w14:textId="77777777" w:rsidR="00090D06" w:rsidRPr="00090D06" w:rsidRDefault="00090D06" w:rsidP="00090D06">
            <w:r w:rsidRPr="00090D06">
              <w:t>Cursor Settings → Models</w:t>
            </w:r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387D0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✅</w:t>
            </w:r>
            <w:r w:rsidRPr="00090D06">
              <w:t xml:space="preserve"> 설정만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E2B01" w14:textId="77777777" w:rsidR="00090D06" w:rsidRPr="00090D06" w:rsidRDefault="00090D06" w:rsidP="00090D06">
            <w:r w:rsidRPr="00090D06">
              <w:t>—</w:t>
            </w:r>
          </w:p>
        </w:tc>
      </w:tr>
      <w:tr w:rsidR="00090D06" w:rsidRPr="00090D06" w14:paraId="09ECD757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F0FAD" w14:textId="77777777" w:rsidR="00090D06" w:rsidRPr="00090D06" w:rsidRDefault="00090D06" w:rsidP="00090D06">
            <w:r w:rsidRPr="00090D06">
              <w:t>②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91160" w14:textId="77777777" w:rsidR="00090D06" w:rsidRPr="00090D06" w:rsidRDefault="00090D06" w:rsidP="00090D06">
            <w:r w:rsidRPr="00090D06">
              <w:rPr>
                <w:b/>
                <w:bCs/>
              </w:rPr>
              <w:t>Agent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6C6C31" w14:textId="77777777" w:rsidR="00090D06" w:rsidRPr="00090D06" w:rsidRDefault="00090D06" w:rsidP="00090D06">
            <w:r w:rsidRPr="00090D06">
              <w:t>실제 작업 수행 (파일 생성·</w:t>
            </w:r>
            <w:proofErr w:type="spellStart"/>
            <w:r w:rsidRPr="00090D06">
              <w:t>pytest·git</w:t>
            </w:r>
            <w:proofErr w:type="spellEnd"/>
            <w:r w:rsidRPr="00090D06">
              <w:t>)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F3EE3" w14:textId="77777777" w:rsidR="00090D06" w:rsidRPr="00090D06" w:rsidRDefault="00090D06" w:rsidP="00090D06">
            <w:r w:rsidRPr="00090D06">
              <w:t>④ 스켈레톤, ⑤ GREEN, ⑧ REFACTOR 실행, Repeat 문서화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9C4EF4" w14:textId="77777777" w:rsidR="00090D06" w:rsidRPr="00090D06" w:rsidRDefault="00090D06" w:rsidP="00090D06">
            <w:proofErr w:type="gramStart"/>
            <w:r w:rsidRPr="00090D06">
              <w:rPr>
                <w:b/>
                <w:bCs/>
              </w:rPr>
              <w:t>Ask</w:t>
            </w:r>
            <w:r w:rsidRPr="00090D06">
              <w:t> /</w:t>
            </w:r>
            <w:proofErr w:type="gramEnd"/>
            <w:r w:rsidRPr="00090D06">
              <w:t> </w:t>
            </w:r>
            <w:proofErr w:type="gramStart"/>
            <w:r w:rsidRPr="00090D06">
              <w:rPr>
                <w:b/>
                <w:bCs/>
              </w:rPr>
              <w:t>Agent</w:t>
            </w:r>
            <w:r w:rsidRPr="00090D06">
              <w:t> /</w:t>
            </w:r>
            <w:proofErr w:type="gramEnd"/>
            <w:r w:rsidRPr="00090D06">
              <w:t xml:space="preserve"> Plan 모드 전환</w:t>
            </w:r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D9ADE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✅</w:t>
            </w:r>
            <w:r w:rsidRPr="00090D06">
              <w:t xml:space="preserve"> 기본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B0148" w14:textId="77777777" w:rsidR="00090D06" w:rsidRPr="00090D06" w:rsidRDefault="00090D06" w:rsidP="00090D06">
            <w:r w:rsidRPr="00090D06">
              <w:t>Phase별 모드 표를 README에 명시</w:t>
            </w:r>
          </w:p>
        </w:tc>
      </w:tr>
      <w:tr w:rsidR="00090D06" w:rsidRPr="00090D06" w14:paraId="65F7CE5D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0DD037" w14:textId="77777777" w:rsidR="00090D06" w:rsidRPr="00090D06" w:rsidRDefault="00090D06" w:rsidP="00090D06">
            <w:r w:rsidRPr="00090D06">
              <w:t>③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9A861" w14:textId="77777777" w:rsidR="00090D06" w:rsidRPr="00090D06" w:rsidRDefault="00090D06" w:rsidP="00090D06">
            <w:r w:rsidRPr="00090D06">
              <w:rPr>
                <w:b/>
                <w:bCs/>
              </w:rPr>
              <w:t>Harness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D8407" w14:textId="77777777" w:rsidR="00090D06" w:rsidRPr="00090D06" w:rsidRDefault="00090D06" w:rsidP="00090D06">
            <w:r w:rsidRPr="00090D06">
              <w:t>실행 환경·테스트 골격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EE4DF" w14:textId="77777777" w:rsidR="00090D06" w:rsidRPr="00090D06" w:rsidRDefault="00090D06" w:rsidP="00090D06">
            <w:r w:rsidRPr="00090D06">
              <w:t>RED~REFACTOR 전 구간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F212B" w14:textId="77777777" w:rsidR="00090D06" w:rsidRPr="00090D06" w:rsidRDefault="00090D06" w:rsidP="00090D06">
            <w:proofErr w:type="spellStart"/>
            <w:proofErr w:type="gramStart"/>
            <w:r w:rsidRPr="00090D06">
              <w:t>pyproject.toml</w:t>
            </w:r>
            <w:proofErr w:type="spellEnd"/>
            <w:proofErr w:type="gramEnd"/>
            <w:r w:rsidRPr="00090D06">
              <w:t>, tests/, conftest.py</w:t>
            </w:r>
            <w:proofErr w:type="gramStart"/>
            <w:r w:rsidRPr="00090D06">
              <w:t>, .</w:t>
            </w:r>
            <w:proofErr w:type="spellStart"/>
            <w:r w:rsidRPr="00090D06">
              <w:t>venv</w:t>
            </w:r>
            <w:proofErr w:type="spellEnd"/>
            <w:proofErr w:type="gramEnd"/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84683" w14:textId="77777777" w:rsidR="00090D06" w:rsidRPr="00090D06" w:rsidRDefault="00090D06" w:rsidP="00090D06">
            <w:r w:rsidRPr="00090D06">
              <w:t>△ 기초만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5EBE8" w14:textId="77777777" w:rsidR="00090D06" w:rsidRPr="00090D06" w:rsidRDefault="00090D06" w:rsidP="00090D06">
            <w:r w:rsidRPr="00090D06">
              <w:t>conftest.py(G1), tests/entity/, tests/golden/, _approval.py</w:t>
            </w:r>
          </w:p>
        </w:tc>
      </w:tr>
      <w:tr w:rsidR="00090D06" w:rsidRPr="00090D06" w14:paraId="73503DFB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4B0A1" w14:textId="77777777" w:rsidR="00090D06" w:rsidRPr="00090D06" w:rsidRDefault="00090D06" w:rsidP="00090D06">
            <w:r w:rsidRPr="00090D06">
              <w:t>④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91171" w14:textId="77777777" w:rsidR="00090D06" w:rsidRPr="00090D06" w:rsidRDefault="00090D06" w:rsidP="00090D06">
            <w:r w:rsidRPr="00090D06">
              <w:rPr>
                <w:b/>
                <w:bCs/>
              </w:rPr>
              <w:t>Rule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4EE6C2" w14:textId="77777777" w:rsidR="00090D06" w:rsidRPr="00090D06" w:rsidRDefault="00090D06" w:rsidP="00090D06">
            <w:r w:rsidRPr="00090D06">
              <w:t>프로젝트 헌법 (금지·SSOT)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F757A0" w14:textId="77777777" w:rsidR="00090D06" w:rsidRPr="00090D06" w:rsidRDefault="00090D06" w:rsidP="00090D06">
            <w:r w:rsidRPr="00090D06">
              <w:t>전 Phase 상시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962FA" w14:textId="77777777" w:rsidR="00090D06" w:rsidRPr="00090D06" w:rsidRDefault="00090D06" w:rsidP="00090D06">
            <w:proofErr w:type="gramStart"/>
            <w:r w:rsidRPr="00090D06">
              <w:t>.</w:t>
            </w:r>
            <w:proofErr w:type="spellStart"/>
            <w:r w:rsidRPr="00090D06">
              <w:t>cursorrules</w:t>
            </w:r>
            <w:proofErr w:type="spellEnd"/>
            <w:proofErr w:type="gramEnd"/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6E018" w14:textId="77777777" w:rsidR="00090D06" w:rsidRPr="00090D06" w:rsidRDefault="00090D06" w:rsidP="00090D06">
            <w:r w:rsidRPr="00090D06">
              <w:t>△ 세션 3만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FD94D" w14:textId="77777777" w:rsidR="00090D06" w:rsidRPr="00090D06" w:rsidRDefault="00090D06" w:rsidP="00090D06">
            <w:r w:rsidRPr="00090D06">
              <w:t xml:space="preserve">ARRR Phase 선언, ECB, C2C, </w:t>
            </w:r>
            <w:proofErr w:type="spellStart"/>
            <w:r w:rsidRPr="00090D06">
              <w:t>브랜치</w:t>
            </w:r>
            <w:proofErr w:type="spellEnd"/>
            <w:r w:rsidRPr="00090D06">
              <w:t> </w:t>
            </w:r>
            <w:r w:rsidRPr="00090D06">
              <w:rPr>
                <w:b/>
                <w:bCs/>
              </w:rPr>
              <w:t>규칙 문구</w:t>
            </w:r>
          </w:p>
        </w:tc>
      </w:tr>
      <w:tr w:rsidR="00090D06" w:rsidRPr="00090D06" w14:paraId="1FDF8F50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6AC4F" w14:textId="77777777" w:rsidR="00090D06" w:rsidRPr="00090D06" w:rsidRDefault="00090D06" w:rsidP="00090D06">
            <w:r w:rsidRPr="00090D06">
              <w:t>⑤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D42B8" w14:textId="77777777" w:rsidR="00090D06" w:rsidRPr="00090D06" w:rsidRDefault="00090D06" w:rsidP="00090D06">
            <w:r w:rsidRPr="00090D06">
              <w:rPr>
                <w:b/>
                <w:bCs/>
              </w:rPr>
              <w:t>Skill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55586" w14:textId="77777777" w:rsidR="00090D06" w:rsidRPr="00090D06" w:rsidRDefault="00090D06" w:rsidP="00090D06">
            <w:r w:rsidRPr="00090D06">
              <w:t>긴 절차 매뉴얼 (Agen</w:t>
            </w:r>
            <w:r w:rsidRPr="00090D06">
              <w:lastRenderedPageBreak/>
              <w:t>t 자동 참조)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4ED6DD" w14:textId="77777777" w:rsidR="00090D06" w:rsidRPr="00090D06" w:rsidRDefault="00090D06" w:rsidP="00090D06">
            <w:proofErr w:type="spellStart"/>
            <w:r w:rsidRPr="00090D06">
              <w:lastRenderedPageBreak/>
              <w:t>RED·GREEN·REFACTOR·Repeat</w:t>
            </w:r>
            <w:proofErr w:type="spellEnd"/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5A650" w14:textId="77777777" w:rsidR="00090D06" w:rsidRPr="00090D06" w:rsidRDefault="00090D06" w:rsidP="00090D06">
            <w:proofErr w:type="gramStart"/>
            <w:r w:rsidRPr="00090D06">
              <w:t>.cursor</w:t>
            </w:r>
            <w:proofErr w:type="gramEnd"/>
            <w:r w:rsidRPr="00090D06">
              <w:t>/skills/magic-square-</w:t>
            </w:r>
            <w:proofErr w:type="spellStart"/>
            <w:r w:rsidRPr="00090D06">
              <w:t>tdd</w:t>
            </w:r>
            <w:proofErr w:type="spellEnd"/>
            <w:r w:rsidRPr="00090D06">
              <w:t>/</w:t>
            </w:r>
            <w:r w:rsidRPr="00090D06">
              <w:br/>
              <w:t>.cursor/skills/magic-square-docs/</w:t>
            </w:r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A3696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CE525" w14:textId="77777777" w:rsidR="00090D06" w:rsidRPr="00090D06" w:rsidRDefault="00090D06" w:rsidP="00090D06">
            <w:r w:rsidRPr="00090D06">
              <w:t>Skill 2개 + template 3종</w:t>
            </w:r>
          </w:p>
        </w:tc>
      </w:tr>
      <w:tr w:rsidR="00090D06" w:rsidRPr="00090D06" w14:paraId="3DBD8C82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9C5DB" w14:textId="77777777" w:rsidR="00090D06" w:rsidRPr="00090D06" w:rsidRDefault="00090D06" w:rsidP="00090D06">
            <w:r w:rsidRPr="00090D06">
              <w:t>⑥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783B92" w14:textId="77777777" w:rsidR="00090D06" w:rsidRPr="00090D06" w:rsidRDefault="00090D06" w:rsidP="00090D06">
            <w:r w:rsidRPr="00090D06">
              <w:rPr>
                <w:b/>
                <w:bCs/>
              </w:rPr>
              <w:t>Command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924827" w14:textId="77777777" w:rsidR="00090D06" w:rsidRPr="00090D06" w:rsidRDefault="00090D06" w:rsidP="00090D06">
            <w:r w:rsidRPr="00090D06">
              <w:t xml:space="preserve">반복 작업 버튼 </w:t>
            </w:r>
            <w:proofErr w:type="gramStart"/>
            <w:r w:rsidRPr="00090D06">
              <w:t>(/ 한</w:t>
            </w:r>
            <w:proofErr w:type="gramEnd"/>
            <w:r w:rsidRPr="00090D06">
              <w:t xml:space="preserve"> 줄)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6BA29" w14:textId="77777777" w:rsidR="00090D06" w:rsidRPr="00090D06" w:rsidRDefault="00090D06" w:rsidP="00090D06">
            <w:r w:rsidRPr="00090D06">
              <w:t>Phase마다 고정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0A75D" w14:textId="77777777" w:rsidR="00090D06" w:rsidRPr="00090D06" w:rsidRDefault="00090D06" w:rsidP="00090D06">
            <w:proofErr w:type="gramStart"/>
            <w:r w:rsidRPr="00090D06">
              <w:t>.cursor/commands/*.md</w:t>
            </w:r>
            <w:proofErr w:type="gramEnd"/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166EA" w14:textId="77777777" w:rsidR="00090D06" w:rsidRPr="00090D06" w:rsidRDefault="00090D06" w:rsidP="00090D06">
            <w:r w:rsidRPr="00090D06">
              <w:t>△ 5개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5E776" w14:textId="77777777" w:rsidR="00090D06" w:rsidRPr="00090D06" w:rsidRDefault="00090D06" w:rsidP="00090D06">
            <w:r w:rsidRPr="00090D06">
              <w:t>red-test-plan, red-skeleton, green-minimal, golden-master, refactor-smell, refactor-safe</w:t>
            </w:r>
          </w:p>
        </w:tc>
      </w:tr>
      <w:tr w:rsidR="00090D06" w:rsidRPr="00090D06" w14:paraId="40DB6056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42D9F" w14:textId="77777777" w:rsidR="00090D06" w:rsidRPr="00090D06" w:rsidRDefault="00090D06" w:rsidP="00090D06">
            <w:r w:rsidRPr="00090D06">
              <w:t>⑦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6F0CD" w14:textId="77777777" w:rsidR="00090D06" w:rsidRPr="00090D06" w:rsidRDefault="00090D06" w:rsidP="00090D06">
            <w:r w:rsidRPr="00090D06">
              <w:rPr>
                <w:b/>
                <w:bCs/>
              </w:rPr>
              <w:t>Tool / MCP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09941" w14:textId="77777777" w:rsidR="00090D06" w:rsidRPr="00090D06" w:rsidRDefault="00090D06" w:rsidP="00090D06">
            <w:r w:rsidRPr="00090D06">
              <w:t>손·발 (터미널·외부 연동)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A40F9B" w14:textId="77777777" w:rsidR="00090D06" w:rsidRPr="00090D06" w:rsidRDefault="00090D06" w:rsidP="00090D06">
            <w:proofErr w:type="spellStart"/>
            <w:r w:rsidRPr="00090D06">
              <w:t>pytest·git</w:t>
            </w:r>
            <w:proofErr w:type="spellEnd"/>
            <w:r w:rsidRPr="00090D06">
              <w:t>·(선택) GitHub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7819A" w14:textId="77777777" w:rsidR="00090D06" w:rsidRPr="00090D06" w:rsidRDefault="00090D06" w:rsidP="00090D06">
            <w:r w:rsidRPr="00090D06">
              <w:t xml:space="preserve">Shell, python -m </w:t>
            </w:r>
            <w:proofErr w:type="spellStart"/>
            <w:r w:rsidRPr="00090D06">
              <w:t>pytest</w:t>
            </w:r>
            <w:proofErr w:type="spellEnd"/>
            <w:r w:rsidRPr="00090D06">
              <w:t>, git, (선택) </w:t>
            </w:r>
            <w:proofErr w:type="spellStart"/>
            <w:r w:rsidRPr="00090D06">
              <w:t>gh</w:t>
            </w:r>
            <w:proofErr w:type="spellEnd"/>
            <w:r w:rsidRPr="00090D06">
              <w:t> MCP</w:t>
            </w:r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3D80D" w14:textId="77777777" w:rsidR="00090D06" w:rsidRPr="00090D06" w:rsidRDefault="00090D06" w:rsidP="00090D06">
            <w:r w:rsidRPr="00090D06">
              <w:t>△ Shell만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41BCD" w14:textId="77777777" w:rsidR="00090D06" w:rsidRPr="00090D06" w:rsidRDefault="00090D06" w:rsidP="00090D06">
            <w:r w:rsidRPr="00090D06">
              <w:t>MCP GitHub 자동화 (선택)</w:t>
            </w:r>
          </w:p>
        </w:tc>
      </w:tr>
      <w:tr w:rsidR="00090D06" w:rsidRPr="00090D06" w14:paraId="1A36CC5E" w14:textId="77777777" w:rsidTr="00090D06">
        <w:tc>
          <w:tcPr>
            <w:tcW w:w="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BAD6B" w14:textId="77777777" w:rsidR="00090D06" w:rsidRPr="00090D06" w:rsidRDefault="00090D06" w:rsidP="00090D06">
            <w:r w:rsidRPr="00090D06">
              <w:t>⑧</w:t>
            </w:r>
          </w:p>
        </w:tc>
        <w:tc>
          <w:tcPr>
            <w:tcW w:w="4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8A41B" w14:textId="77777777" w:rsidR="00090D06" w:rsidRPr="00090D06" w:rsidRDefault="00090D06" w:rsidP="00090D06">
            <w:r w:rsidRPr="00090D06">
              <w:rPr>
                <w:b/>
                <w:bCs/>
              </w:rPr>
              <w:t>Test Loop</w:t>
            </w:r>
          </w:p>
        </w:tc>
        <w:tc>
          <w:tcPr>
            <w:tcW w:w="4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C8F87" w14:textId="77777777" w:rsidR="00090D06" w:rsidRPr="00090D06" w:rsidRDefault="00090D06" w:rsidP="00090D06">
            <w:r w:rsidRPr="00090D06">
              <w:t>“됐는지” 검증 루프</w:t>
            </w:r>
          </w:p>
        </w:tc>
        <w:tc>
          <w:tcPr>
            <w:tcW w:w="91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B0136" w14:textId="77777777" w:rsidR="00090D06" w:rsidRPr="00090D06" w:rsidRDefault="00090D06" w:rsidP="00090D06">
            <w:r w:rsidRPr="00090D06">
              <w:t>RED FAIL → GREEN PASS → GM matched → REFACTOR 회귀</w:t>
            </w:r>
          </w:p>
        </w:tc>
        <w:tc>
          <w:tcPr>
            <w:tcW w:w="11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A6648" w14:textId="77777777" w:rsidR="00090D06" w:rsidRPr="00090D06" w:rsidRDefault="00090D06" w:rsidP="00090D06">
            <w:proofErr w:type="spellStart"/>
            <w:r w:rsidRPr="00090D06">
              <w:t>pytest</w:t>
            </w:r>
            <w:proofErr w:type="spellEnd"/>
            <w:r w:rsidRPr="00090D06">
              <w:t>, Golden UPDATE_GOLDEN</w:t>
            </w:r>
          </w:p>
        </w:tc>
        <w:tc>
          <w:tcPr>
            <w:tcW w:w="26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2C70D" w14:textId="77777777" w:rsidR="00090D06" w:rsidRPr="00090D06" w:rsidRDefault="00090D06" w:rsidP="00090D06">
            <w:r w:rsidRPr="00090D06">
              <w:t xml:space="preserve">△ T2 </w:t>
            </w:r>
            <w:proofErr w:type="spellStart"/>
            <w:r w:rsidRPr="00090D06">
              <w:t>스텁</w:t>
            </w:r>
            <w:proofErr w:type="spellEnd"/>
            <w:r w:rsidRPr="00090D06">
              <w:t xml:space="preserve"> 1개</w:t>
            </w:r>
          </w:p>
        </w:tc>
        <w:tc>
          <w:tcPr>
            <w:tcW w:w="159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B10F9" w14:textId="77777777" w:rsidR="00090D06" w:rsidRPr="00090D06" w:rsidRDefault="00090D06" w:rsidP="00090D06">
            <w:r w:rsidRPr="00090D06">
              <w:t>entity 테스트·Golden·회귀 명령 체계</w:t>
            </w:r>
          </w:p>
        </w:tc>
      </w:tr>
    </w:tbl>
    <w:p w14:paraId="434AF68F" w14:textId="77777777" w:rsidR="00090D06" w:rsidRPr="00090D06" w:rsidRDefault="00000000" w:rsidP="00090D06">
      <w:r>
        <w:pict w14:anchorId="29A2BBB6">
          <v:rect id="_x0000_i1044" style="width:0;height:1.5pt" o:hralign="center" o:hrstd="t" o:hr="t" fillcolor="#a0a0a0" stroked="f"/>
        </w:pict>
      </w:r>
    </w:p>
    <w:p w14:paraId="2DE19F92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⑥ Command — ARRR 단계별 (8계층 중 Command만)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933"/>
        <w:gridCol w:w="1223"/>
        <w:gridCol w:w="2548"/>
        <w:gridCol w:w="1115"/>
      </w:tblGrid>
      <w:tr w:rsidR="00090D06" w:rsidRPr="00090D06" w14:paraId="2FC80C27" w14:textId="77777777" w:rsidTr="00090D06">
        <w:trPr>
          <w:tblHeader/>
        </w:trPr>
        <w:tc>
          <w:tcPr>
            <w:tcW w:w="94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372CA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ARRR</w:t>
            </w:r>
          </w:p>
        </w:tc>
        <w:tc>
          <w:tcPr>
            <w:tcW w:w="152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7858D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Command</w:t>
            </w:r>
          </w:p>
        </w:tc>
        <w:tc>
          <w:tcPr>
            <w:tcW w:w="63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B47B8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모드</w:t>
            </w:r>
          </w:p>
        </w:tc>
        <w:tc>
          <w:tcPr>
            <w:tcW w:w="132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B1AFC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파일</w:t>
            </w:r>
          </w:p>
        </w:tc>
        <w:tc>
          <w:tcPr>
            <w:tcW w:w="57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717C8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상태</w:t>
            </w:r>
          </w:p>
        </w:tc>
      </w:tr>
      <w:tr w:rsidR="00090D06" w:rsidRPr="00090D06" w14:paraId="5F3FA4FD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70C5C" w14:textId="77777777" w:rsidR="00090D06" w:rsidRPr="00090D06" w:rsidRDefault="00090D06" w:rsidP="00090D06">
            <w:r w:rsidRPr="00090D06">
              <w:rPr>
                <w:b/>
                <w:bCs/>
              </w:rPr>
              <w:t>A — Ask (RED ③)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1F73E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red</w:t>
            </w:r>
            <w:proofErr w:type="gramEnd"/>
            <w:r w:rsidRPr="00090D06">
              <w:t>-test-plan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6ECD9" w14:textId="77777777" w:rsidR="00090D06" w:rsidRPr="00090D06" w:rsidRDefault="00090D06" w:rsidP="00090D06">
            <w:r w:rsidRPr="00090D06">
              <w:t>Ask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92D2D" w14:textId="77777777" w:rsidR="00090D06" w:rsidRPr="00090D06" w:rsidRDefault="00090D06" w:rsidP="00090D06">
            <w:r w:rsidRPr="00090D06">
              <w:t>red-test-plan.md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70A36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41FE65B9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962FD" w14:textId="77777777" w:rsidR="00090D06" w:rsidRPr="00090D06" w:rsidRDefault="00090D06" w:rsidP="00090D06">
            <w:r w:rsidRPr="00090D06">
              <w:rPr>
                <w:b/>
                <w:bCs/>
              </w:rPr>
              <w:t>A — RED (④)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75F06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red</w:t>
            </w:r>
            <w:proofErr w:type="gramEnd"/>
            <w:r w:rsidRPr="00090D06">
              <w:t>-skeleton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53E39" w14:textId="77777777" w:rsidR="00090D06" w:rsidRPr="00090D06" w:rsidRDefault="00090D06" w:rsidP="00090D06">
            <w:r w:rsidRPr="00090D06">
              <w:t>Agent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0F0C4" w14:textId="77777777" w:rsidR="00090D06" w:rsidRPr="00090D06" w:rsidRDefault="00090D06" w:rsidP="00090D06">
            <w:r w:rsidRPr="00090D06">
              <w:t>red-skeleton.md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163CC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12955196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1312A" w14:textId="77777777" w:rsidR="00090D06" w:rsidRPr="00090D06" w:rsidRDefault="00090D06" w:rsidP="00090D06">
            <w:r w:rsidRPr="00090D06">
              <w:rPr>
                <w:b/>
                <w:bCs/>
              </w:rPr>
              <w:t>R — Respond (GREEN)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17F29E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green</w:t>
            </w:r>
            <w:proofErr w:type="gramEnd"/>
            <w:r w:rsidRPr="00090D06">
              <w:t>-minimal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C399D9" w14:textId="77777777" w:rsidR="00090D06" w:rsidRPr="00090D06" w:rsidRDefault="00090D06" w:rsidP="00090D06">
            <w:r w:rsidRPr="00090D06">
              <w:t>Agent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1FCCF" w14:textId="77777777" w:rsidR="00090D06" w:rsidRPr="00090D06" w:rsidRDefault="00090D06" w:rsidP="00090D06">
            <w:r w:rsidRPr="00090D06">
              <w:t>green-minimal.md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C8F61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21E286CE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796B3" w14:textId="77777777" w:rsidR="00090D06" w:rsidRPr="00090D06" w:rsidRDefault="00090D06" w:rsidP="00090D06">
            <w:r w:rsidRPr="00090D06">
              <w:rPr>
                <w:b/>
                <w:bCs/>
              </w:rPr>
              <w:t>R — GREEN (GM)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D1522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golden</w:t>
            </w:r>
            <w:proofErr w:type="gramEnd"/>
            <w:r w:rsidRPr="00090D06">
              <w:t>-master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0BDD2" w14:textId="77777777" w:rsidR="00090D06" w:rsidRPr="00090D06" w:rsidRDefault="00090D06" w:rsidP="00090D06">
            <w:r w:rsidRPr="00090D06">
              <w:t>Agent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F26E4" w14:textId="77777777" w:rsidR="00090D06" w:rsidRPr="00090D06" w:rsidRDefault="00090D06" w:rsidP="00090D06">
            <w:r w:rsidRPr="00090D06">
              <w:t>golden-master.md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3A735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718D6FB7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A5705" w14:textId="77777777" w:rsidR="00090D06" w:rsidRPr="00090D06" w:rsidRDefault="00090D06" w:rsidP="00090D06">
            <w:r w:rsidRPr="00090D06">
              <w:rPr>
                <w:b/>
                <w:bCs/>
              </w:rPr>
              <w:lastRenderedPageBreak/>
              <w:t>R — Refine (⑦)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9078C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refactor</w:t>
            </w:r>
            <w:proofErr w:type="gramEnd"/>
            <w:r w:rsidRPr="00090D06">
              <w:t>-smell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33708F" w14:textId="77777777" w:rsidR="00090D06" w:rsidRPr="00090D06" w:rsidRDefault="00090D06" w:rsidP="00090D06">
            <w:r w:rsidRPr="00090D06">
              <w:t>Ask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1EA9A" w14:textId="77777777" w:rsidR="00090D06" w:rsidRPr="00090D06" w:rsidRDefault="00090D06" w:rsidP="00090D06">
            <w:r w:rsidRPr="00090D06">
              <w:t>refactor-smell.md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1E8D0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5E2D2852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3BEEF" w14:textId="77777777" w:rsidR="00090D06" w:rsidRPr="00090D06" w:rsidRDefault="00090D06" w:rsidP="00090D06">
            <w:r w:rsidRPr="00090D06">
              <w:rPr>
                <w:b/>
                <w:bCs/>
              </w:rPr>
              <w:t>R — Refine (⑧)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C0AF9D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refactor</w:t>
            </w:r>
            <w:proofErr w:type="gramEnd"/>
            <w:r w:rsidRPr="00090D06">
              <w:t>-safe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DFD3D" w14:textId="77777777" w:rsidR="00090D06" w:rsidRPr="00090D06" w:rsidRDefault="00090D06" w:rsidP="00090D06">
            <w:r w:rsidRPr="00090D06">
              <w:t>Agent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8F9E3" w14:textId="77777777" w:rsidR="00090D06" w:rsidRPr="00090D06" w:rsidRDefault="00090D06" w:rsidP="00090D06">
            <w:r w:rsidRPr="00090D06">
              <w:t>refactor-safe.md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71C16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157E407B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70B1B4" w14:textId="77777777" w:rsidR="00090D06" w:rsidRPr="00090D06" w:rsidRDefault="00090D06" w:rsidP="00090D06">
            <w:r w:rsidRPr="00090D06">
              <w:rPr>
                <w:b/>
                <w:bCs/>
              </w:rPr>
              <w:t>R — Repeat (⑨)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DE6AF" w14:textId="77777777" w:rsidR="00090D06" w:rsidRPr="00090D06" w:rsidRDefault="00090D06" w:rsidP="00090D06">
            <w:r w:rsidRPr="00090D06">
              <w:t>/</w:t>
            </w:r>
            <w:proofErr w:type="gramStart"/>
            <w:r w:rsidRPr="00090D06">
              <w:t>export · /</w:t>
            </w:r>
            <w:proofErr w:type="gramEnd"/>
            <w:r w:rsidRPr="00090D06">
              <w:t>export-session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7AC6D" w14:textId="77777777" w:rsidR="00090D06" w:rsidRPr="00090D06" w:rsidRDefault="00090D06" w:rsidP="00090D06">
            <w:r w:rsidRPr="00090D06">
              <w:t>Agent</w:t>
            </w:r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EBE2C" w14:textId="77777777" w:rsidR="00090D06" w:rsidRPr="00090D06" w:rsidRDefault="00090D06" w:rsidP="00090D06">
            <w:r w:rsidRPr="00090D06">
              <w:t>export.md, export-session.md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25907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✅</w:t>
            </w:r>
          </w:p>
        </w:tc>
      </w:tr>
      <w:tr w:rsidR="00090D06" w:rsidRPr="00090D06" w14:paraId="78D37F51" w14:textId="77777777" w:rsidTr="00090D06">
        <w:tc>
          <w:tcPr>
            <w:tcW w:w="94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7C677B" w14:textId="77777777" w:rsidR="00090D06" w:rsidRPr="00090D06" w:rsidRDefault="00090D06" w:rsidP="00090D06">
            <w:r w:rsidRPr="00090D06">
              <w:rPr>
                <w:i/>
                <w:iCs/>
              </w:rPr>
              <w:t>(보조)</w:t>
            </w:r>
          </w:p>
        </w:tc>
        <w:tc>
          <w:tcPr>
            <w:tcW w:w="15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AA762" w14:textId="77777777" w:rsidR="00090D06" w:rsidRPr="00090D06" w:rsidRDefault="00090D06" w:rsidP="00090D06">
            <w:r w:rsidRPr="00090D06">
              <w:t>/</w:t>
            </w:r>
            <w:proofErr w:type="spellStart"/>
            <w:proofErr w:type="gramStart"/>
            <w:r w:rsidRPr="00090D06">
              <w:t>tdd</w:t>
            </w:r>
            <w:proofErr w:type="spellEnd"/>
            <w:proofErr w:type="gramEnd"/>
            <w:r w:rsidRPr="00090D06">
              <w:t>-red, /</w:t>
            </w:r>
            <w:proofErr w:type="spellStart"/>
            <w:r w:rsidRPr="00090D06">
              <w:t>pytest</w:t>
            </w:r>
            <w:proofErr w:type="spellEnd"/>
            <w:r w:rsidRPr="00090D06">
              <w:t>-validate, /review-rules</w:t>
            </w:r>
          </w:p>
        </w:tc>
        <w:tc>
          <w:tcPr>
            <w:tcW w:w="63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4424D" w14:textId="77777777" w:rsidR="00090D06" w:rsidRPr="00090D06" w:rsidRDefault="00090D06" w:rsidP="00090D06">
            <w:proofErr w:type="spellStart"/>
            <w:r w:rsidRPr="00090D06">
              <w:t>Agent·Ask</w:t>
            </w:r>
            <w:proofErr w:type="spellEnd"/>
          </w:p>
        </w:tc>
        <w:tc>
          <w:tcPr>
            <w:tcW w:w="132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06CCD" w14:textId="77777777" w:rsidR="00090D06" w:rsidRPr="00090D06" w:rsidRDefault="00090D06" w:rsidP="00090D06">
            <w:r w:rsidRPr="00090D06">
              <w:t>기존 3개</w:t>
            </w:r>
          </w:p>
        </w:tc>
        <w:tc>
          <w:tcPr>
            <w:tcW w:w="57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AAC5E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✅</w:t>
            </w:r>
            <w:r w:rsidRPr="00090D06">
              <w:t xml:space="preserve"> (세션 3용)</w:t>
            </w:r>
          </w:p>
        </w:tc>
      </w:tr>
    </w:tbl>
    <w:p w14:paraId="64C8394A" w14:textId="77777777" w:rsidR="00090D06" w:rsidRPr="00090D06" w:rsidRDefault="00000000" w:rsidP="00090D06">
      <w:r>
        <w:pict w14:anchorId="63080A9C">
          <v:rect id="_x0000_i1045" style="width:0;height:1.5pt" o:hralign="center" o:hrstd="t" o:hr="t" fillcolor="#a0a0a0" stroked="f"/>
        </w:pict>
      </w:r>
    </w:p>
    <w:p w14:paraId="704AB741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⑤ Skill — ARRR 단계별 (8계층 중 Skill만)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331"/>
        <w:gridCol w:w="2305"/>
        <w:gridCol w:w="3484"/>
        <w:gridCol w:w="690"/>
      </w:tblGrid>
      <w:tr w:rsidR="00090D06" w:rsidRPr="00090D06" w14:paraId="53247BA8" w14:textId="77777777" w:rsidTr="00090D06">
        <w:trPr>
          <w:tblHeader/>
        </w:trPr>
        <w:tc>
          <w:tcPr>
            <w:tcW w:w="945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51D9D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ARRR</w:t>
            </w:r>
          </w:p>
        </w:tc>
        <w:tc>
          <w:tcPr>
            <w:tcW w:w="69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E0A8B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Skill</w:t>
            </w:r>
          </w:p>
        </w:tc>
        <w:tc>
          <w:tcPr>
            <w:tcW w:w="119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74FBD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경로</w:t>
            </w:r>
          </w:p>
        </w:tc>
        <w:tc>
          <w:tcPr>
            <w:tcW w:w="180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AC5F3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트리거·역할</w:t>
            </w:r>
          </w:p>
        </w:tc>
        <w:tc>
          <w:tcPr>
            <w:tcW w:w="35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8CF45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상태</w:t>
            </w:r>
          </w:p>
        </w:tc>
      </w:tr>
      <w:tr w:rsidR="00090D06" w:rsidRPr="00090D06" w14:paraId="0BC73ADE" w14:textId="77777777" w:rsidTr="00090D06">
        <w:tc>
          <w:tcPr>
            <w:tcW w:w="94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A8C3F5" w14:textId="77777777" w:rsidR="00090D06" w:rsidRPr="00090D06" w:rsidRDefault="00090D06" w:rsidP="00090D06">
            <w:r w:rsidRPr="00090D06">
              <w:t>RED~REFACTOR</w:t>
            </w:r>
          </w:p>
        </w:tc>
        <w:tc>
          <w:tcPr>
            <w:tcW w:w="6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72655F" w14:textId="77777777" w:rsidR="00090D06" w:rsidRPr="00090D06" w:rsidRDefault="00090D06" w:rsidP="00090D06">
            <w:r w:rsidRPr="00090D06">
              <w:t>magic-square-</w:t>
            </w:r>
            <w:proofErr w:type="spellStart"/>
            <w:r w:rsidRPr="00090D06">
              <w:t>tdd</w:t>
            </w:r>
            <w:proofErr w:type="spellEnd"/>
          </w:p>
        </w:tc>
        <w:tc>
          <w:tcPr>
            <w:tcW w:w="1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A7BF69" w14:textId="77777777" w:rsidR="00090D06" w:rsidRPr="00090D06" w:rsidRDefault="00090D06" w:rsidP="00090D06">
            <w:proofErr w:type="gramStart"/>
            <w:r w:rsidRPr="00090D06">
              <w:t>.cursor/skills/magic-square-tdd/SKILL.md</w:t>
            </w:r>
            <w:proofErr w:type="gramEnd"/>
          </w:p>
        </w:tc>
        <w:tc>
          <w:tcPr>
            <w:tcW w:w="180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6E714" w14:textId="77777777" w:rsidR="00090D06" w:rsidRPr="00090D06" w:rsidRDefault="00090D06" w:rsidP="00090D06">
            <w:proofErr w:type="spellStart"/>
            <w:r w:rsidRPr="00090D06">
              <w:t>Phase·Track·ECB·</w:t>
            </w:r>
            <w:proofErr w:type="gramStart"/>
            <w:r w:rsidRPr="00090D06">
              <w:t>pytest.fail</w:t>
            </w:r>
            <w:proofErr w:type="spellEnd"/>
            <w:proofErr w:type="gramEnd"/>
            <w:r w:rsidRPr="00090D06">
              <w:t> 절차</w:t>
            </w:r>
          </w:p>
        </w:tc>
        <w:tc>
          <w:tcPr>
            <w:tcW w:w="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BAC22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3F09DB1E" w14:textId="77777777" w:rsidTr="00090D06">
        <w:tc>
          <w:tcPr>
            <w:tcW w:w="94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A180F" w14:textId="77777777" w:rsidR="00090D06" w:rsidRPr="00090D06" w:rsidRDefault="00090D06" w:rsidP="00090D06">
            <w:r w:rsidRPr="00090D06">
              <w:t>Repeat</w:t>
            </w:r>
          </w:p>
        </w:tc>
        <w:tc>
          <w:tcPr>
            <w:tcW w:w="6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9E73D" w14:textId="77777777" w:rsidR="00090D06" w:rsidRPr="00090D06" w:rsidRDefault="00090D06" w:rsidP="00090D06">
            <w:r w:rsidRPr="00090D06">
              <w:t>magic-square-docs</w:t>
            </w:r>
          </w:p>
        </w:tc>
        <w:tc>
          <w:tcPr>
            <w:tcW w:w="1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90FAA" w14:textId="77777777" w:rsidR="00090D06" w:rsidRPr="00090D06" w:rsidRDefault="00090D06" w:rsidP="00090D06">
            <w:proofErr w:type="gramStart"/>
            <w:r w:rsidRPr="00090D06">
              <w:t>.cursor/skills/magic-square-docs/SKILL.md</w:t>
            </w:r>
            <w:proofErr w:type="gramEnd"/>
          </w:p>
        </w:tc>
        <w:tc>
          <w:tcPr>
            <w:tcW w:w="180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AB404" w14:textId="77777777" w:rsidR="00090D06" w:rsidRPr="00090D06" w:rsidRDefault="00090D06" w:rsidP="00090D06">
            <w:r w:rsidRPr="00090D06">
              <w:t>Report/</w:t>
            </w:r>
            <w:proofErr w:type="spellStart"/>
            <w:r w:rsidRPr="00090D06">
              <w:t>Transcript·README·repeat</w:t>
            </w:r>
            <w:proofErr w:type="spellEnd"/>
            <w:r w:rsidRPr="00090D06">
              <w:t xml:space="preserve"> STEP</w:t>
            </w:r>
          </w:p>
        </w:tc>
        <w:tc>
          <w:tcPr>
            <w:tcW w:w="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8CD53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4B9734BB" w14:textId="77777777" w:rsidTr="00090D06">
        <w:tc>
          <w:tcPr>
            <w:tcW w:w="94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7F24D" w14:textId="77777777" w:rsidR="00090D06" w:rsidRPr="00090D06" w:rsidRDefault="00090D06" w:rsidP="00090D06">
            <w:r w:rsidRPr="00090D06">
              <w:rPr>
                <w:i/>
                <w:iCs/>
              </w:rPr>
              <w:t>(흡수 가능)</w:t>
            </w:r>
          </w:p>
        </w:tc>
        <w:tc>
          <w:tcPr>
            <w:tcW w:w="6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75D19" w14:textId="77777777" w:rsidR="00090D06" w:rsidRPr="00090D06" w:rsidRDefault="00090D06" w:rsidP="00090D06">
            <w:proofErr w:type="spellStart"/>
            <w:r w:rsidRPr="00090D06">
              <w:t>pytest</w:t>
            </w:r>
            <w:proofErr w:type="spellEnd"/>
            <w:r w:rsidRPr="00090D06">
              <w:t>-boundary-test</w:t>
            </w:r>
          </w:p>
        </w:tc>
        <w:tc>
          <w:tcPr>
            <w:tcW w:w="1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B5BEC" w14:textId="77777777" w:rsidR="00090D06" w:rsidRPr="00090D06" w:rsidRDefault="00090D06" w:rsidP="00090D06">
            <w:proofErr w:type="spellStart"/>
            <w:r w:rsidRPr="00090D06">
              <w:t>tdd</w:t>
            </w:r>
            <w:proofErr w:type="spellEnd"/>
            <w:r w:rsidRPr="00090D06">
              <w:t xml:space="preserve"> Skill에 포함 가능</w:t>
            </w:r>
          </w:p>
        </w:tc>
        <w:tc>
          <w:tcPr>
            <w:tcW w:w="180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276C2" w14:textId="77777777" w:rsidR="00090D06" w:rsidRPr="00090D06" w:rsidRDefault="00090D06" w:rsidP="00090D06">
            <w:r w:rsidRPr="00090D06">
              <w:t>AAA·스켈레톤 템플릿</w:t>
            </w:r>
          </w:p>
        </w:tc>
        <w:tc>
          <w:tcPr>
            <w:tcW w:w="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29411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  <w:tr w:rsidR="00090D06" w:rsidRPr="00090D06" w14:paraId="62D5B528" w14:textId="77777777" w:rsidTr="00090D06">
        <w:tc>
          <w:tcPr>
            <w:tcW w:w="945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EBAA3" w14:textId="77777777" w:rsidR="00090D06" w:rsidRPr="00090D06" w:rsidRDefault="00090D06" w:rsidP="00090D06">
            <w:r w:rsidRPr="00090D06">
              <w:rPr>
                <w:i/>
                <w:iCs/>
              </w:rPr>
              <w:t>(흡수 가능)</w:t>
            </w:r>
          </w:p>
        </w:tc>
        <w:tc>
          <w:tcPr>
            <w:tcW w:w="69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AA461" w14:textId="77777777" w:rsidR="00090D06" w:rsidRPr="00090D06" w:rsidRDefault="00090D06" w:rsidP="00090D06">
            <w:proofErr w:type="gramStart"/>
            <w:r w:rsidRPr="00090D06">
              <w:t>golden-master</w:t>
            </w:r>
            <w:proofErr w:type="gramEnd"/>
          </w:p>
        </w:tc>
        <w:tc>
          <w:tcPr>
            <w:tcW w:w="11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0FAAE" w14:textId="77777777" w:rsidR="00090D06" w:rsidRPr="00090D06" w:rsidRDefault="00090D06" w:rsidP="00090D06">
            <w:r w:rsidRPr="00090D06">
              <w:t xml:space="preserve">Command 또는 </w:t>
            </w:r>
            <w:proofErr w:type="spellStart"/>
            <w:r w:rsidRPr="00090D06">
              <w:t>tdd</w:t>
            </w:r>
            <w:proofErr w:type="spellEnd"/>
            <w:r w:rsidRPr="00090D06">
              <w:t xml:space="preserve"> Skill</w:t>
            </w:r>
          </w:p>
        </w:tc>
        <w:tc>
          <w:tcPr>
            <w:tcW w:w="180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FD9CBB" w14:textId="77777777" w:rsidR="00090D06" w:rsidRPr="00090D06" w:rsidRDefault="00090D06" w:rsidP="00090D06">
            <w:r w:rsidRPr="00090D06">
              <w:t>UPDATE_GOLDEN, approval</w:t>
            </w:r>
          </w:p>
        </w:tc>
        <w:tc>
          <w:tcPr>
            <w:tcW w:w="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2A2A0" w14:textId="77777777" w:rsidR="00090D06" w:rsidRPr="00090D06" w:rsidRDefault="00090D06" w:rsidP="00090D06">
            <w:r w:rsidRPr="00090D06">
              <w:rPr>
                <w:rFonts w:ascii="Segoe UI Emoji" w:hAnsi="Segoe UI Emoji" w:cs="Segoe UI Emoji"/>
              </w:rPr>
              <w:t>❌</w:t>
            </w:r>
          </w:p>
        </w:tc>
      </w:tr>
    </w:tbl>
    <w:p w14:paraId="3B93A1FD" w14:textId="77777777" w:rsidR="00090D06" w:rsidRPr="00090D06" w:rsidRDefault="00000000" w:rsidP="00090D06">
      <w:r>
        <w:pict w14:anchorId="468BE62D">
          <v:rect id="_x0000_i1046" style="width:0;height:1.5pt" o:hralign="center" o:hrstd="t" o:hr="t" fillcolor="#a0a0a0" stroked="f"/>
        </w:pict>
      </w:r>
    </w:p>
    <w:p w14:paraId="29BA3450" w14:textId="77777777" w:rsidR="00090D06" w:rsidRPr="00090D06" w:rsidRDefault="00090D06" w:rsidP="00090D06">
      <w:pPr>
        <w:rPr>
          <w:b/>
          <w:bCs/>
        </w:rPr>
      </w:pPr>
      <w:r w:rsidRPr="00090D06">
        <w:rPr>
          <w:b/>
          <w:bCs/>
        </w:rPr>
        <w:t>⑧ Test Loop — Phase별 기대 (8계층 중 검증만)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5106"/>
        <w:gridCol w:w="3022"/>
      </w:tblGrid>
      <w:tr w:rsidR="00090D06" w:rsidRPr="00090D06" w14:paraId="4D24C432" w14:textId="77777777" w:rsidTr="006F1997">
        <w:trPr>
          <w:tblHeader/>
        </w:trPr>
        <w:tc>
          <w:tcPr>
            <w:tcW w:w="78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5ACE3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Phase</w:t>
            </w:r>
          </w:p>
        </w:tc>
        <w:tc>
          <w:tcPr>
            <w:tcW w:w="265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679C7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명령 예시</w:t>
            </w:r>
          </w:p>
        </w:tc>
        <w:tc>
          <w:tcPr>
            <w:tcW w:w="156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A7DB0" w14:textId="77777777" w:rsidR="00090D06" w:rsidRPr="00090D06" w:rsidRDefault="00090D06" w:rsidP="00090D06">
            <w:pPr>
              <w:rPr>
                <w:b/>
                <w:bCs/>
              </w:rPr>
            </w:pPr>
            <w:r w:rsidRPr="00090D06">
              <w:rPr>
                <w:b/>
                <w:bCs/>
              </w:rPr>
              <w:t>기대 결과</w:t>
            </w:r>
          </w:p>
        </w:tc>
      </w:tr>
      <w:tr w:rsidR="00090D06" w:rsidRPr="00090D06" w14:paraId="49527ABC" w14:textId="77777777" w:rsidTr="006F1997">
        <w:tc>
          <w:tcPr>
            <w:tcW w:w="7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7844A" w14:textId="77777777" w:rsidR="00090D06" w:rsidRPr="00090D06" w:rsidRDefault="00090D06" w:rsidP="00090D06">
            <w:r w:rsidRPr="00090D06">
              <w:t>RED</w:t>
            </w:r>
          </w:p>
        </w:tc>
        <w:tc>
          <w:tcPr>
            <w:tcW w:w="265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AC15B" w14:textId="77777777" w:rsidR="00090D06" w:rsidRPr="00090D06" w:rsidRDefault="00090D06" w:rsidP="00090D06">
            <w:proofErr w:type="spellStart"/>
            <w:r w:rsidRPr="00090D06">
              <w:t>pytest</w:t>
            </w:r>
            <w:proofErr w:type="spellEnd"/>
            <w:r w:rsidRPr="00090D06">
              <w:t xml:space="preserve"> tests/entity/test_d_loc_01.py -v</w:t>
            </w:r>
          </w:p>
        </w:tc>
        <w:tc>
          <w:tcPr>
            <w:tcW w:w="156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89BEC" w14:textId="77777777" w:rsidR="00090D06" w:rsidRPr="00090D06" w:rsidRDefault="00090D06" w:rsidP="00090D06">
            <w:r w:rsidRPr="00090D06">
              <w:rPr>
                <w:b/>
                <w:bCs/>
              </w:rPr>
              <w:t>FAIL</w:t>
            </w:r>
            <w:r w:rsidRPr="00090D06">
              <w:t> (</w:t>
            </w:r>
            <w:proofErr w:type="spellStart"/>
            <w:proofErr w:type="gramStart"/>
            <w:r w:rsidRPr="00090D06">
              <w:t>pytest.fail</w:t>
            </w:r>
            <w:proofErr w:type="spellEnd"/>
            <w:proofErr w:type="gramEnd"/>
            <w:r w:rsidRPr="00090D06">
              <w:t>)</w:t>
            </w:r>
          </w:p>
        </w:tc>
      </w:tr>
      <w:tr w:rsidR="00090D06" w:rsidRPr="00090D06" w14:paraId="7D774547" w14:textId="77777777" w:rsidTr="006F1997">
        <w:tc>
          <w:tcPr>
            <w:tcW w:w="7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3B5B81" w14:textId="77777777" w:rsidR="00090D06" w:rsidRPr="00090D06" w:rsidRDefault="00090D06" w:rsidP="00090D06">
            <w:r w:rsidRPr="00090D06">
              <w:t>GREEN</w:t>
            </w:r>
          </w:p>
        </w:tc>
        <w:tc>
          <w:tcPr>
            <w:tcW w:w="265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326292" w14:textId="77777777" w:rsidR="00090D06" w:rsidRPr="00090D06" w:rsidRDefault="00090D06" w:rsidP="00090D06">
            <w:r w:rsidRPr="00090D06">
              <w:t>동일 + entity 전체</w:t>
            </w:r>
          </w:p>
        </w:tc>
        <w:tc>
          <w:tcPr>
            <w:tcW w:w="156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C3483" w14:textId="77777777" w:rsidR="00090D06" w:rsidRPr="00090D06" w:rsidRDefault="00090D06" w:rsidP="00090D06">
            <w:r w:rsidRPr="00090D06">
              <w:t>해당 ID </w:t>
            </w:r>
            <w:r w:rsidRPr="00090D06">
              <w:rPr>
                <w:b/>
                <w:bCs/>
              </w:rPr>
              <w:t>PASS</w:t>
            </w:r>
          </w:p>
        </w:tc>
      </w:tr>
      <w:tr w:rsidR="00090D06" w:rsidRPr="00090D06" w14:paraId="6FEF479C" w14:textId="77777777" w:rsidTr="006F1997">
        <w:tc>
          <w:tcPr>
            <w:tcW w:w="7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99DC4" w14:textId="77777777" w:rsidR="00090D06" w:rsidRPr="00090D06" w:rsidRDefault="00090D06" w:rsidP="00090D06">
            <w:r w:rsidRPr="00090D06">
              <w:t>Golden</w:t>
            </w:r>
          </w:p>
        </w:tc>
        <w:tc>
          <w:tcPr>
            <w:tcW w:w="265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65479" w14:textId="77777777" w:rsidR="00090D06" w:rsidRPr="00090D06" w:rsidRDefault="00090D06" w:rsidP="00090D06">
            <w:r w:rsidRPr="00090D06">
              <w:t xml:space="preserve">UPDATE_GOLDEN=1 </w:t>
            </w:r>
            <w:proofErr w:type="spellStart"/>
            <w:r w:rsidRPr="00090D06">
              <w:t>pytest</w:t>
            </w:r>
            <w:proofErr w:type="spellEnd"/>
            <w:r w:rsidRPr="00090D06">
              <w:t xml:space="preserve"> … → 일반 실행</w:t>
            </w:r>
          </w:p>
        </w:tc>
        <w:tc>
          <w:tcPr>
            <w:tcW w:w="156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391DA" w14:textId="77777777" w:rsidR="00090D06" w:rsidRPr="00090D06" w:rsidRDefault="00090D06" w:rsidP="00090D06">
            <w:r w:rsidRPr="00090D06">
              <w:rPr>
                <w:b/>
                <w:bCs/>
              </w:rPr>
              <w:t>matched</w:t>
            </w:r>
          </w:p>
        </w:tc>
      </w:tr>
      <w:tr w:rsidR="00090D06" w:rsidRPr="00090D06" w14:paraId="2EDCE519" w14:textId="77777777" w:rsidTr="006F1997">
        <w:tc>
          <w:tcPr>
            <w:tcW w:w="7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B2FB2" w14:textId="77777777" w:rsidR="00090D06" w:rsidRPr="00090D06" w:rsidRDefault="00090D06" w:rsidP="00090D06">
            <w:r w:rsidRPr="00090D06">
              <w:t>REFACTOR</w:t>
            </w:r>
          </w:p>
        </w:tc>
        <w:tc>
          <w:tcPr>
            <w:tcW w:w="265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19B99" w14:textId="77777777" w:rsidR="00090D06" w:rsidRPr="00090D06" w:rsidRDefault="00090D06" w:rsidP="00090D06">
            <w:proofErr w:type="spellStart"/>
            <w:r w:rsidRPr="00090D06">
              <w:t>pytest</w:t>
            </w:r>
            <w:proofErr w:type="spellEnd"/>
            <w:r w:rsidRPr="00090D06">
              <w:t xml:space="preserve"> tests/ -v</w:t>
            </w:r>
          </w:p>
        </w:tc>
        <w:tc>
          <w:tcPr>
            <w:tcW w:w="156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B37EA" w14:textId="77777777" w:rsidR="00090D06" w:rsidRPr="00090D06" w:rsidRDefault="00090D06" w:rsidP="00090D06">
            <w:r w:rsidRPr="00090D06">
              <w:t>전부 PASS, GM diff 없음</w:t>
            </w:r>
          </w:p>
        </w:tc>
      </w:tr>
    </w:tbl>
    <w:p w14:paraId="6B4DC8CB" w14:textId="77777777" w:rsidR="00090D06" w:rsidRPr="00090D06" w:rsidRDefault="00000000" w:rsidP="00090D06">
      <w:r>
        <w:lastRenderedPageBreak/>
        <w:pict w14:anchorId="000A2E95">
          <v:rect id="_x0000_i1047" style="width:0;height:1.5pt" o:hralign="center" o:hrstd="t" o:hr="t" fillcolor="#a0a0a0" stroked="f"/>
        </w:pict>
      </w:r>
    </w:p>
    <w:p w14:paraId="77304702" w14:textId="77777777" w:rsidR="00090D06" w:rsidRDefault="00090D06" w:rsidP="009563A9"/>
    <w:p w14:paraId="69C37C0C" w14:textId="6B768930" w:rsidR="00090D06" w:rsidRPr="009E77DB" w:rsidRDefault="009E77DB" w:rsidP="009563A9">
      <w:pPr>
        <w:rPr>
          <w:sz w:val="48"/>
          <w:szCs w:val="48"/>
          <w:u w:val="single"/>
        </w:rPr>
      </w:pPr>
      <w:r w:rsidRPr="009E77DB">
        <w:rPr>
          <w:rFonts w:hint="eastAsia"/>
          <w:sz w:val="48"/>
          <w:szCs w:val="48"/>
          <w:u w:val="single"/>
        </w:rPr>
        <w:t>例示</w:t>
      </w:r>
    </w:p>
    <w:p w14:paraId="06A51532" w14:textId="77777777" w:rsidR="009E77DB" w:rsidRDefault="009E77DB" w:rsidP="009563A9"/>
    <w:p w14:paraId="7E469B17" w14:textId="77777777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1. red-test-plan.md — Command 파일 생성 (1회)</w:t>
      </w:r>
    </w:p>
    <w:p w14:paraId="75B8BB90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4A912BD7" w14:textId="7557DA70" w:rsidR="009E77DB" w:rsidRPr="009E77DB" w:rsidRDefault="009E77DB" w:rsidP="009E77DB">
      <w:r>
        <w:rPr>
          <w:rFonts w:hint="eastAsia"/>
          <w:b/>
          <w:bCs/>
        </w:rPr>
        <w:t>```</w:t>
      </w:r>
    </w:p>
    <w:p w14:paraId="4B00670B" w14:textId="77777777" w:rsidR="009E77DB" w:rsidRPr="009E77DB" w:rsidRDefault="009E77DB" w:rsidP="009E77DB">
      <w:proofErr w:type="gramStart"/>
      <w:r w:rsidRPr="009E77DB">
        <w:t>.cursor/commands/red-test-plan.md</w:t>
      </w:r>
      <w:proofErr w:type="gramEnd"/>
      <w:r w:rsidRPr="009E77DB">
        <w:t xml:space="preserve"> Command 파일을 만들어줘.</w:t>
      </w:r>
    </w:p>
    <w:p w14:paraId="697DE1D7" w14:textId="77777777" w:rsidR="009E77DB" w:rsidRPr="009E77DB" w:rsidRDefault="009E77DB" w:rsidP="009E77DB">
      <w:r w:rsidRPr="009E77DB">
        <w:t>참고 SSOT:</w:t>
      </w:r>
    </w:p>
    <w:p w14:paraId="1D4DF4F0" w14:textId="77777777" w:rsidR="009E77DB" w:rsidRPr="009E77DB" w:rsidRDefault="009E77DB" w:rsidP="009E77DB">
      <w:r w:rsidRPr="009E77DB">
        <w:t xml:space="preserve">- </w:t>
      </w:r>
      <w:proofErr w:type="gramStart"/>
      <w:r w:rsidRPr="009E77DB">
        <w:t>@.cursorrules</w:t>
      </w:r>
      <w:proofErr w:type="gramEnd"/>
    </w:p>
    <w:p w14:paraId="52BA4A04" w14:textId="77777777" w:rsidR="009E77DB" w:rsidRPr="009E77DB" w:rsidRDefault="009E77DB" w:rsidP="009E77DB">
      <w:r w:rsidRPr="009E77DB">
        <w:t>- @docs/PRD.md</w:t>
      </w:r>
    </w:p>
    <w:p w14:paraId="4FB66972" w14:textId="77777777" w:rsidR="009E77DB" w:rsidRPr="009E77DB" w:rsidRDefault="009E77DB" w:rsidP="009E77DB">
      <w:r w:rsidRPr="009E77DB">
        <w:t xml:space="preserve">- 기존 </w:t>
      </w:r>
      <w:proofErr w:type="gramStart"/>
      <w:r w:rsidRPr="009E77DB">
        <w:t>@.cursor/commands/tdd-red.md</w:t>
      </w:r>
      <w:proofErr w:type="gramEnd"/>
      <w:r w:rsidRPr="009E77DB">
        <w:t xml:space="preserve"> 형식</w:t>
      </w:r>
    </w:p>
    <w:p w14:paraId="23F82D22" w14:textId="77777777" w:rsidR="009E77DB" w:rsidRPr="009E77DB" w:rsidRDefault="009E77DB" w:rsidP="009E77DB">
      <w:r w:rsidRPr="009E77DB">
        <w:t xml:space="preserve">역할: ARRR A단계(Ask=RED ③) — C2C </w:t>
      </w:r>
      <w:proofErr w:type="spellStart"/>
      <w:r w:rsidRPr="009E77DB">
        <w:t>설계표</w:t>
      </w:r>
      <w:proofErr w:type="spellEnd"/>
      <w:r w:rsidRPr="009E77DB">
        <w:t>·테스트 플랜만 작성. tests/·</w:t>
      </w:r>
      <w:proofErr w:type="spellStart"/>
      <w:proofErr w:type="gramStart"/>
      <w:r w:rsidRPr="009E77DB">
        <w:t>src</w:t>
      </w:r>
      <w:proofErr w:type="spellEnd"/>
      <w:r w:rsidRPr="009E77DB">
        <w:t>/ 파일</w:t>
      </w:r>
      <w:proofErr w:type="gramEnd"/>
      <w:r w:rsidRPr="009E77DB">
        <w:t xml:space="preserve"> 생성 금지.</w:t>
      </w:r>
    </w:p>
    <w:p w14:paraId="02E8285A" w14:textId="77777777" w:rsidR="009E77DB" w:rsidRPr="009E77DB" w:rsidRDefault="009E77DB" w:rsidP="009E77DB">
      <w:r w:rsidRPr="009E77DB">
        <w:t>Command 본문에 포함할 것:</w:t>
      </w:r>
    </w:p>
    <w:p w14:paraId="1F60C49D" w14:textId="77777777" w:rsidR="009E77DB" w:rsidRPr="009E77DB" w:rsidRDefault="009E77DB" w:rsidP="009E77DB">
      <w:r w:rsidRPr="009E77DB">
        <w:t>- 추가 입력 없이 /red-test-plan 만으로도 동작 (세션 주제·Test ID는 채팅·PRD에서 자동 추출)</w:t>
      </w:r>
    </w:p>
    <w:p w14:paraId="5E636C30" w14:textId="77777777" w:rsidR="009E77DB" w:rsidRPr="009E77DB" w:rsidRDefault="009E77DB" w:rsidP="009E77DB">
      <w:r w:rsidRPr="009E77DB">
        <w:t>- 필수 선언: Phase: red | Layer: {</w:t>
      </w:r>
      <w:proofErr w:type="spellStart"/>
      <w:r w:rsidRPr="009E77DB">
        <w:t>entity|boundary</w:t>
      </w:r>
      <w:proofErr w:type="spellEnd"/>
      <w:r w:rsidRPr="009E77DB">
        <w:t>} | Track: {</w:t>
      </w:r>
      <w:proofErr w:type="spellStart"/>
      <w:r w:rsidRPr="009E77DB">
        <w:t>Logic|UI</w:t>
      </w:r>
      <w:proofErr w:type="spellEnd"/>
      <w:r w:rsidRPr="009E77DB">
        <w:t>}</w:t>
      </w:r>
    </w:p>
    <w:p w14:paraId="273A6447" w14:textId="77777777" w:rsidR="009E77DB" w:rsidRPr="009E77DB" w:rsidRDefault="009E77DB" w:rsidP="009E77DB">
      <w:r w:rsidRPr="009E77DB">
        <w:t>- 출력 4블록 (표 형식):</w:t>
      </w:r>
    </w:p>
    <w:p w14:paraId="0625AE6B" w14:textId="77777777" w:rsidR="009E77DB" w:rsidRPr="009E77DB" w:rsidRDefault="009E77DB" w:rsidP="009E77DB">
      <w:r w:rsidRPr="009E77DB">
        <w:t xml:space="preserve">  1. C2C (Rule1~3): PRD FR 인용 → To-Do 1개 → Test ID Given/When/Then</w:t>
      </w:r>
    </w:p>
    <w:p w14:paraId="6EA1024E" w14:textId="77777777" w:rsidR="009E77DB" w:rsidRPr="009E77DB" w:rsidRDefault="009E77DB" w:rsidP="009E77DB">
      <w:r w:rsidRPr="009E77DB">
        <w:t xml:space="preserve">  2. Track B 표: Test ID | 대상 함수 | </w:t>
      </w:r>
      <w:proofErr w:type="spellStart"/>
      <w:r w:rsidRPr="009E77DB">
        <w:t>Given→Then</w:t>
      </w:r>
      <w:proofErr w:type="spellEnd"/>
      <w:r w:rsidRPr="009E77DB">
        <w:t xml:space="preserve"> | Invariant | Expected RED Failure</w:t>
      </w:r>
    </w:p>
    <w:p w14:paraId="31E25675" w14:textId="77777777" w:rsidR="009E77DB" w:rsidRPr="009E77DB" w:rsidRDefault="009E77DB" w:rsidP="009E77DB">
      <w:r w:rsidRPr="009E77DB">
        <w:t xml:space="preserve">  3. 테스트 플랜: 파일 경로, </w:t>
      </w:r>
      <w:proofErr w:type="spellStart"/>
      <w:r w:rsidRPr="009E77DB">
        <w:t>함수명</w:t>
      </w:r>
      <w:proofErr w:type="spellEnd"/>
      <w:r w:rsidRPr="009E77DB">
        <w:t xml:space="preserve">, </w:t>
      </w:r>
      <w:proofErr w:type="spellStart"/>
      <w:r w:rsidRPr="009E77DB">
        <w:t>conftest</w:t>
      </w:r>
      <w:proofErr w:type="spellEnd"/>
      <w:r w:rsidRPr="009E77DB">
        <w:t xml:space="preserve"> </w:t>
      </w:r>
      <w:proofErr w:type="spellStart"/>
      <w:r w:rsidRPr="009E77DB">
        <w:t>픽스처</w:t>
      </w:r>
      <w:proofErr w:type="spellEnd"/>
      <w:r w:rsidRPr="009E77DB">
        <w:t xml:space="preserve">, </w:t>
      </w:r>
      <w:proofErr w:type="spellStart"/>
      <w:r w:rsidRPr="009E77DB">
        <w:t>pytest</w:t>
      </w:r>
      <w:proofErr w:type="spellEnd"/>
      <w:r w:rsidRPr="009E77DB">
        <w:t xml:space="preserve"> 명령, RED 묶음 범위</w:t>
      </w:r>
    </w:p>
    <w:p w14:paraId="531BA48A" w14:textId="77777777" w:rsidR="009E77DB" w:rsidRPr="009E77DB" w:rsidRDefault="009E77DB" w:rsidP="009E77DB">
      <w:r w:rsidRPr="009E77DB">
        <w:t xml:space="preserve">  4. </w:t>
      </w:r>
      <w:proofErr w:type="spellStart"/>
      <w:r w:rsidRPr="009E77DB">
        <w:t>ECB·Mock</w:t>
      </w:r>
      <w:proofErr w:type="spellEnd"/>
      <w:r w:rsidRPr="009E77DB">
        <w:t xml:space="preserve"> 점검 (Logic Track → Domain Mock 금지, E001~E005 emit 금지)</w:t>
      </w:r>
    </w:p>
    <w:p w14:paraId="66841A65" w14:textId="77777777" w:rsidR="009E77DB" w:rsidRPr="009E77DB" w:rsidRDefault="009E77DB" w:rsidP="009E77DB">
      <w:r w:rsidRPr="009E77DB">
        <w:t xml:space="preserve">- 금지: </w:t>
      </w:r>
      <w:proofErr w:type="spellStart"/>
      <w:proofErr w:type="gramStart"/>
      <w:r w:rsidRPr="009E77DB">
        <w:t>src</w:t>
      </w:r>
      <w:proofErr w:type="spellEnd"/>
      <w:r w:rsidRPr="009E77DB">
        <w:t>/ 수정</w:t>
      </w:r>
      <w:proofErr w:type="gramEnd"/>
      <w:r w:rsidRPr="009E77DB">
        <w:t>, GREEN/REFACTOR, skip/</w:t>
      </w:r>
      <w:proofErr w:type="spellStart"/>
      <w:r w:rsidRPr="009E77DB">
        <w:t>xfail</w:t>
      </w:r>
      <w:proofErr w:type="spellEnd"/>
      <w:r w:rsidRPr="009E77DB">
        <w:t>, tests/·</w:t>
      </w:r>
      <w:proofErr w:type="spellStart"/>
      <w:proofErr w:type="gramStart"/>
      <w:r w:rsidRPr="009E77DB">
        <w:t>src</w:t>
      </w:r>
      <w:proofErr w:type="spellEnd"/>
      <w:r w:rsidRPr="009E77DB">
        <w:t>/ 파일</w:t>
      </w:r>
      <w:proofErr w:type="gramEnd"/>
      <w:r w:rsidRPr="009E77DB">
        <w:t xml:space="preserve"> 생성</w:t>
      </w:r>
    </w:p>
    <w:p w14:paraId="74F593D8" w14:textId="77777777" w:rsidR="009E77DB" w:rsidRPr="009E77DB" w:rsidRDefault="009E77DB" w:rsidP="009E77DB">
      <w:r w:rsidRPr="009E77DB">
        <w:t xml:space="preserve">- </w:t>
      </w:r>
      <w:proofErr w:type="gramStart"/>
      <w:r w:rsidRPr="009E77DB">
        <w:t>완료 한</w:t>
      </w:r>
      <w:proofErr w:type="gramEnd"/>
      <w:r w:rsidRPr="009E77DB">
        <w:t xml:space="preserve"> 줄: "/red-</w:t>
      </w:r>
      <w:proofErr w:type="gramStart"/>
      <w:r w:rsidRPr="009E77DB">
        <w:t>skeleton 으로</w:t>
      </w:r>
      <w:proofErr w:type="gramEnd"/>
      <w:r w:rsidRPr="009E77DB">
        <w:t xml:space="preserve"> 넘길 준비됐다"</w:t>
      </w:r>
    </w:p>
    <w:p w14:paraId="0C35A8AD" w14:textId="77777777" w:rsidR="009E77DB" w:rsidRDefault="009E77DB" w:rsidP="009E77DB">
      <w:r w:rsidRPr="009E77DB">
        <w:t>Track A(boundary)는 Layer만 boundary로 바꾸면 재사용 가능하다고 명시.</w:t>
      </w:r>
    </w:p>
    <w:p w14:paraId="01ABB076" w14:textId="3B15DB5E" w:rsidR="009E77DB" w:rsidRPr="009E77DB" w:rsidRDefault="009E77DB" w:rsidP="009E77DB">
      <w:r>
        <w:rPr>
          <w:rFonts w:hint="eastAsia"/>
        </w:rPr>
        <w:t>```</w:t>
      </w:r>
    </w:p>
    <w:p w14:paraId="41DEA93C" w14:textId="508D8043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red-test-plan.md — 실행 예시</w:t>
      </w:r>
    </w:p>
    <w:p w14:paraId="160F397E" w14:textId="77777777" w:rsidR="009E77DB" w:rsidRDefault="009E77DB" w:rsidP="009E77DB">
      <w:r w:rsidRPr="009E77DB">
        <w:rPr>
          <w:b/>
          <w:bCs/>
        </w:rPr>
        <w:t>모드: Ask</w:t>
      </w:r>
      <w:r w:rsidRPr="009E77DB">
        <w:t> · Command 생성 후</w:t>
      </w:r>
    </w:p>
    <w:p w14:paraId="0E1E12AA" w14:textId="355CC2A3" w:rsidR="009E77DB" w:rsidRPr="009E77DB" w:rsidRDefault="009E77DB" w:rsidP="009E77DB">
      <w:r>
        <w:rPr>
          <w:rFonts w:hint="eastAsia"/>
        </w:rPr>
        <w:t>```</w:t>
      </w:r>
    </w:p>
    <w:p w14:paraId="611D5BC8" w14:textId="77777777" w:rsidR="009E77DB" w:rsidRPr="009E77DB" w:rsidRDefault="009E77DB" w:rsidP="009E77DB">
      <w:r w:rsidRPr="009E77DB">
        <w:t>/</w:t>
      </w:r>
      <w:proofErr w:type="gramStart"/>
      <w:r w:rsidRPr="009E77DB">
        <w:t>red</w:t>
      </w:r>
      <w:proofErr w:type="gramEnd"/>
      <w:r w:rsidRPr="009E77DB">
        <w:t>-test-plan</w:t>
      </w:r>
    </w:p>
    <w:p w14:paraId="3E56ECA9" w14:textId="77777777" w:rsidR="009E77DB" w:rsidRPr="009E77DB" w:rsidRDefault="009E77DB" w:rsidP="009E77DB">
      <w:r w:rsidRPr="009E77DB">
        <w:t>Phase: red | Layer: entity | Track: Logic</w:t>
      </w:r>
    </w:p>
    <w:p w14:paraId="27C1E38A" w14:textId="77777777" w:rsidR="009E77DB" w:rsidRPr="009E77DB" w:rsidRDefault="009E77DB" w:rsidP="009E77DB">
      <w:r w:rsidRPr="009E77DB">
        <w:t>이번 RED 묶음: D-LOC-01 (FR-LOC-01)</w:t>
      </w:r>
    </w:p>
    <w:p w14:paraId="5442FE4C" w14:textId="77777777" w:rsidR="009E77DB" w:rsidRPr="009E77DB" w:rsidRDefault="009E77DB" w:rsidP="009E77DB">
      <w:r w:rsidRPr="009E77DB">
        <w:t>Track A 예시:</w:t>
      </w:r>
    </w:p>
    <w:p w14:paraId="2922894B" w14:textId="77777777" w:rsidR="009E77DB" w:rsidRPr="009E77DB" w:rsidRDefault="009E77DB" w:rsidP="009E77DB">
      <w:r w:rsidRPr="009E77DB">
        <w:t>/</w:t>
      </w:r>
      <w:proofErr w:type="gramStart"/>
      <w:r w:rsidRPr="009E77DB">
        <w:t>red</w:t>
      </w:r>
      <w:proofErr w:type="gramEnd"/>
      <w:r w:rsidRPr="009E77DB">
        <w:t>-test-plan</w:t>
      </w:r>
    </w:p>
    <w:p w14:paraId="2CF9DA5D" w14:textId="77777777" w:rsidR="009E77DB" w:rsidRPr="009E77DB" w:rsidRDefault="009E77DB" w:rsidP="009E77DB">
      <w:r w:rsidRPr="009E77DB">
        <w:t>Phase: red | Layer: boundary | Track: UI</w:t>
      </w:r>
    </w:p>
    <w:p w14:paraId="083AECA4" w14:textId="77777777" w:rsidR="009E77DB" w:rsidRDefault="009E77DB" w:rsidP="009E77DB">
      <w:r w:rsidRPr="009E77DB">
        <w:t>이번 RED 묶음: U-IN-01, U-IN-02</w:t>
      </w:r>
    </w:p>
    <w:p w14:paraId="1F4626DB" w14:textId="11D770B7" w:rsidR="009E77DB" w:rsidRPr="009E77DB" w:rsidRDefault="009E77DB" w:rsidP="009E77DB">
      <w:r>
        <w:rPr>
          <w:rFonts w:hint="eastAsia"/>
        </w:rPr>
        <w:lastRenderedPageBreak/>
        <w:t>```</w:t>
      </w:r>
    </w:p>
    <w:p w14:paraId="579514A9" w14:textId="77777777" w:rsidR="009E77DB" w:rsidRPr="009E77DB" w:rsidRDefault="00000000" w:rsidP="009E77DB">
      <w:r>
        <w:pict w14:anchorId="277688F6">
          <v:rect id="_x0000_i1048" style="width:0;height:1.5pt" o:hralign="center" o:hrstd="t" o:hr="t" fillcolor="#a0a0a0" stroked="f"/>
        </w:pict>
      </w:r>
    </w:p>
    <w:p w14:paraId="0D46835F" w14:textId="0C894370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9E77DB">
        <w:rPr>
          <w:b/>
          <w:bCs/>
        </w:rPr>
        <w:t>. red-skeleton.md — Command 파일 생성 (1회)</w:t>
      </w:r>
    </w:p>
    <w:p w14:paraId="652A7D2B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02EBE739" w14:textId="5C5D74E8" w:rsidR="009E77DB" w:rsidRPr="009E77DB" w:rsidRDefault="009E77DB" w:rsidP="009E77DB">
      <w:r>
        <w:rPr>
          <w:rFonts w:hint="eastAsia"/>
          <w:b/>
          <w:bCs/>
        </w:rPr>
        <w:t>```</w:t>
      </w:r>
    </w:p>
    <w:p w14:paraId="2A10DA86" w14:textId="77777777" w:rsidR="009E77DB" w:rsidRPr="009E77DB" w:rsidRDefault="009E77DB" w:rsidP="009E77DB">
      <w:proofErr w:type="gramStart"/>
      <w:r w:rsidRPr="009E77DB">
        <w:t>.cursor/commands/red-skeleton.md</w:t>
      </w:r>
      <w:proofErr w:type="gramEnd"/>
      <w:r w:rsidRPr="009E77DB">
        <w:t xml:space="preserve"> Command 파일을 만들어줘.</w:t>
      </w:r>
    </w:p>
    <w:p w14:paraId="639C22D7" w14:textId="77777777" w:rsidR="009E77DB" w:rsidRPr="009E77DB" w:rsidRDefault="009E77DB" w:rsidP="009E77DB">
      <w:r w:rsidRPr="009E77DB">
        <w:t>참고:</w:t>
      </w:r>
    </w:p>
    <w:p w14:paraId="77F17BFA" w14:textId="77777777" w:rsidR="009E77DB" w:rsidRPr="009E77DB" w:rsidRDefault="009E77DB" w:rsidP="009E77DB">
      <w:r w:rsidRPr="009E77DB">
        <w:t xml:space="preserve">- </w:t>
      </w:r>
      <w:proofErr w:type="gramStart"/>
      <w:r w:rsidRPr="009E77DB">
        <w:t>@.cursor/commands/red-test-plan.md</w:t>
      </w:r>
      <w:proofErr w:type="gramEnd"/>
      <w:r w:rsidRPr="009E77DB">
        <w:t xml:space="preserve"> (</w:t>
      </w:r>
      <w:proofErr w:type="spellStart"/>
      <w:r w:rsidRPr="009E77DB">
        <w:t>앞단</w:t>
      </w:r>
      <w:proofErr w:type="spellEnd"/>
      <w:r w:rsidRPr="009E77DB">
        <w:t xml:space="preserve"> 설계)</w:t>
      </w:r>
    </w:p>
    <w:p w14:paraId="062E18EA" w14:textId="77777777" w:rsidR="009E77DB" w:rsidRPr="009E77DB" w:rsidRDefault="009E77DB" w:rsidP="009E77DB">
      <w:r w:rsidRPr="009E77DB">
        <w:t xml:space="preserve">- </w:t>
      </w:r>
      <w:proofErr w:type="gramStart"/>
      <w:r w:rsidRPr="009E77DB">
        <w:t>@.cursor/commands/tdd-red.md</w:t>
      </w:r>
      <w:proofErr w:type="gramEnd"/>
    </w:p>
    <w:p w14:paraId="317E7C7C" w14:textId="77777777" w:rsidR="009E77DB" w:rsidRPr="009E77DB" w:rsidRDefault="009E77DB" w:rsidP="009E77DB">
      <w:r w:rsidRPr="009E77DB">
        <w:t>- Skill magic-square-</w:t>
      </w:r>
      <w:proofErr w:type="spellStart"/>
      <w:r w:rsidRPr="009E77DB">
        <w:t>tdd</w:t>
      </w:r>
      <w:proofErr w:type="spellEnd"/>
      <w:r w:rsidRPr="009E77DB">
        <w:t xml:space="preserve"> (아래 생성 예정) 자동 참조 문구</w:t>
      </w:r>
    </w:p>
    <w:p w14:paraId="5C7A72B8" w14:textId="77777777" w:rsidR="009E77DB" w:rsidRPr="009E77DB" w:rsidRDefault="009E77DB" w:rsidP="009E77DB">
      <w:r w:rsidRPr="009E77DB">
        <w:t xml:space="preserve">역할: ARRR A단계(RED ④) — /red-test-plan </w:t>
      </w:r>
      <w:proofErr w:type="spellStart"/>
      <w:r w:rsidRPr="009E77DB">
        <w:t>설계표</w:t>
      </w:r>
      <w:proofErr w:type="spellEnd"/>
      <w:r w:rsidRPr="009E77DB">
        <w:t xml:space="preserve"> 기준 </w:t>
      </w:r>
      <w:proofErr w:type="spellStart"/>
      <w:proofErr w:type="gramStart"/>
      <w:r w:rsidRPr="009E77DB">
        <w:t>pytest.fail</w:t>
      </w:r>
      <w:proofErr w:type="spellEnd"/>
      <w:proofErr w:type="gramEnd"/>
      <w:r w:rsidRPr="009E77DB">
        <w:t xml:space="preserve"> </w:t>
      </w:r>
      <w:proofErr w:type="spellStart"/>
      <w:r w:rsidRPr="009E77DB">
        <w:t>스켈레톤만</w:t>
      </w:r>
      <w:proofErr w:type="spellEnd"/>
      <w:r w:rsidRPr="009E77DB">
        <w:t xml:space="preserve"> 작성.</w:t>
      </w:r>
    </w:p>
    <w:p w14:paraId="608FD63B" w14:textId="77777777" w:rsidR="009E77DB" w:rsidRPr="009E77DB" w:rsidRDefault="009E77DB" w:rsidP="009E77DB">
      <w:r w:rsidRPr="009E77DB">
        <w:t>본문 포함:</w:t>
      </w:r>
    </w:p>
    <w:p w14:paraId="091A8A07" w14:textId="77777777" w:rsidR="009E77DB" w:rsidRPr="009E77DB" w:rsidRDefault="009E77DB" w:rsidP="009E77DB">
      <w:r w:rsidRPr="009E77DB">
        <w:t>- Phase: red | Layer: entity | Track: Logic</w:t>
      </w:r>
    </w:p>
    <w:p w14:paraId="5A2DD3EE" w14:textId="77777777" w:rsidR="009E77DB" w:rsidRPr="009E77DB" w:rsidRDefault="009E77DB" w:rsidP="009E77DB">
      <w:r w:rsidRPr="009E77DB">
        <w:t>- AAA 주석 (Given/When/Then)</w:t>
      </w:r>
    </w:p>
    <w:p w14:paraId="2B2843CE" w14:textId="77777777" w:rsidR="009E77DB" w:rsidRPr="009E77DB" w:rsidRDefault="009E77DB" w:rsidP="009E77DB">
      <w:r w:rsidRPr="009E77DB">
        <w:t xml:space="preserve">- Then은 </w:t>
      </w:r>
      <w:proofErr w:type="spellStart"/>
      <w:proofErr w:type="gramStart"/>
      <w:r w:rsidRPr="009E77DB">
        <w:t>pytest.fail</w:t>
      </w:r>
      <w:proofErr w:type="spellEnd"/>
      <w:proofErr w:type="gramEnd"/>
      <w:r w:rsidRPr="009E77DB">
        <w:t>("RED: {Test ID} — …") 한 줄만</w:t>
      </w:r>
    </w:p>
    <w:p w14:paraId="42BDF05B" w14:textId="77777777" w:rsidR="009E77DB" w:rsidRPr="009E77DB" w:rsidRDefault="009E77DB" w:rsidP="009E77DB">
      <w:r w:rsidRPr="009E77DB">
        <w:t>- assert 본문·</w:t>
      </w:r>
      <w:proofErr w:type="spellStart"/>
      <w:r w:rsidRPr="009E77DB">
        <w:t>skip·xfail</w:t>
      </w:r>
      <w:proofErr w:type="spellEnd"/>
      <w:r w:rsidRPr="009E77DB">
        <w:t>·통과 더미 금지</w:t>
      </w:r>
    </w:p>
    <w:p w14:paraId="0BBAA795" w14:textId="77777777" w:rsidR="009E77DB" w:rsidRPr="009E77DB" w:rsidRDefault="009E77DB" w:rsidP="009E77DB">
      <w:r w:rsidRPr="009E77DB">
        <w:t xml:space="preserve">- </w:t>
      </w:r>
      <w:proofErr w:type="spellStart"/>
      <w:proofErr w:type="gramStart"/>
      <w:r w:rsidRPr="009E77DB">
        <w:t>src</w:t>
      </w:r>
      <w:proofErr w:type="spellEnd"/>
      <w:r w:rsidRPr="009E77DB">
        <w:t>/ 수정</w:t>
      </w:r>
      <w:proofErr w:type="gramEnd"/>
      <w:r w:rsidRPr="009E77DB">
        <w:t xml:space="preserve"> 금지</w:t>
      </w:r>
    </w:p>
    <w:p w14:paraId="12BBAE69" w14:textId="77777777" w:rsidR="009E77DB" w:rsidRPr="009E77DB" w:rsidRDefault="009E77DB" w:rsidP="009E77DB">
      <w:r w:rsidRPr="009E77DB">
        <w:t>- 상수 34/16/4는 entity/constants.py import (</w:t>
      </w:r>
      <w:proofErr w:type="spellStart"/>
      <w:r w:rsidRPr="009E77DB">
        <w:t>픽스처</w:t>
      </w:r>
      <w:proofErr w:type="spellEnd"/>
      <w:r w:rsidRPr="009E77DB">
        <w:t xml:space="preserve"> 데이터만)</w:t>
      </w:r>
    </w:p>
    <w:p w14:paraId="451EBD39" w14:textId="77777777" w:rsidR="009E77DB" w:rsidRPr="009E77DB" w:rsidRDefault="009E77DB" w:rsidP="009E77DB">
      <w:r w:rsidRPr="009E77DB">
        <w:t xml:space="preserve">- </w:t>
      </w:r>
      <w:proofErr w:type="spellStart"/>
      <w:r w:rsidRPr="009E77DB">
        <w:t>conftest</w:t>
      </w:r>
      <w:proofErr w:type="spellEnd"/>
      <w:r w:rsidRPr="009E77DB">
        <w:t>: tests/conftest.py grid_g1 (0 두 개, row-major)</w:t>
      </w:r>
    </w:p>
    <w:p w14:paraId="474E0DB2" w14:textId="77777777" w:rsidR="009E77DB" w:rsidRPr="009E77DB" w:rsidRDefault="009E77DB" w:rsidP="009E77DB">
      <w:r w:rsidRPr="009E77DB">
        <w:t xml:space="preserve">- 완료 후 </w:t>
      </w:r>
      <w:proofErr w:type="spellStart"/>
      <w:r w:rsidRPr="009E77DB">
        <w:t>pytest</w:t>
      </w:r>
      <w:proofErr w:type="spellEnd"/>
      <w:r w:rsidRPr="009E77DB">
        <w:t xml:space="preserve"> 실행 + 보고: Test ID · FAIL 한 줄 · 변경 파일(tests/만)</w:t>
      </w:r>
    </w:p>
    <w:p w14:paraId="18704546" w14:textId="77777777" w:rsidR="009E77DB" w:rsidRPr="009E77DB" w:rsidRDefault="009E77DB" w:rsidP="009E77DB">
      <w:r w:rsidRPr="009E77DB">
        <w:t>- 템플릿 예시 (test_d_loc_01_blank_coords_row_major)</w:t>
      </w:r>
    </w:p>
    <w:p w14:paraId="261E5F94" w14:textId="77777777" w:rsidR="009E77DB" w:rsidRDefault="009E77DB" w:rsidP="009E77DB">
      <w:r w:rsidRPr="009E77DB">
        <w:t>Skill 참조: "magic-square-</w:t>
      </w:r>
      <w:proofErr w:type="spellStart"/>
      <w:r w:rsidRPr="009E77DB">
        <w:t>tdd</w:t>
      </w:r>
      <w:proofErr w:type="spellEnd"/>
      <w:r w:rsidRPr="009E77DB">
        <w:t xml:space="preserve"> Skill이 있으면 자동 따름"</w:t>
      </w:r>
    </w:p>
    <w:p w14:paraId="1DC76613" w14:textId="5EADEE00" w:rsidR="009E77DB" w:rsidRPr="009E77DB" w:rsidRDefault="009E77DB" w:rsidP="009E77DB">
      <w:r>
        <w:rPr>
          <w:rFonts w:hint="eastAsia"/>
        </w:rPr>
        <w:t>```</w:t>
      </w:r>
    </w:p>
    <w:p w14:paraId="634260BB" w14:textId="519063EB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red-skeleton.md — 실행 예시</w:t>
      </w:r>
    </w:p>
    <w:p w14:paraId="0485D581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2134D262" w14:textId="00C7CDFB" w:rsidR="009E77DB" w:rsidRPr="009E77DB" w:rsidRDefault="009E77DB" w:rsidP="009E77DB">
      <w:r>
        <w:rPr>
          <w:rFonts w:hint="eastAsia"/>
          <w:b/>
          <w:bCs/>
        </w:rPr>
        <w:t>```</w:t>
      </w:r>
    </w:p>
    <w:p w14:paraId="1D5C7B19" w14:textId="77777777" w:rsidR="009E77DB" w:rsidRPr="009E77DB" w:rsidRDefault="009E77DB" w:rsidP="009E77DB">
      <w:r w:rsidRPr="009E77DB">
        <w:t>/</w:t>
      </w:r>
      <w:proofErr w:type="gramStart"/>
      <w:r w:rsidRPr="009E77DB">
        <w:t>red</w:t>
      </w:r>
      <w:proofErr w:type="gramEnd"/>
      <w:r w:rsidRPr="009E77DB">
        <w:t>-skeleton</w:t>
      </w:r>
    </w:p>
    <w:p w14:paraId="7FEB41A0" w14:textId="77777777" w:rsidR="009E77DB" w:rsidRPr="009E77DB" w:rsidRDefault="009E77DB" w:rsidP="009E77DB">
      <w:r w:rsidRPr="009E77DB">
        <w:t>Phase: red | Layer: entity | Track: Logic</w:t>
      </w:r>
    </w:p>
    <w:p w14:paraId="7F418544" w14:textId="77777777" w:rsidR="009E77DB" w:rsidRPr="009E77DB" w:rsidRDefault="009E77DB" w:rsidP="009E77DB">
      <w:r w:rsidRPr="009E77DB">
        <w:t>Test ID: D-LOC-01</w:t>
      </w:r>
    </w:p>
    <w:p w14:paraId="0FA28282" w14:textId="77777777" w:rsidR="009E77DB" w:rsidRPr="009E77DB" w:rsidRDefault="009E77DB" w:rsidP="009E77DB">
      <w:r w:rsidRPr="009E77DB">
        <w:t>파일: tests/entity/test_d_loc_01.py</w:t>
      </w:r>
    </w:p>
    <w:p w14:paraId="687571FE" w14:textId="77777777" w:rsidR="009E77DB" w:rsidRPr="009E77DB" w:rsidRDefault="009E77DB" w:rsidP="009E77DB">
      <w:proofErr w:type="spellStart"/>
      <w:r w:rsidRPr="009E77DB">
        <w:t>픽스처</w:t>
      </w:r>
      <w:proofErr w:type="spellEnd"/>
      <w:r w:rsidRPr="009E77DB">
        <w:t>: tests/conftest.py (grid_g1)</w:t>
      </w:r>
    </w:p>
    <w:p w14:paraId="7CA30306" w14:textId="77777777" w:rsidR="009E77DB" w:rsidRPr="009E77DB" w:rsidRDefault="009E77DB" w:rsidP="009E77DB">
      <w:proofErr w:type="spellStart"/>
      <w:r w:rsidRPr="009E77DB">
        <w:t>설계표</w:t>
      </w:r>
      <w:proofErr w:type="spellEnd"/>
      <w:r w:rsidRPr="009E77DB">
        <w:t xml:space="preserve"> 없이 한 번에:</w:t>
      </w:r>
    </w:p>
    <w:p w14:paraId="14B7F0A6" w14:textId="77777777" w:rsidR="009E77DB" w:rsidRPr="009E77DB" w:rsidRDefault="009E77DB" w:rsidP="009E77DB">
      <w:r w:rsidRPr="009E77DB">
        <w:t>/</w:t>
      </w:r>
      <w:proofErr w:type="gramStart"/>
      <w:r w:rsidRPr="009E77DB">
        <w:t>red</w:t>
      </w:r>
      <w:proofErr w:type="gramEnd"/>
      <w:r w:rsidRPr="009E77DB">
        <w:t>-skeleton</w:t>
      </w:r>
    </w:p>
    <w:p w14:paraId="6F97C055" w14:textId="77777777" w:rsidR="009E77DB" w:rsidRPr="009E77DB" w:rsidRDefault="009E77DB" w:rsidP="009E77DB">
      <w:r w:rsidRPr="009E77DB">
        <w:t>Phase: red | Layer: entity | Track: Logic</w:t>
      </w:r>
    </w:p>
    <w:p w14:paraId="2BBA6747" w14:textId="77777777" w:rsidR="009E77DB" w:rsidRPr="009E77DB" w:rsidRDefault="009E77DB" w:rsidP="009E77DB">
      <w:r w:rsidRPr="009E77DB">
        <w:t>Test ID: D-LOC-01</w:t>
      </w:r>
    </w:p>
    <w:p w14:paraId="2918E5F0" w14:textId="77777777" w:rsidR="009E77DB" w:rsidRDefault="009E77DB" w:rsidP="009E77DB">
      <w:r w:rsidRPr="009E77DB">
        <w:t xml:space="preserve">Given: G1 격자 | When: </w:t>
      </w:r>
      <w:proofErr w:type="spellStart"/>
      <w:r w:rsidRPr="009E77DB">
        <w:t>find_blank_coords</w:t>
      </w:r>
      <w:proofErr w:type="spellEnd"/>
      <w:r w:rsidRPr="009E77DB">
        <w:t>(grid_g1) | Then: [(2,3</w:t>
      </w:r>
      <w:proofErr w:type="gramStart"/>
      <w:r w:rsidRPr="009E77DB">
        <w:t>),(</w:t>
      </w:r>
      <w:proofErr w:type="gramEnd"/>
      <w:r w:rsidRPr="009E77DB">
        <w:t>4,4)] (1-index row-major)</w:t>
      </w:r>
    </w:p>
    <w:p w14:paraId="05C592BC" w14:textId="0121112B" w:rsidR="009E77DB" w:rsidRPr="009E77DB" w:rsidRDefault="009E77DB" w:rsidP="009E77DB">
      <w:r>
        <w:rPr>
          <w:rFonts w:hint="eastAsia"/>
        </w:rPr>
        <w:lastRenderedPageBreak/>
        <w:t>```</w:t>
      </w:r>
    </w:p>
    <w:p w14:paraId="3B39E52E" w14:textId="77777777" w:rsidR="009E77DB" w:rsidRPr="009E77DB" w:rsidRDefault="00000000" w:rsidP="009E77DB">
      <w:r>
        <w:pict w14:anchorId="4ED07F16">
          <v:rect id="_x0000_i1049" style="width:0;height:1.5pt" o:hralign="center" o:hrstd="t" o:hr="t" fillcolor="#a0a0a0" stroked="f"/>
        </w:pict>
      </w:r>
    </w:p>
    <w:p w14:paraId="3719EA02" w14:textId="44BB729C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9E77DB">
        <w:rPr>
          <w:b/>
          <w:bCs/>
        </w:rPr>
        <w:t>. green-minimal.md — Command 파일 생성 (1회)</w:t>
      </w:r>
    </w:p>
    <w:p w14:paraId="78330F76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3D7EA6D1" w14:textId="2A460C9D" w:rsidR="009E77DB" w:rsidRPr="009E77DB" w:rsidRDefault="009E77DB" w:rsidP="009E77DB">
      <w:r>
        <w:rPr>
          <w:rFonts w:hint="eastAsia"/>
          <w:b/>
          <w:bCs/>
        </w:rPr>
        <w:t>```</w:t>
      </w:r>
    </w:p>
    <w:p w14:paraId="59E51FAC" w14:textId="77777777" w:rsidR="009E77DB" w:rsidRPr="009E77DB" w:rsidRDefault="009E77DB" w:rsidP="009E77DB">
      <w:proofErr w:type="gramStart"/>
      <w:r w:rsidRPr="009E77DB">
        <w:t>.cursor/commands/green-minimal.md</w:t>
      </w:r>
      <w:proofErr w:type="gramEnd"/>
      <w:r w:rsidRPr="009E77DB">
        <w:t xml:space="preserve"> Command 파일을 만들어줘.</w:t>
      </w:r>
    </w:p>
    <w:p w14:paraId="45FCE26D" w14:textId="77777777" w:rsidR="009E77DB" w:rsidRPr="009E77DB" w:rsidRDefault="009E77DB" w:rsidP="009E77DB">
      <w:r w:rsidRPr="009E77DB">
        <w:t>역할: ARRR R단계(Respond=GREEN) — RED 1묶음당 최소 구현, 1커밋=1 RED 묶음.</w:t>
      </w:r>
    </w:p>
    <w:p w14:paraId="11873A61" w14:textId="77777777" w:rsidR="009E77DB" w:rsidRPr="009E77DB" w:rsidRDefault="009E77DB" w:rsidP="009E77DB">
      <w:r w:rsidRPr="009E77DB">
        <w:t>본문 포함:</w:t>
      </w:r>
    </w:p>
    <w:p w14:paraId="0BD7595B" w14:textId="77777777" w:rsidR="009E77DB" w:rsidRPr="009E77DB" w:rsidRDefault="009E77DB" w:rsidP="009E77DB">
      <w:r w:rsidRPr="009E77DB">
        <w:t>- Phase: green | Layer: entity | Track: Logic</w:t>
      </w:r>
    </w:p>
    <w:p w14:paraId="5F8BC1C9" w14:textId="77777777" w:rsidR="009E77DB" w:rsidRPr="009E77DB" w:rsidRDefault="009E77DB" w:rsidP="009E77DB">
      <w:r w:rsidRPr="009E77DB">
        <w:t xml:space="preserve">- 절차: RED 재확인 → </w:t>
      </w:r>
      <w:proofErr w:type="spellStart"/>
      <w:proofErr w:type="gramStart"/>
      <w:r w:rsidRPr="009E77DB">
        <w:t>src</w:t>
      </w:r>
      <w:proofErr w:type="spellEnd"/>
      <w:r w:rsidRPr="009E77DB">
        <w:t>/ 최소</w:t>
      </w:r>
      <w:proofErr w:type="gramEnd"/>
      <w:r w:rsidRPr="009E77DB">
        <w:t xml:space="preserve"> 구현 → </w:t>
      </w:r>
      <w:proofErr w:type="spellStart"/>
      <w:proofErr w:type="gramStart"/>
      <w:r w:rsidRPr="009E77DB">
        <w:t>pytest.fail</w:t>
      </w:r>
      <w:proofErr w:type="spellEnd"/>
      <w:proofErr w:type="gramEnd"/>
      <w:r w:rsidRPr="009E77DB">
        <w:t xml:space="preserve"> 제거·assert 교체 → PASS 확인</w:t>
      </w:r>
    </w:p>
    <w:p w14:paraId="0F963209" w14:textId="77777777" w:rsidR="009E77DB" w:rsidRPr="009E77DB" w:rsidRDefault="009E77DB" w:rsidP="009E77DB">
      <w:r w:rsidRPr="009E77DB">
        <w:t>- 하드코딩·</w:t>
      </w:r>
      <w:proofErr w:type="spellStart"/>
      <w:r w:rsidRPr="009E77DB">
        <w:t>매직넘버</w:t>
      </w:r>
      <w:proofErr w:type="spellEnd"/>
      <w:r w:rsidRPr="009E77DB">
        <w:t xml:space="preserve"> 금지 → constants.py SSOT</w:t>
      </w:r>
    </w:p>
    <w:p w14:paraId="100A39F8" w14:textId="77777777" w:rsidR="009E77DB" w:rsidRPr="009E77DB" w:rsidRDefault="009E77DB" w:rsidP="009E77DB">
      <w:r w:rsidRPr="009E77DB">
        <w:t>- E001~E005 raise/return 금지, ECB: entity는 boundary/control import 금지</w:t>
      </w:r>
    </w:p>
    <w:p w14:paraId="735EA97F" w14:textId="77777777" w:rsidR="009E77DB" w:rsidRPr="009E77DB" w:rsidRDefault="009E77DB" w:rsidP="009E77DB">
      <w:r w:rsidRPr="009E77DB">
        <w:t>- 금지: 이번 RED 묶음 외 ID 동시 해결, REFACTOR, assert 완화</w:t>
      </w:r>
    </w:p>
    <w:p w14:paraId="11995524" w14:textId="77777777" w:rsidR="009E77DB" w:rsidRPr="009E77DB" w:rsidRDefault="009E77DB" w:rsidP="009E77DB">
      <w:r w:rsidRPr="009E77DB">
        <w:t>- git commit은 사용자 요청 시만</w:t>
      </w:r>
    </w:p>
    <w:p w14:paraId="4263FE0D" w14:textId="77777777" w:rsidR="009E77DB" w:rsidRPr="009E77DB" w:rsidRDefault="009E77DB" w:rsidP="009E77DB">
      <w:r w:rsidRPr="009E77DB">
        <w:t>- 보고: PASS Test ID · 변경 파일 · 회귀 실패 시 즉시 수정</w:t>
      </w:r>
    </w:p>
    <w:p w14:paraId="11160680" w14:textId="77777777" w:rsidR="009E77DB" w:rsidRDefault="009E77DB" w:rsidP="009E77DB">
      <w:r w:rsidRPr="009E77DB">
        <w:t xml:space="preserve">- </w:t>
      </w:r>
      <w:proofErr w:type="spellStart"/>
      <w:r w:rsidRPr="009E77DB">
        <w:t>pytest</w:t>
      </w:r>
      <w:proofErr w:type="spellEnd"/>
      <w:r w:rsidRPr="009E77DB">
        <w:t xml:space="preserve"> 명령 예시 2개 (단일 테스트 + 파일 전체)</w:t>
      </w:r>
    </w:p>
    <w:p w14:paraId="37BD635A" w14:textId="23068CB8" w:rsidR="009E77DB" w:rsidRPr="009E77DB" w:rsidRDefault="009E77DB" w:rsidP="009E77DB">
      <w:r>
        <w:rPr>
          <w:rFonts w:hint="eastAsia"/>
        </w:rPr>
        <w:t>```</w:t>
      </w:r>
    </w:p>
    <w:p w14:paraId="5B04D78A" w14:textId="4D5127F0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green-minimal.md — 실행 예시</w:t>
      </w:r>
    </w:p>
    <w:p w14:paraId="63CDA7C4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74AE0F0E" w14:textId="62616CC5" w:rsidR="009E77DB" w:rsidRPr="009E77DB" w:rsidRDefault="009E77DB" w:rsidP="009E77DB">
      <w:r>
        <w:rPr>
          <w:rFonts w:hint="eastAsia"/>
          <w:b/>
          <w:bCs/>
        </w:rPr>
        <w:t>```</w:t>
      </w:r>
    </w:p>
    <w:p w14:paraId="63A9F3DA" w14:textId="77777777" w:rsidR="009E77DB" w:rsidRPr="009E77DB" w:rsidRDefault="009E77DB" w:rsidP="009E77DB">
      <w:r w:rsidRPr="009E77DB">
        <w:t>/</w:t>
      </w:r>
      <w:proofErr w:type="gramStart"/>
      <w:r w:rsidRPr="009E77DB">
        <w:t>green</w:t>
      </w:r>
      <w:proofErr w:type="gramEnd"/>
      <w:r w:rsidRPr="009E77DB">
        <w:t>-minimal</w:t>
      </w:r>
    </w:p>
    <w:p w14:paraId="09FCD062" w14:textId="77777777" w:rsidR="009E77DB" w:rsidRPr="009E77DB" w:rsidRDefault="009E77DB" w:rsidP="009E77DB">
      <w:r w:rsidRPr="009E77DB">
        <w:t>Phase: green | Layer: entity | Track: Logic</w:t>
      </w:r>
    </w:p>
    <w:p w14:paraId="42D2FF71" w14:textId="77777777" w:rsidR="009E77DB" w:rsidRDefault="009E77DB" w:rsidP="009E77DB">
      <w:r w:rsidRPr="009E77DB">
        <w:t>RED 대상: D-LOC-01 (tests/entity/test_d_loc_01.py)</w:t>
      </w:r>
    </w:p>
    <w:p w14:paraId="07190550" w14:textId="198FB6D3" w:rsidR="009E77DB" w:rsidRPr="009E77DB" w:rsidRDefault="009E77DB" w:rsidP="009E77DB">
      <w:r>
        <w:rPr>
          <w:rFonts w:hint="eastAsia"/>
        </w:rPr>
        <w:t>```</w:t>
      </w:r>
    </w:p>
    <w:p w14:paraId="339E629A" w14:textId="77777777" w:rsidR="009E77DB" w:rsidRPr="009E77DB" w:rsidRDefault="00000000" w:rsidP="009E77DB">
      <w:r>
        <w:pict w14:anchorId="68B0C603">
          <v:rect id="_x0000_i1050" style="width:0;height:1.5pt" o:hralign="center" o:hrstd="t" o:hr="t" fillcolor="#a0a0a0" stroked="f"/>
        </w:pict>
      </w:r>
    </w:p>
    <w:p w14:paraId="5E396B89" w14:textId="06A1F019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9E77DB">
        <w:rPr>
          <w:b/>
          <w:bCs/>
        </w:rPr>
        <w:t>. golden-master.md — Command 파일 생성 (1회)</w:t>
      </w:r>
    </w:p>
    <w:p w14:paraId="5BDF4C72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36EF5C02" w14:textId="764535F1" w:rsidR="009E77DB" w:rsidRPr="009E77DB" w:rsidRDefault="009E77DB" w:rsidP="009E77DB">
      <w:r>
        <w:rPr>
          <w:rFonts w:hint="eastAsia"/>
          <w:b/>
          <w:bCs/>
        </w:rPr>
        <w:t>```</w:t>
      </w:r>
    </w:p>
    <w:p w14:paraId="20849DEA" w14:textId="77777777" w:rsidR="009E77DB" w:rsidRPr="009E77DB" w:rsidRDefault="009E77DB" w:rsidP="009E77DB">
      <w:proofErr w:type="gramStart"/>
      <w:r w:rsidRPr="009E77DB">
        <w:t>.cursor/commands/golden-master.md</w:t>
      </w:r>
      <w:proofErr w:type="gramEnd"/>
      <w:r w:rsidRPr="009E77DB">
        <w:t xml:space="preserve"> Command 파일을 만들어줘.</w:t>
      </w:r>
    </w:p>
    <w:p w14:paraId="1AAACE16" w14:textId="77777777" w:rsidR="009E77DB" w:rsidRPr="009E77DB" w:rsidRDefault="009E77DB" w:rsidP="009E77DB">
      <w:r w:rsidRPr="009E77DB">
        <w:t>역할: GREEN PASS 후 Golden Master(Approval Test) 구축·검증.</w:t>
      </w:r>
    </w:p>
    <w:p w14:paraId="25B0DEB0" w14:textId="77777777" w:rsidR="009E77DB" w:rsidRPr="009E77DB" w:rsidRDefault="009E77DB" w:rsidP="009E77DB">
      <w:r w:rsidRPr="009E77DB">
        <w:t>본문 포함:</w:t>
      </w:r>
    </w:p>
    <w:p w14:paraId="0D5BBE5D" w14:textId="77777777" w:rsidR="009E77DB" w:rsidRPr="009E77DB" w:rsidRDefault="009E77DB" w:rsidP="009E77DB">
      <w:r w:rsidRPr="009E77DB">
        <w:t>- Phase: green | Layer: entity | Track: Logic</w:t>
      </w:r>
    </w:p>
    <w:p w14:paraId="13A2A0A6" w14:textId="77777777" w:rsidR="009E77DB" w:rsidRPr="009E77DB" w:rsidRDefault="009E77DB" w:rsidP="009E77DB">
      <w:r w:rsidRPr="009E77DB">
        <w:t xml:space="preserve">- 전제: 대상 Test ID </w:t>
      </w:r>
      <w:proofErr w:type="spellStart"/>
      <w:r w:rsidRPr="009E77DB">
        <w:t>pytest</w:t>
      </w:r>
      <w:proofErr w:type="spellEnd"/>
      <w:r w:rsidRPr="009E77DB">
        <w:t xml:space="preserve"> PASS</w:t>
      </w:r>
    </w:p>
    <w:p w14:paraId="60F9AFE2" w14:textId="77777777" w:rsidR="009E77DB" w:rsidRPr="009E77DB" w:rsidRDefault="009E77DB" w:rsidP="009E77DB">
      <w:r w:rsidRPr="009E77DB">
        <w:t>- 절차:</w:t>
      </w:r>
    </w:p>
    <w:p w14:paraId="65DD580D" w14:textId="77777777" w:rsidR="009E77DB" w:rsidRPr="009E77DB" w:rsidRDefault="009E77DB" w:rsidP="009E77DB">
      <w:r w:rsidRPr="009E77DB">
        <w:t xml:space="preserve">  1. tests/_approval.py </w:t>
      </w:r>
      <w:proofErr w:type="spellStart"/>
      <w:r w:rsidRPr="009E77DB">
        <w:t>assert_matches_golden</w:t>
      </w:r>
      <w:proofErr w:type="spellEnd"/>
      <w:r w:rsidRPr="009E77DB">
        <w:t xml:space="preserve"> (없으면 생성)</w:t>
      </w:r>
    </w:p>
    <w:p w14:paraId="7787DA96" w14:textId="77777777" w:rsidR="009E77DB" w:rsidRPr="009E77DB" w:rsidRDefault="009E77DB" w:rsidP="009E77DB">
      <w:r w:rsidRPr="009E77DB">
        <w:t xml:space="preserve">  2. tests/golden/{id</w:t>
      </w:r>
      <w:proofErr w:type="gramStart"/>
      <w:r w:rsidRPr="009E77DB">
        <w:t>}.approved.txt</w:t>
      </w:r>
      <w:proofErr w:type="gramEnd"/>
      <w:r w:rsidRPr="009E77DB">
        <w:t xml:space="preserve"> 연결</w:t>
      </w:r>
    </w:p>
    <w:p w14:paraId="31D9B3F7" w14:textId="77777777" w:rsidR="009E77DB" w:rsidRPr="009E77DB" w:rsidRDefault="009E77DB" w:rsidP="009E77DB">
      <w:r w:rsidRPr="009E77DB">
        <w:lastRenderedPageBreak/>
        <w:t xml:space="preserve">  3. UPDATE_GOLDEN=1 </w:t>
      </w:r>
      <w:proofErr w:type="spellStart"/>
      <w:r w:rsidRPr="009E77DB">
        <w:t>pytest</w:t>
      </w:r>
      <w:proofErr w:type="spellEnd"/>
      <w:r w:rsidRPr="009E77DB">
        <w:t xml:space="preserve"> … (기준 파일 생성)</w:t>
      </w:r>
    </w:p>
    <w:p w14:paraId="07D9CDCC" w14:textId="77777777" w:rsidR="009E77DB" w:rsidRPr="009E77DB" w:rsidRDefault="009E77DB" w:rsidP="009E77DB">
      <w:r w:rsidRPr="009E77DB">
        <w:t xml:space="preserve">  4. UPDATE_GOLDEN 없이 matched 확인</w:t>
      </w:r>
    </w:p>
    <w:p w14:paraId="49B8AE07" w14:textId="77777777" w:rsidR="009E77DB" w:rsidRPr="009E77DB" w:rsidRDefault="009E77DB" w:rsidP="009E77DB">
      <w:r w:rsidRPr="009E77DB">
        <w:t>- golden 수동 편집으로 통과 우회 금지</w:t>
      </w:r>
    </w:p>
    <w:p w14:paraId="4CF90EBF" w14:textId="77777777" w:rsidR="009E77DB" w:rsidRPr="009E77DB" w:rsidRDefault="009E77DB" w:rsidP="009E77DB">
      <w:r w:rsidRPr="009E77DB">
        <w:t>- int[6] 1-index, 에러 코드 문자열 포맷 고정</w:t>
      </w:r>
    </w:p>
    <w:p w14:paraId="09B784D0" w14:textId="77777777" w:rsidR="009E77DB" w:rsidRDefault="009E77DB" w:rsidP="009E77DB">
      <w:r w:rsidRPr="009E77DB">
        <w:t>- 보고: golden 경로 · matched 여부 · diff 요약</w:t>
      </w:r>
    </w:p>
    <w:p w14:paraId="43B5FBA8" w14:textId="5DB5D592" w:rsidR="009E77DB" w:rsidRPr="009E77DB" w:rsidRDefault="009E77DB" w:rsidP="009E77DB">
      <w:r>
        <w:rPr>
          <w:rFonts w:hint="eastAsia"/>
        </w:rPr>
        <w:t>```</w:t>
      </w:r>
    </w:p>
    <w:p w14:paraId="19BC549D" w14:textId="23CF2A44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golden-master.md — 실행 예시</w:t>
      </w:r>
    </w:p>
    <w:p w14:paraId="6906CB8C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41B4F88B" w14:textId="7D322E57" w:rsidR="009E77DB" w:rsidRPr="009E77DB" w:rsidRDefault="009E77DB" w:rsidP="009E77DB">
      <w:r>
        <w:rPr>
          <w:rFonts w:hint="eastAsia"/>
          <w:b/>
          <w:bCs/>
        </w:rPr>
        <w:t>```</w:t>
      </w:r>
    </w:p>
    <w:p w14:paraId="44BBA2C2" w14:textId="77777777" w:rsidR="009E77DB" w:rsidRPr="009E77DB" w:rsidRDefault="009E77DB" w:rsidP="009E77DB">
      <w:r w:rsidRPr="009E77DB">
        <w:t>/</w:t>
      </w:r>
      <w:proofErr w:type="gramStart"/>
      <w:r w:rsidRPr="009E77DB">
        <w:t>golden</w:t>
      </w:r>
      <w:proofErr w:type="gramEnd"/>
      <w:r w:rsidRPr="009E77DB">
        <w:t>-master</w:t>
      </w:r>
    </w:p>
    <w:p w14:paraId="6D5FD1B4" w14:textId="77777777" w:rsidR="009E77DB" w:rsidRPr="009E77DB" w:rsidRDefault="009E77DB" w:rsidP="009E77DB">
      <w:r w:rsidRPr="009E77DB">
        <w:t>Phase: green | Layer: entity | Track: Logic</w:t>
      </w:r>
    </w:p>
    <w:p w14:paraId="0FFCCF72" w14:textId="77777777" w:rsidR="009E77DB" w:rsidRPr="009E77DB" w:rsidRDefault="009E77DB" w:rsidP="009E77DB">
      <w:r w:rsidRPr="009E77DB">
        <w:t>대상: D-SOL-01</w:t>
      </w:r>
    </w:p>
    <w:p w14:paraId="70AEEF00" w14:textId="77777777" w:rsidR="009E77DB" w:rsidRPr="009E77DB" w:rsidRDefault="009E77DB" w:rsidP="009E77DB">
      <w:r w:rsidRPr="009E77DB">
        <w:t>PASS 확인 후:</w:t>
      </w:r>
    </w:p>
    <w:p w14:paraId="0213C1C0" w14:textId="77777777" w:rsidR="009E77DB" w:rsidRPr="009E77DB" w:rsidRDefault="009E77DB" w:rsidP="009E77DB">
      <w:r w:rsidRPr="009E77DB">
        <w:t>Golden Master 진행을 위해 GREEN PASS 단계를 완료해 주세요.</w:t>
      </w:r>
    </w:p>
    <w:p w14:paraId="4AFC81D8" w14:textId="77777777" w:rsidR="009E77DB" w:rsidRPr="009E77DB" w:rsidRDefault="009E77DB" w:rsidP="009E77DB">
      <w:r w:rsidRPr="009E77DB">
        <w:t>/</w:t>
      </w:r>
      <w:proofErr w:type="gramStart"/>
      <w:r w:rsidRPr="009E77DB">
        <w:t>golden</w:t>
      </w:r>
      <w:proofErr w:type="gramEnd"/>
      <w:r w:rsidRPr="009E77DB">
        <w:t>-master</w:t>
      </w:r>
    </w:p>
    <w:p w14:paraId="540E23EC" w14:textId="77777777" w:rsidR="009E77DB" w:rsidRDefault="009E77DB" w:rsidP="009E77DB">
      <w:r w:rsidRPr="009E77DB">
        <w:t>대상: D-SOL-01 (</w:t>
      </w:r>
      <w:proofErr w:type="gramStart"/>
      <w:r w:rsidRPr="009E77DB">
        <w:t>tests/entity/test_d_sol_01.py::</w:t>
      </w:r>
      <w:proofErr w:type="gramEnd"/>
      <w:r w:rsidRPr="009E77DB">
        <w:t>test_d_sol_01_step_a_success)</w:t>
      </w:r>
    </w:p>
    <w:p w14:paraId="78C9972C" w14:textId="72735E80" w:rsidR="009E77DB" w:rsidRPr="009E77DB" w:rsidRDefault="009E77DB" w:rsidP="009E77DB">
      <w:r>
        <w:rPr>
          <w:rFonts w:hint="eastAsia"/>
        </w:rPr>
        <w:t>```</w:t>
      </w:r>
    </w:p>
    <w:p w14:paraId="3D84E728" w14:textId="77777777" w:rsidR="009E77DB" w:rsidRPr="009E77DB" w:rsidRDefault="00000000" w:rsidP="009E77DB">
      <w:r>
        <w:pict w14:anchorId="5877406C">
          <v:rect id="_x0000_i1051" style="width:0;height:1.5pt" o:hralign="center" o:hrstd="t" o:hr="t" fillcolor="#a0a0a0" stroked="f"/>
        </w:pict>
      </w:r>
    </w:p>
    <w:p w14:paraId="2EA4BBE1" w14:textId="67459388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9E77DB">
        <w:rPr>
          <w:b/>
          <w:bCs/>
        </w:rPr>
        <w:t>. refactor-smell.md — Command 파일 생성 (1회)</w:t>
      </w:r>
    </w:p>
    <w:p w14:paraId="00C8721F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09CC461E" w14:textId="06D1B586" w:rsidR="009E77DB" w:rsidRPr="009E77DB" w:rsidRDefault="009E77DB" w:rsidP="009E77DB">
      <w:r>
        <w:rPr>
          <w:rFonts w:hint="eastAsia"/>
          <w:b/>
          <w:bCs/>
        </w:rPr>
        <w:t>```</w:t>
      </w:r>
    </w:p>
    <w:p w14:paraId="24CEB866" w14:textId="77777777" w:rsidR="009E77DB" w:rsidRPr="009E77DB" w:rsidRDefault="009E77DB" w:rsidP="009E77DB">
      <w:proofErr w:type="gramStart"/>
      <w:r w:rsidRPr="009E77DB">
        <w:t>.cursor/commands/refactor-smell.md</w:t>
      </w:r>
      <w:proofErr w:type="gramEnd"/>
      <w:r w:rsidRPr="009E77DB">
        <w:t xml:space="preserve"> Command 파일을 만들어줘.</w:t>
      </w:r>
    </w:p>
    <w:p w14:paraId="2984F02F" w14:textId="77777777" w:rsidR="009E77DB" w:rsidRPr="009E77DB" w:rsidRDefault="009E77DB" w:rsidP="009E77DB">
      <w:r w:rsidRPr="009E77DB">
        <w:t xml:space="preserve">역할: ARRR R단계(Refine ⑦) — 코드 </w:t>
      </w:r>
      <w:proofErr w:type="spellStart"/>
      <w:r w:rsidRPr="009E77DB">
        <w:t>스멜</w:t>
      </w:r>
      <w:proofErr w:type="spellEnd"/>
      <w:r w:rsidRPr="009E77DB">
        <w:t xml:space="preserve"> 탐지만, 수정·commit 금지.</w:t>
      </w:r>
    </w:p>
    <w:p w14:paraId="6BFEF2DB" w14:textId="77777777" w:rsidR="009E77DB" w:rsidRPr="009E77DB" w:rsidRDefault="009E77DB" w:rsidP="009E77DB">
      <w:r w:rsidRPr="009E77DB">
        <w:t>본문 포함:</w:t>
      </w:r>
    </w:p>
    <w:p w14:paraId="2EB7B176" w14:textId="77777777" w:rsidR="009E77DB" w:rsidRPr="009E77DB" w:rsidRDefault="009E77DB" w:rsidP="009E77DB">
      <w:r w:rsidRPr="009E77DB">
        <w:t xml:space="preserve">- Phase: refactor | Scope: </w:t>
      </w:r>
      <w:proofErr w:type="spellStart"/>
      <w:r w:rsidRPr="009E77DB">
        <w:t>src</w:t>
      </w:r>
      <w:proofErr w:type="spellEnd"/>
      <w:r w:rsidRPr="009E77DB">
        <w:t xml:space="preserve">/ tests/ | Track: </w:t>
      </w:r>
      <w:proofErr w:type="spellStart"/>
      <w:r w:rsidRPr="009E77DB">
        <w:t>Logic+UI</w:t>
      </w:r>
      <w:proofErr w:type="spellEnd"/>
    </w:p>
    <w:p w14:paraId="581FBB55" w14:textId="77777777" w:rsidR="009E77DB" w:rsidRPr="009E77DB" w:rsidRDefault="009E77DB" w:rsidP="009E77DB">
      <w:r w:rsidRPr="009E77DB">
        <w:t xml:space="preserve">- 전제: python -m </w:t>
      </w:r>
      <w:proofErr w:type="spellStart"/>
      <w:r w:rsidRPr="009E77DB">
        <w:t>pytest</w:t>
      </w:r>
      <w:proofErr w:type="spellEnd"/>
      <w:r w:rsidRPr="009E77DB">
        <w:t xml:space="preserve"> </w:t>
      </w:r>
      <w:proofErr w:type="gramStart"/>
      <w:r w:rsidRPr="009E77DB">
        <w:t>tests/ -</w:t>
      </w:r>
      <w:proofErr w:type="gramEnd"/>
      <w:r w:rsidRPr="009E77DB">
        <w:t>v 전부 PASS, 아니면 중단</w:t>
      </w:r>
    </w:p>
    <w:p w14:paraId="54627FF3" w14:textId="77777777" w:rsidR="009E77DB" w:rsidRPr="009E77DB" w:rsidRDefault="009E77DB" w:rsidP="009E77DB">
      <w:r w:rsidRPr="009E77DB">
        <w:t xml:space="preserve">- </w:t>
      </w:r>
      <w:proofErr w:type="spellStart"/>
      <w:r w:rsidRPr="009E77DB">
        <w:t>스멜</w:t>
      </w:r>
      <w:proofErr w:type="spellEnd"/>
      <w:r w:rsidRPr="009E77DB">
        <w:t xml:space="preserve"> 표: P0/P1/P2 | Long Method | Duplicated Code | Mysterious Name | Magic Number | ECB 위반 | Feature Envy</w:t>
      </w:r>
    </w:p>
    <w:p w14:paraId="61D35F79" w14:textId="77777777" w:rsidR="009E77DB" w:rsidRPr="009E77DB" w:rsidRDefault="009E77DB" w:rsidP="009E77DB">
      <w:r w:rsidRPr="009E77DB">
        <w:t>- Change Budget: 파일≤3 · 클래스≤1 · 메서드≤3</w:t>
      </w:r>
    </w:p>
    <w:p w14:paraId="050288C4" w14:textId="77777777" w:rsidR="009E77DB" w:rsidRPr="009E77DB" w:rsidRDefault="009E77DB" w:rsidP="009E77DB">
      <w:r w:rsidRPr="009E77DB">
        <w:t>- 출력: 표 + /refactor-</w:t>
      </w:r>
      <w:proofErr w:type="gramStart"/>
      <w:r w:rsidRPr="009E77DB">
        <w:t>safe 에</w:t>
      </w:r>
      <w:proofErr w:type="gramEnd"/>
      <w:r w:rsidRPr="009E77DB">
        <w:t xml:space="preserve"> 넘길 후보 1~3개</w:t>
      </w:r>
    </w:p>
    <w:p w14:paraId="4D457895" w14:textId="77777777" w:rsidR="009E77DB" w:rsidRPr="009E77DB" w:rsidRDefault="009E77DB" w:rsidP="009E77DB">
      <w:r w:rsidRPr="009E77DB">
        <w:t>- 다음 안내: P0 1개만 골라 /refactor-safe 실행</w:t>
      </w:r>
    </w:p>
    <w:p w14:paraId="7D2FBA80" w14:textId="77777777" w:rsidR="009E77DB" w:rsidRDefault="009E77DB" w:rsidP="009E77DB">
      <w:r w:rsidRPr="009E77DB">
        <w:t>- 코드 수정·commit 금지</w:t>
      </w:r>
    </w:p>
    <w:p w14:paraId="0B4FBC94" w14:textId="2CE06C53" w:rsidR="009E77DB" w:rsidRPr="009E77DB" w:rsidRDefault="009E77DB" w:rsidP="009E77DB">
      <w:r>
        <w:rPr>
          <w:rFonts w:hint="eastAsia"/>
        </w:rPr>
        <w:t>```</w:t>
      </w:r>
    </w:p>
    <w:p w14:paraId="0971CB66" w14:textId="38A8695F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refactor-smell.md — 실행 예시</w:t>
      </w:r>
    </w:p>
    <w:p w14:paraId="6D94CA4A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Ask</w:t>
      </w:r>
    </w:p>
    <w:p w14:paraId="1E824513" w14:textId="1BD2B2E5" w:rsidR="009E77DB" w:rsidRPr="009E77DB" w:rsidRDefault="009E77DB" w:rsidP="009E77DB">
      <w:r>
        <w:rPr>
          <w:rFonts w:hint="eastAsia"/>
          <w:b/>
          <w:bCs/>
        </w:rPr>
        <w:t>```</w:t>
      </w:r>
    </w:p>
    <w:p w14:paraId="0021689B" w14:textId="77777777" w:rsidR="009E77DB" w:rsidRPr="009E77DB" w:rsidRDefault="009E77DB" w:rsidP="009E77DB">
      <w:r w:rsidRPr="009E77DB">
        <w:lastRenderedPageBreak/>
        <w:t>/</w:t>
      </w:r>
      <w:proofErr w:type="gramStart"/>
      <w:r w:rsidRPr="009E77DB">
        <w:t>refactor</w:t>
      </w:r>
      <w:proofErr w:type="gramEnd"/>
      <w:r w:rsidRPr="009E77DB">
        <w:t>-smell</w:t>
      </w:r>
    </w:p>
    <w:p w14:paraId="1CB6AF31" w14:textId="77777777" w:rsidR="009E77DB" w:rsidRDefault="009E77DB" w:rsidP="009E77DB">
      <w:r w:rsidRPr="009E77DB">
        <w:t xml:space="preserve">Phase: refactor | Scope: </w:t>
      </w:r>
      <w:proofErr w:type="spellStart"/>
      <w:r w:rsidRPr="009E77DB">
        <w:t>src</w:t>
      </w:r>
      <w:proofErr w:type="spellEnd"/>
      <w:r w:rsidRPr="009E77DB">
        <w:t xml:space="preserve">/ tests/ | Track: </w:t>
      </w:r>
      <w:proofErr w:type="spellStart"/>
      <w:r w:rsidRPr="009E77DB">
        <w:t>Logic+UI</w:t>
      </w:r>
      <w:proofErr w:type="spellEnd"/>
    </w:p>
    <w:p w14:paraId="2CB8849E" w14:textId="0FB05D74" w:rsidR="009E77DB" w:rsidRPr="009E77DB" w:rsidRDefault="009E77DB" w:rsidP="009E77DB">
      <w:r>
        <w:rPr>
          <w:rFonts w:hint="eastAsia"/>
        </w:rPr>
        <w:t>```</w:t>
      </w:r>
    </w:p>
    <w:p w14:paraId="276BBD13" w14:textId="77777777" w:rsidR="009E77DB" w:rsidRPr="009E77DB" w:rsidRDefault="00000000" w:rsidP="009E77DB">
      <w:r>
        <w:pict w14:anchorId="074887BF">
          <v:rect id="_x0000_i1052" style="width:0;height:1.5pt" o:hralign="center" o:hrstd="t" o:hr="t" fillcolor="#a0a0a0" stroked="f"/>
        </w:pict>
      </w:r>
    </w:p>
    <w:p w14:paraId="6B4154B2" w14:textId="5890DFB2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9E77DB">
        <w:rPr>
          <w:b/>
          <w:bCs/>
        </w:rPr>
        <w:t>. refactor-safe.md — Command 파일 생성 (1회)</w:t>
      </w:r>
    </w:p>
    <w:p w14:paraId="445B25DA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35716F28" w14:textId="15A1E9AF" w:rsidR="009E77DB" w:rsidRPr="009E77DB" w:rsidRDefault="009E77DB" w:rsidP="009E77DB">
      <w:r>
        <w:rPr>
          <w:rFonts w:hint="eastAsia"/>
          <w:b/>
          <w:bCs/>
        </w:rPr>
        <w:t>```</w:t>
      </w:r>
    </w:p>
    <w:p w14:paraId="77C7F954" w14:textId="77777777" w:rsidR="009E77DB" w:rsidRPr="009E77DB" w:rsidRDefault="009E77DB" w:rsidP="009E77DB">
      <w:proofErr w:type="gramStart"/>
      <w:r w:rsidRPr="009E77DB">
        <w:t>.cursor/commands/refactor-safe.md</w:t>
      </w:r>
      <w:proofErr w:type="gramEnd"/>
      <w:r w:rsidRPr="009E77DB">
        <w:t xml:space="preserve"> Command 파일을 만들어줘.</w:t>
      </w:r>
    </w:p>
    <w:p w14:paraId="4DB50340" w14:textId="77777777" w:rsidR="009E77DB" w:rsidRPr="009E77DB" w:rsidRDefault="009E77DB" w:rsidP="009E77DB">
      <w:r w:rsidRPr="009E77DB">
        <w:t xml:space="preserve">역할: /refactor-smell 표에서 선택한 </w:t>
      </w:r>
      <w:proofErr w:type="spellStart"/>
      <w:r w:rsidRPr="009E77DB">
        <w:t>스멜</w:t>
      </w:r>
      <w:proofErr w:type="spellEnd"/>
      <w:r w:rsidRPr="009E77DB">
        <w:t xml:space="preserve"> 1개만 Safe Refactor 실행.</w:t>
      </w:r>
    </w:p>
    <w:p w14:paraId="344A9248" w14:textId="77777777" w:rsidR="009E77DB" w:rsidRPr="009E77DB" w:rsidRDefault="009E77DB" w:rsidP="009E77DB">
      <w:r w:rsidRPr="009E77DB">
        <w:t>본문 포함:</w:t>
      </w:r>
    </w:p>
    <w:p w14:paraId="2BDA9A71" w14:textId="77777777" w:rsidR="009E77DB" w:rsidRPr="009E77DB" w:rsidRDefault="009E77DB" w:rsidP="009E77DB">
      <w:r w:rsidRPr="009E77DB">
        <w:t>- Phase: refactor | Layer: entity | Track: Logic</w:t>
      </w:r>
    </w:p>
    <w:p w14:paraId="7C63A30F" w14:textId="77777777" w:rsidR="009E77DB" w:rsidRPr="009E77DB" w:rsidRDefault="009E77DB" w:rsidP="009E77DB">
      <w:r w:rsidRPr="009E77DB">
        <w:t>- 원칙: 입출력·예외·int[6] 1-index 변경 금지, E001~E005 emit 금지</w:t>
      </w:r>
    </w:p>
    <w:p w14:paraId="157377A1" w14:textId="77777777" w:rsidR="009E77DB" w:rsidRPr="009E77DB" w:rsidRDefault="009E77DB" w:rsidP="009E77DB">
      <w:r w:rsidRPr="009E77DB">
        <w:t>- Budget 준수, 기능 추가·버그 수정 금지 (별도 GREEN)</w:t>
      </w:r>
    </w:p>
    <w:p w14:paraId="09C114AA" w14:textId="77777777" w:rsidR="009E77DB" w:rsidRPr="009E77DB" w:rsidRDefault="009E77DB" w:rsidP="009E77DB">
      <w:r w:rsidRPr="009E77DB">
        <w:t xml:space="preserve">- 완료 후: </w:t>
      </w:r>
      <w:proofErr w:type="spellStart"/>
      <w:r w:rsidRPr="009E77DB">
        <w:t>pytest</w:t>
      </w:r>
      <w:proofErr w:type="spellEnd"/>
      <w:r w:rsidRPr="009E77DB">
        <w:t xml:space="preserve"> </w:t>
      </w:r>
      <w:proofErr w:type="gramStart"/>
      <w:r w:rsidRPr="009E77DB">
        <w:t>tests/ -</w:t>
      </w:r>
      <w:proofErr w:type="gramEnd"/>
      <w:r w:rsidRPr="009E77DB">
        <w:t>v + golden matched (UPDATE_GOLDEN 없음)</w:t>
      </w:r>
    </w:p>
    <w:p w14:paraId="4F426193" w14:textId="77777777" w:rsidR="009E77DB" w:rsidRPr="009E77DB" w:rsidRDefault="009E77DB" w:rsidP="009E77DB">
      <w:r w:rsidRPr="009E77DB">
        <w:t>- golden diff: 의도적→ISS 문서화+UPDATE_GOLDEN=</w:t>
      </w:r>
      <w:proofErr w:type="gramStart"/>
      <w:r w:rsidRPr="009E77DB">
        <w:t>1 /</w:t>
      </w:r>
      <w:proofErr w:type="gramEnd"/>
      <w:r w:rsidRPr="009E77DB">
        <w:t xml:space="preserve"> </w:t>
      </w:r>
      <w:proofErr w:type="spellStart"/>
      <w:r w:rsidRPr="009E77DB">
        <w:t>비의도</w:t>
      </w:r>
      <w:proofErr w:type="spellEnd"/>
      <w:r w:rsidRPr="009E77DB">
        <w:t>→롤백</w:t>
      </w:r>
    </w:p>
    <w:p w14:paraId="40A61780" w14:textId="77777777" w:rsidR="009E77DB" w:rsidRDefault="009E77DB" w:rsidP="009E77DB">
      <w:r w:rsidRPr="009E77DB">
        <w:t xml:space="preserve">- 보고: 변경 요약 · </w:t>
      </w:r>
      <w:proofErr w:type="spellStart"/>
      <w:r w:rsidRPr="009E77DB">
        <w:t>pytest</w:t>
      </w:r>
      <w:proofErr w:type="spellEnd"/>
      <w:r w:rsidRPr="009E77DB">
        <w:t xml:space="preserve"> · golden matched</w:t>
      </w:r>
    </w:p>
    <w:p w14:paraId="1F6B4185" w14:textId="0AE71D3F" w:rsidR="009E77DB" w:rsidRPr="009E77DB" w:rsidRDefault="009E77DB" w:rsidP="009E77DB">
      <w:r>
        <w:rPr>
          <w:rFonts w:hint="eastAsia"/>
        </w:rPr>
        <w:t>```</w:t>
      </w:r>
    </w:p>
    <w:p w14:paraId="3E16D765" w14:textId="5F59B7C7" w:rsidR="009E77DB" w:rsidRPr="009E77DB" w:rsidRDefault="009E77DB" w:rsidP="009E77DB">
      <w:pPr>
        <w:rPr>
          <w:b/>
          <w:bCs/>
        </w:rPr>
      </w:pPr>
      <w:r w:rsidRPr="009E77DB">
        <w:rPr>
          <w:b/>
          <w:bCs/>
        </w:rPr>
        <w:t>refactor-safe.md — 실행 예시</w:t>
      </w:r>
    </w:p>
    <w:p w14:paraId="0D521091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71D9D2B1" w14:textId="4070F3F8" w:rsidR="009E77DB" w:rsidRPr="009E77DB" w:rsidRDefault="009E77DB" w:rsidP="009E77DB">
      <w:r>
        <w:rPr>
          <w:rFonts w:hint="eastAsia"/>
          <w:b/>
          <w:bCs/>
        </w:rPr>
        <w:t>```</w:t>
      </w:r>
    </w:p>
    <w:p w14:paraId="20523A1C" w14:textId="77777777" w:rsidR="009E77DB" w:rsidRPr="009E77DB" w:rsidRDefault="009E77DB" w:rsidP="009E77DB">
      <w:r w:rsidRPr="009E77DB">
        <w:t>/</w:t>
      </w:r>
      <w:proofErr w:type="gramStart"/>
      <w:r w:rsidRPr="009E77DB">
        <w:t>refactor</w:t>
      </w:r>
      <w:proofErr w:type="gramEnd"/>
      <w:r w:rsidRPr="009E77DB">
        <w:t>-safe</w:t>
      </w:r>
    </w:p>
    <w:p w14:paraId="0D8BF6D4" w14:textId="77777777" w:rsidR="009E77DB" w:rsidRPr="009E77DB" w:rsidRDefault="009E77DB" w:rsidP="009E77DB">
      <w:r w:rsidRPr="009E77DB">
        <w:t>Phase: refactor | Layer: entity | Track: Logic</w:t>
      </w:r>
    </w:p>
    <w:p w14:paraId="4D88CE66" w14:textId="77777777" w:rsidR="009E77DB" w:rsidRPr="009E77DB" w:rsidRDefault="009E77DB" w:rsidP="009E77DB">
      <w:proofErr w:type="spellStart"/>
      <w:r w:rsidRPr="009E77DB">
        <w:t>스멜</w:t>
      </w:r>
      <w:proofErr w:type="spellEnd"/>
      <w:r w:rsidRPr="009E77DB">
        <w:t>: Duplicated Code — 10선 합 계산 4곳 반복</w:t>
      </w:r>
    </w:p>
    <w:p w14:paraId="1462FF6A" w14:textId="77777777" w:rsidR="009E77DB" w:rsidRPr="009E77DB" w:rsidRDefault="009E77DB" w:rsidP="009E77DB">
      <w:r w:rsidRPr="009E77DB">
        <w:t>대상: src/entity/validation.py</w:t>
      </w:r>
    </w:p>
    <w:p w14:paraId="34ED4F9D" w14:textId="77777777" w:rsidR="009E77DB" w:rsidRDefault="009E77DB" w:rsidP="009E77DB">
      <w:r w:rsidRPr="009E77DB">
        <w:t>Budget: 파일 2개, 메서드 2개 extract</w:t>
      </w:r>
    </w:p>
    <w:p w14:paraId="311A4D8D" w14:textId="4628C0FD" w:rsidR="009E77DB" w:rsidRPr="009E77DB" w:rsidRDefault="009E77DB" w:rsidP="009E77DB">
      <w:r>
        <w:rPr>
          <w:rFonts w:hint="eastAsia"/>
        </w:rPr>
        <w:t>```</w:t>
      </w:r>
    </w:p>
    <w:p w14:paraId="0F14062A" w14:textId="77777777" w:rsidR="009E77DB" w:rsidRPr="009E77DB" w:rsidRDefault="00000000" w:rsidP="009E77DB">
      <w:r>
        <w:pict w14:anchorId="176FBF2B">
          <v:rect id="_x0000_i1053" style="width:0;height:1.5pt" o:hralign="center" o:hrstd="t" o:hr="t" fillcolor="#a0a0a0" stroked="f"/>
        </w:pict>
      </w:r>
    </w:p>
    <w:p w14:paraId="0E3D41B8" w14:textId="72A6FEC5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9E77DB">
        <w:rPr>
          <w:b/>
          <w:bCs/>
        </w:rPr>
        <w:t>. magic-square-tdd/SKILL.md — Skill 생성 (1회)</w:t>
      </w:r>
    </w:p>
    <w:p w14:paraId="5F0ED5C2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19EFB70A" w14:textId="4D935917" w:rsidR="009E77DB" w:rsidRPr="009E77DB" w:rsidRDefault="009E77DB" w:rsidP="009E77DB">
      <w:r>
        <w:rPr>
          <w:rFonts w:hint="eastAsia"/>
          <w:b/>
          <w:bCs/>
        </w:rPr>
        <w:t>```</w:t>
      </w:r>
    </w:p>
    <w:p w14:paraId="572B49DE" w14:textId="77777777" w:rsidR="009E77DB" w:rsidRPr="009E77DB" w:rsidRDefault="009E77DB" w:rsidP="009E77DB">
      <w:proofErr w:type="gramStart"/>
      <w:r w:rsidRPr="009E77DB">
        <w:t>.cursor/skills/magic-square-tdd/SKILL.md</w:t>
      </w:r>
      <w:proofErr w:type="gramEnd"/>
      <w:r w:rsidRPr="009E77DB">
        <w:t xml:space="preserve"> Skill을 만들어줘.</w:t>
      </w:r>
    </w:p>
    <w:p w14:paraId="32BDB40C" w14:textId="77777777" w:rsidR="009E77DB" w:rsidRPr="009E77DB" w:rsidRDefault="009E77DB" w:rsidP="009E77DB">
      <w:r w:rsidRPr="009E77DB">
        <w:t>create-skill 가이드 준수, 500줄 이하.</w:t>
      </w:r>
    </w:p>
    <w:p w14:paraId="32B10781" w14:textId="77777777" w:rsidR="009E77DB" w:rsidRPr="009E77DB" w:rsidRDefault="009E77DB" w:rsidP="009E77DB">
      <w:r w:rsidRPr="009E77DB">
        <w:t>description 트리거 (WHEN):</w:t>
      </w:r>
    </w:p>
    <w:p w14:paraId="4C799CDB" w14:textId="77777777" w:rsidR="009E77DB" w:rsidRPr="009E77DB" w:rsidRDefault="009E77DB" w:rsidP="009E77DB">
      <w:r w:rsidRPr="009E77DB">
        <w:t>- Phase: red | green | refactor</w:t>
      </w:r>
    </w:p>
    <w:p w14:paraId="708351DA" w14:textId="77777777" w:rsidR="009E77DB" w:rsidRPr="009E77DB" w:rsidRDefault="009E77DB" w:rsidP="009E77DB">
      <w:r w:rsidRPr="009E77DB">
        <w:t>- Command: /red-test-plan, /red-skeleton, /green-minimal, /refactor-safe</w:t>
      </w:r>
    </w:p>
    <w:p w14:paraId="78E7FF4B" w14:textId="77777777" w:rsidR="009E77DB" w:rsidRPr="009E77DB" w:rsidRDefault="009E77DB" w:rsidP="009E77DB">
      <w:r w:rsidRPr="009E77DB">
        <w:t xml:space="preserve">- TDD, RED, GREEN, REFACTOR, Dual-Track, C2C, </w:t>
      </w:r>
      <w:proofErr w:type="spellStart"/>
      <w:proofErr w:type="gramStart"/>
      <w:r w:rsidRPr="009E77DB">
        <w:t>pytest.fail</w:t>
      </w:r>
      <w:proofErr w:type="spellEnd"/>
      <w:proofErr w:type="gramEnd"/>
    </w:p>
    <w:p w14:paraId="7739DE0C" w14:textId="77777777" w:rsidR="009E77DB" w:rsidRPr="009E77DB" w:rsidRDefault="009E77DB" w:rsidP="009E77DB">
      <w:r w:rsidRPr="009E77DB">
        <w:lastRenderedPageBreak/>
        <w:t xml:space="preserve">SSOT: </w:t>
      </w:r>
      <w:proofErr w:type="gramStart"/>
      <w:r w:rsidRPr="009E77DB">
        <w:t>@.cursorrules</w:t>
      </w:r>
      <w:proofErr w:type="gramEnd"/>
      <w:r w:rsidRPr="009E77DB">
        <w:t xml:space="preserve"> @docs/PRD.md</w:t>
      </w:r>
    </w:p>
    <w:p w14:paraId="020871AB" w14:textId="77777777" w:rsidR="009E77DB" w:rsidRPr="009E77DB" w:rsidRDefault="009E77DB" w:rsidP="009E77DB">
      <w:r w:rsidRPr="009E77DB">
        <w:t>본문 포함:</w:t>
      </w:r>
    </w:p>
    <w:p w14:paraId="18FD519D" w14:textId="77777777" w:rsidR="009E77DB" w:rsidRPr="009E77DB" w:rsidRDefault="009E77DB" w:rsidP="009E77DB">
      <w:r w:rsidRPr="009E77DB">
        <w:t>1. ARRR ↔ TDD 매핑 (Ask=RED, Respond=GREEN, Refine=REFACTOR)</w:t>
      </w:r>
    </w:p>
    <w:p w14:paraId="4930B91F" w14:textId="77777777" w:rsidR="009E77DB" w:rsidRPr="009E77DB" w:rsidRDefault="009E77DB" w:rsidP="009E77DB">
      <w:r w:rsidRPr="009E77DB">
        <w:t>2. Phase 선언 첫 줄 형식</w:t>
      </w:r>
    </w:p>
    <w:p w14:paraId="6D3AB6DF" w14:textId="77777777" w:rsidR="009E77DB" w:rsidRPr="009E77DB" w:rsidRDefault="009E77DB" w:rsidP="009E77DB">
      <w:r w:rsidRPr="009E77DB">
        <w:t>3. C2C Rule 1~3 요약</w:t>
      </w:r>
    </w:p>
    <w:p w14:paraId="00867656" w14:textId="77777777" w:rsidR="009E77DB" w:rsidRPr="009E77DB" w:rsidRDefault="009E77DB" w:rsidP="009E77DB">
      <w:r w:rsidRPr="009E77DB">
        <w:t>4. RED 절대 금지 (</w:t>
      </w:r>
      <w:proofErr w:type="spellStart"/>
      <w:r w:rsidRPr="009E77DB">
        <w:t>src</w:t>
      </w:r>
      <w:proofErr w:type="spellEnd"/>
      <w:r w:rsidRPr="009E77DB">
        <w:t xml:space="preserve">/, skip, </w:t>
      </w:r>
      <w:proofErr w:type="spellStart"/>
      <w:r w:rsidRPr="009E77DB">
        <w:t>xfail</w:t>
      </w:r>
      <w:proofErr w:type="spellEnd"/>
      <w:r w:rsidRPr="009E77DB">
        <w:t>, assert 완화, Logic Track Domain Mock)</w:t>
      </w:r>
    </w:p>
    <w:p w14:paraId="41767551" w14:textId="77777777" w:rsidR="009E77DB" w:rsidRPr="009E77DB" w:rsidRDefault="009E77DB" w:rsidP="009E77DB">
      <w:r w:rsidRPr="009E77DB">
        <w:t>5. GREEN: 1커밋=1 RED 묶음, constants SSOT</w:t>
      </w:r>
    </w:p>
    <w:p w14:paraId="787F877B" w14:textId="77777777" w:rsidR="009E77DB" w:rsidRPr="009E77DB" w:rsidRDefault="009E77DB" w:rsidP="009E77DB">
      <w:r w:rsidRPr="009E77DB">
        <w:t>6. REFACTOR: Change Budget, golden 유지</w:t>
      </w:r>
    </w:p>
    <w:p w14:paraId="4F7D63EE" w14:textId="77777777" w:rsidR="009E77DB" w:rsidRPr="009E77DB" w:rsidRDefault="009E77DB" w:rsidP="009E77DB">
      <w:r w:rsidRPr="009E77DB">
        <w:t>7. Track A(UI) vs Track B(Logic) 차이 표</w:t>
      </w:r>
    </w:p>
    <w:p w14:paraId="186F912F" w14:textId="77777777" w:rsidR="009E77DB" w:rsidRPr="009E77DB" w:rsidRDefault="009E77DB" w:rsidP="009E77DB">
      <w:r w:rsidRPr="009E77DB">
        <w:t>8. Command 체인: red-test-plan → red-skeleton → green-minimal → golden-master → refactor-smell → refactor-safe</w:t>
      </w:r>
    </w:p>
    <w:p w14:paraId="0B2164E3" w14:textId="77777777" w:rsidR="009E77DB" w:rsidRPr="009E77DB" w:rsidRDefault="009E77DB" w:rsidP="009E77DB">
      <w:r w:rsidRPr="009E77DB">
        <w:t xml:space="preserve">9. </w:t>
      </w:r>
      <w:proofErr w:type="spellStart"/>
      <w:r w:rsidRPr="009E77DB">
        <w:t>pytest</w:t>
      </w:r>
      <w:proofErr w:type="spellEnd"/>
      <w:r w:rsidRPr="009E77DB">
        <w:t xml:space="preserve"> 명령 패턴</w:t>
      </w:r>
    </w:p>
    <w:p w14:paraId="1B27FD68" w14:textId="77777777" w:rsidR="009E77DB" w:rsidRPr="009E77DB" w:rsidRDefault="009E77DB" w:rsidP="009E77DB">
      <w:r w:rsidRPr="009E77DB">
        <w:t>10. 완료 보고 형식</w:t>
      </w:r>
    </w:p>
    <w:p w14:paraId="6831474F" w14:textId="77777777" w:rsidR="009E77DB" w:rsidRDefault="009E77DB" w:rsidP="009E77DB">
      <w:r w:rsidRPr="009E77DB">
        <w:t>disable-model-invocation: true (명시 호출·Command 시에만)</w:t>
      </w:r>
    </w:p>
    <w:p w14:paraId="747CC386" w14:textId="788F7907" w:rsidR="009E77DB" w:rsidRPr="009E77DB" w:rsidRDefault="009E77DB" w:rsidP="009E77DB">
      <w:r>
        <w:rPr>
          <w:rFonts w:hint="eastAsia"/>
        </w:rPr>
        <w:t>```</w:t>
      </w:r>
    </w:p>
    <w:p w14:paraId="45899B4F" w14:textId="77777777" w:rsidR="009E77DB" w:rsidRPr="009E77DB" w:rsidRDefault="00000000" w:rsidP="009E77DB">
      <w:r>
        <w:pict w14:anchorId="35058DA4">
          <v:rect id="_x0000_i1054" style="width:0;height:1.5pt" o:hralign="center" o:hrstd="t" o:hr="t" fillcolor="#a0a0a0" stroked="f"/>
        </w:pict>
      </w:r>
    </w:p>
    <w:p w14:paraId="4B17F7F8" w14:textId="61432B57" w:rsidR="009E77DB" w:rsidRPr="009E77DB" w:rsidRDefault="009E77DB" w:rsidP="009E77DB">
      <w:pPr>
        <w:rPr>
          <w:b/>
          <w:bCs/>
        </w:rPr>
      </w:pPr>
      <w:r>
        <w:rPr>
          <w:rFonts w:hint="eastAsia"/>
          <w:b/>
          <w:bCs/>
        </w:rPr>
        <w:t>8</w:t>
      </w:r>
      <w:r w:rsidRPr="009E77DB">
        <w:rPr>
          <w:b/>
          <w:bCs/>
        </w:rPr>
        <w:t>. magic-square-docs/SKILL.md — Skill 생성 (1회)</w:t>
      </w:r>
    </w:p>
    <w:p w14:paraId="7190CFDD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58E91096" w14:textId="50982724" w:rsidR="009E77DB" w:rsidRPr="009E77DB" w:rsidRDefault="009E77DB" w:rsidP="009E77DB">
      <w:r>
        <w:rPr>
          <w:rFonts w:hint="eastAsia"/>
          <w:b/>
          <w:bCs/>
        </w:rPr>
        <w:t>```</w:t>
      </w:r>
    </w:p>
    <w:p w14:paraId="5B834B44" w14:textId="77777777" w:rsidR="009E77DB" w:rsidRPr="009E77DB" w:rsidRDefault="009E77DB" w:rsidP="009E77DB">
      <w:proofErr w:type="gramStart"/>
      <w:r w:rsidRPr="009E77DB">
        <w:t>.cursor</w:t>
      </w:r>
      <w:proofErr w:type="gramEnd"/>
      <w:r w:rsidRPr="009E77DB">
        <w:t>/skills/magic-square-</w:t>
      </w:r>
      <w:proofErr w:type="gramStart"/>
      <w:r w:rsidRPr="009E77DB">
        <w:t>docs/ Skill</w:t>
      </w:r>
      <w:proofErr w:type="gramEnd"/>
      <w:r w:rsidRPr="009E77DB">
        <w:t>을 만들어줘.</w:t>
      </w:r>
    </w:p>
    <w:p w14:paraId="56EB64D1" w14:textId="77777777" w:rsidR="009E77DB" w:rsidRPr="009E77DB" w:rsidRDefault="009E77DB" w:rsidP="009E77DB">
      <w:r w:rsidRPr="009E77DB">
        <w:t>파일:</w:t>
      </w:r>
    </w:p>
    <w:p w14:paraId="1F877C18" w14:textId="77777777" w:rsidR="009E77DB" w:rsidRPr="009E77DB" w:rsidRDefault="009E77DB" w:rsidP="009E77DB">
      <w:r w:rsidRPr="009E77DB">
        <w:t>- SKILL.md (메인, 500줄 이하)</w:t>
      </w:r>
    </w:p>
    <w:p w14:paraId="2BB07A37" w14:textId="77777777" w:rsidR="009E77DB" w:rsidRPr="009E77DB" w:rsidRDefault="009E77DB" w:rsidP="009E77DB">
      <w:r w:rsidRPr="009E77DB">
        <w:t>- report-template.md</w:t>
      </w:r>
    </w:p>
    <w:p w14:paraId="2C4D4D20" w14:textId="77777777" w:rsidR="009E77DB" w:rsidRPr="009E77DB" w:rsidRDefault="009E77DB" w:rsidP="009E77DB">
      <w:r w:rsidRPr="009E77DB">
        <w:t>- transcript-template.md</w:t>
      </w:r>
    </w:p>
    <w:p w14:paraId="2C94807F" w14:textId="77777777" w:rsidR="009E77DB" w:rsidRPr="009E77DB" w:rsidRDefault="009E77DB" w:rsidP="009E77DB">
      <w:r w:rsidRPr="009E77DB">
        <w:t>- phase-checklist.md</w:t>
      </w:r>
    </w:p>
    <w:p w14:paraId="581240A2" w14:textId="77777777" w:rsidR="009E77DB" w:rsidRPr="009E77DB" w:rsidRDefault="009E77DB" w:rsidP="009E77DB">
      <w:r w:rsidRPr="009E77DB">
        <w:t>description 트리거:</w:t>
      </w:r>
    </w:p>
    <w:p w14:paraId="4F465F0B" w14:textId="77777777" w:rsidR="009E77DB" w:rsidRPr="009E77DB" w:rsidRDefault="009E77DB" w:rsidP="009E77DB">
      <w:r w:rsidRPr="009E77DB">
        <w:t>- Report Export, Transcript, /export-session, Phase: repeat</w:t>
      </w:r>
    </w:p>
    <w:p w14:paraId="59B8FAD1" w14:textId="77777777" w:rsidR="009E77DB" w:rsidRPr="009E77DB" w:rsidRDefault="009E77DB" w:rsidP="009E77DB">
      <w:r w:rsidRPr="009E77DB">
        <w:t>- ARRR 1사이클 완료 보고, 세션 N 보고서</w:t>
      </w:r>
    </w:p>
    <w:p w14:paraId="287B0B41" w14:textId="77777777" w:rsidR="009E77DB" w:rsidRPr="009E77DB" w:rsidRDefault="009E77DB" w:rsidP="009E77DB">
      <w:r w:rsidRPr="009E77DB">
        <w:t>SSOT 형식: Report/05.REPORT.md, Prompting/05.Export-Transcript.md</w:t>
      </w:r>
    </w:p>
    <w:p w14:paraId="136B8299" w14:textId="77777777" w:rsidR="009E77DB" w:rsidRPr="009E77DB" w:rsidRDefault="009E77DB" w:rsidP="009E77DB">
      <w:r w:rsidRPr="009E77DB">
        <w:t>SKILL.md 워크플로:</w:t>
      </w:r>
    </w:p>
    <w:p w14:paraId="1E7DF416" w14:textId="77777777" w:rsidR="009E77DB" w:rsidRPr="009E77DB" w:rsidRDefault="009E77DB" w:rsidP="009E77DB">
      <w:r w:rsidRPr="009E77DB">
        <w:t xml:space="preserve">Step A 입력 수집 (git status, </w:t>
      </w:r>
      <w:proofErr w:type="spellStart"/>
      <w:r w:rsidRPr="009E77DB">
        <w:t>pytest</w:t>
      </w:r>
      <w:proofErr w:type="spellEnd"/>
      <w:r w:rsidRPr="009E77DB">
        <w:t>, Phase, Test ID, Command)</w:t>
      </w:r>
    </w:p>
    <w:p w14:paraId="6109B4ED" w14:textId="77777777" w:rsidR="009E77DB" w:rsidRPr="009E77DB" w:rsidRDefault="009E77DB" w:rsidP="009E77DB">
      <w:r w:rsidRPr="009E77DB">
        <w:t xml:space="preserve">Step B NN = </w:t>
      </w:r>
      <w:proofErr w:type="gramStart"/>
      <w:r w:rsidRPr="009E77DB">
        <w:t>max(</w:t>
      </w:r>
      <w:proofErr w:type="gramEnd"/>
      <w:r w:rsidRPr="009E77DB">
        <w:t>Report, Prompting) + 1</w:t>
      </w:r>
    </w:p>
    <w:p w14:paraId="4C6EC622" w14:textId="77777777" w:rsidR="009E77DB" w:rsidRPr="009E77DB" w:rsidRDefault="009E77DB" w:rsidP="009E77DB">
      <w:r w:rsidRPr="009E77DB">
        <w:t>Step C Report (Phase별 STEP: RED/GREEN/REFACTOR/repeat)</w:t>
      </w:r>
    </w:p>
    <w:p w14:paraId="50B3DE9E" w14:textId="77777777" w:rsidR="009E77DB" w:rsidRPr="009E77DB" w:rsidRDefault="009E77DB" w:rsidP="009E77DB">
      <w:r w:rsidRPr="009E77DB">
        <w:t xml:space="preserve">Step D Transcript (User/Cursor, _Exported on, _Source </w:t>
      </w:r>
      <w:proofErr w:type="spellStart"/>
      <w:r w:rsidRPr="009E77DB">
        <w:t>uuid</w:t>
      </w:r>
      <w:proofErr w:type="spellEnd"/>
      <w:r w:rsidRPr="009E77DB">
        <w:t>)</w:t>
      </w:r>
    </w:p>
    <w:p w14:paraId="1F702C31" w14:textId="77777777" w:rsidR="009E77DB" w:rsidRPr="009E77DB" w:rsidRDefault="009E77DB" w:rsidP="009E77DB">
      <w:r w:rsidRPr="009E77DB">
        <w:t>Step E README 문서 표 갱신</w:t>
      </w:r>
    </w:p>
    <w:p w14:paraId="2D5C10A5" w14:textId="77777777" w:rsidR="009E77DB" w:rsidRPr="009E77DB" w:rsidRDefault="009E77DB" w:rsidP="009E77DB">
      <w:r w:rsidRPr="009E77DB">
        <w:t>Step F 완료 보고 (경로 2개)</w:t>
      </w:r>
    </w:p>
    <w:p w14:paraId="3FF7504D" w14:textId="77777777" w:rsidR="009E77DB" w:rsidRPr="009E77DB" w:rsidRDefault="009E77DB" w:rsidP="009E77DB">
      <w:r w:rsidRPr="009E77DB">
        <w:lastRenderedPageBreak/>
        <w:t>/export-session Command와 연동 문구:</w:t>
      </w:r>
    </w:p>
    <w:p w14:paraId="0DD062F5" w14:textId="77777777" w:rsidR="009E77DB" w:rsidRPr="009E77DB" w:rsidRDefault="009E77DB" w:rsidP="009E77DB">
      <w:r w:rsidRPr="009E77DB">
        <w:t>"Export 요청 시 magic-square-docs Skill 로드 후 checklist 수행"</w:t>
      </w:r>
    </w:p>
    <w:p w14:paraId="0E710156" w14:textId="77777777" w:rsidR="009E77DB" w:rsidRDefault="009E77DB" w:rsidP="009E77DB">
      <w:r w:rsidRPr="009E77DB">
        <w:t xml:space="preserve">금지: git commit 임의, UPDATE_GOLDEN 임의, 채팅에 없는 </w:t>
      </w:r>
      <w:proofErr w:type="spellStart"/>
      <w:r w:rsidRPr="009E77DB">
        <w:t>pytest</w:t>
      </w:r>
      <w:proofErr w:type="spellEnd"/>
      <w:r w:rsidRPr="009E77DB">
        <w:t xml:space="preserve"> 결과 기재</w:t>
      </w:r>
    </w:p>
    <w:p w14:paraId="5EB56A75" w14:textId="621B0A9E" w:rsidR="009E77DB" w:rsidRPr="009E77DB" w:rsidRDefault="009E77DB" w:rsidP="009E77DB">
      <w:r>
        <w:rPr>
          <w:rFonts w:hint="eastAsia"/>
        </w:rPr>
        <w:t>```</w:t>
      </w:r>
    </w:p>
    <w:p w14:paraId="204CF9CA" w14:textId="77777777" w:rsidR="009E77DB" w:rsidRPr="009E77DB" w:rsidRDefault="00000000" w:rsidP="009E77DB">
      <w:r>
        <w:pict w14:anchorId="3117AF2F">
          <v:rect id="_x0000_i1055" style="width:0;height:1.5pt" o:hralign="center" o:hrstd="t" o:hr="t" fillcolor="#a0a0a0" stroked="f"/>
        </w:pict>
      </w:r>
    </w:p>
    <w:p w14:paraId="4417810A" w14:textId="448B8407" w:rsidR="009E77DB" w:rsidRPr="009E77DB" w:rsidRDefault="009E77DB" w:rsidP="009E77DB">
      <w:pPr>
        <w:rPr>
          <w:b/>
          <w:bCs/>
          <w:sz w:val="36"/>
          <w:szCs w:val="36"/>
        </w:rPr>
      </w:pPr>
      <w:r w:rsidRPr="009E77DB">
        <w:rPr>
          <w:rFonts w:hint="eastAsia"/>
          <w:b/>
          <w:bCs/>
          <w:sz w:val="36"/>
          <w:szCs w:val="36"/>
        </w:rPr>
        <w:t>※</w:t>
      </w:r>
      <w:r w:rsidRPr="009E77DB">
        <w:rPr>
          <w:b/>
          <w:bCs/>
          <w:sz w:val="36"/>
          <w:szCs w:val="36"/>
        </w:rPr>
        <w:t xml:space="preserve"> Skill 연동 — /export-session 실행 예시</w:t>
      </w:r>
    </w:p>
    <w:p w14:paraId="54BE417C" w14:textId="77777777" w:rsidR="009E77DB" w:rsidRDefault="009E77DB" w:rsidP="009E77DB">
      <w:r w:rsidRPr="009E77DB">
        <w:rPr>
          <w:b/>
          <w:bCs/>
        </w:rPr>
        <w:t>모드: Agent</w:t>
      </w:r>
      <w:r w:rsidRPr="009E77DB">
        <w:t> · docs Skill 생성 후</w:t>
      </w:r>
    </w:p>
    <w:p w14:paraId="485630FA" w14:textId="23990760" w:rsidR="009E77DB" w:rsidRPr="009E77DB" w:rsidRDefault="009E77DB" w:rsidP="009E77DB">
      <w:r>
        <w:rPr>
          <w:rFonts w:hint="eastAsia"/>
        </w:rPr>
        <w:t>```</w:t>
      </w:r>
    </w:p>
    <w:p w14:paraId="21E31E9F" w14:textId="77777777" w:rsidR="009E77DB" w:rsidRPr="009E77DB" w:rsidRDefault="009E77DB" w:rsidP="009E77DB">
      <w:r w:rsidRPr="009E77DB">
        <w:t>/</w:t>
      </w:r>
      <w:proofErr w:type="gramStart"/>
      <w:r w:rsidRPr="009E77DB">
        <w:t>export</w:t>
      </w:r>
      <w:proofErr w:type="gramEnd"/>
      <w:r w:rsidRPr="009E77DB">
        <w:t>-session</w:t>
      </w:r>
    </w:p>
    <w:p w14:paraId="211A74CF" w14:textId="77777777" w:rsidR="009E77DB" w:rsidRPr="009E77DB" w:rsidRDefault="009E77DB" w:rsidP="009E77DB">
      <w:r w:rsidRPr="009E77DB">
        <w:t xml:space="preserve">Phase: repeat | Track: </w:t>
      </w:r>
      <w:proofErr w:type="spellStart"/>
      <w:r w:rsidRPr="009E77DB">
        <w:t>Logic+UI</w:t>
      </w:r>
      <w:proofErr w:type="spellEnd"/>
    </w:p>
    <w:p w14:paraId="0EFFE1C6" w14:textId="77777777" w:rsidR="009E77DB" w:rsidRPr="009E77DB" w:rsidRDefault="009E77DB" w:rsidP="009E77DB">
      <w:r w:rsidRPr="009E77DB">
        <w:t>magic-square-docs Skill checklist 따름.</w:t>
      </w:r>
    </w:p>
    <w:p w14:paraId="098521BB" w14:textId="77777777" w:rsidR="009E77DB" w:rsidRPr="009E77DB" w:rsidRDefault="009E77DB" w:rsidP="009E77DB">
      <w:r w:rsidRPr="009E77DB">
        <w:t>ARRR 1사이클 보고:</w:t>
      </w:r>
    </w:p>
    <w:p w14:paraId="536BAA45" w14:textId="77777777" w:rsidR="009E77DB" w:rsidRPr="009E77DB" w:rsidRDefault="009E77DB" w:rsidP="009E77DB">
      <w:r w:rsidRPr="009E77DB">
        <w:t>/</w:t>
      </w:r>
      <w:proofErr w:type="gramStart"/>
      <w:r w:rsidRPr="009E77DB">
        <w:t>export</w:t>
      </w:r>
      <w:proofErr w:type="gramEnd"/>
      <w:r w:rsidRPr="009E77DB">
        <w:t>-session</w:t>
      </w:r>
    </w:p>
    <w:p w14:paraId="647000C4" w14:textId="77777777" w:rsidR="009E77DB" w:rsidRPr="009E77DB" w:rsidRDefault="009E77DB" w:rsidP="009E77DB">
      <w:r w:rsidRPr="009E77DB">
        <w:t xml:space="preserve">Phase: repeat | Track: </w:t>
      </w:r>
      <w:proofErr w:type="spellStart"/>
      <w:r w:rsidRPr="009E77DB">
        <w:t>Logic+UI</w:t>
      </w:r>
      <w:proofErr w:type="spellEnd"/>
    </w:p>
    <w:p w14:paraId="37DA4807" w14:textId="77777777" w:rsidR="009E77DB" w:rsidRPr="009E77DB" w:rsidRDefault="009E77DB" w:rsidP="009E77DB">
      <w:r w:rsidRPr="009E77DB">
        <w:t>이번 ARRR 1사이클:</w:t>
      </w:r>
    </w:p>
    <w:p w14:paraId="4C0A12CD" w14:textId="77777777" w:rsidR="009E77DB" w:rsidRPr="009E77DB" w:rsidRDefault="009E77DB" w:rsidP="009E77DB">
      <w:r w:rsidRPr="009E77DB">
        <w:t>- RED: Test ID, FAIL 요약</w:t>
      </w:r>
    </w:p>
    <w:p w14:paraId="39802FA5" w14:textId="77777777" w:rsidR="009E77DB" w:rsidRPr="009E77DB" w:rsidRDefault="009E77DB" w:rsidP="009E77DB">
      <w:r w:rsidRPr="009E77DB">
        <w:t xml:space="preserve">- GREEN: PASS ID, 변경 </w:t>
      </w:r>
      <w:proofErr w:type="spellStart"/>
      <w:r w:rsidRPr="009E77DB">
        <w:t>src</w:t>
      </w:r>
      <w:proofErr w:type="spellEnd"/>
      <w:r w:rsidRPr="009E77DB">
        <w:t>/</w:t>
      </w:r>
    </w:p>
    <w:p w14:paraId="05B0995F" w14:textId="77777777" w:rsidR="009E77DB" w:rsidRPr="009E77DB" w:rsidRDefault="009E77DB" w:rsidP="009E77DB">
      <w:r w:rsidRPr="009E77DB">
        <w:t xml:space="preserve">- REFACTOR: </w:t>
      </w:r>
      <w:proofErr w:type="spellStart"/>
      <w:r w:rsidRPr="009E77DB">
        <w:t>스멜</w:t>
      </w:r>
      <w:proofErr w:type="spellEnd"/>
      <w:r w:rsidRPr="009E77DB">
        <w:t xml:space="preserve"> 1개, Budget</w:t>
      </w:r>
    </w:p>
    <w:p w14:paraId="62F88F7A" w14:textId="77777777" w:rsidR="009E77DB" w:rsidRPr="009E77DB" w:rsidRDefault="009E77DB" w:rsidP="009E77DB">
      <w:r w:rsidRPr="009E77DB">
        <w:t>- Golden: matched / diff</w:t>
      </w:r>
    </w:p>
    <w:p w14:paraId="74A51D79" w14:textId="77777777" w:rsidR="009E77DB" w:rsidRPr="009E77DB" w:rsidRDefault="009E77DB" w:rsidP="009E77DB">
      <w:r w:rsidRPr="009E77DB">
        <w:t xml:space="preserve">- </w:t>
      </w:r>
      <w:proofErr w:type="spellStart"/>
      <w:r w:rsidRPr="009E77DB">
        <w:t>pytest</w:t>
      </w:r>
      <w:proofErr w:type="spellEnd"/>
      <w:r w:rsidRPr="009E77DB">
        <w:t xml:space="preserve">: python -m </w:t>
      </w:r>
      <w:proofErr w:type="spellStart"/>
      <w:r w:rsidRPr="009E77DB">
        <w:t>pytest</w:t>
      </w:r>
      <w:proofErr w:type="spellEnd"/>
      <w:r w:rsidRPr="009E77DB">
        <w:t xml:space="preserve"> </w:t>
      </w:r>
      <w:proofErr w:type="gramStart"/>
      <w:r w:rsidRPr="009E77DB">
        <w:t>tests/ -</w:t>
      </w:r>
      <w:proofErr w:type="gramEnd"/>
      <w:r w:rsidRPr="009E77DB">
        <w:t>v 결과</w:t>
      </w:r>
    </w:p>
    <w:p w14:paraId="7D68A935" w14:textId="77777777" w:rsidR="009E77DB" w:rsidRDefault="009E77DB" w:rsidP="009E77DB">
      <w:r w:rsidRPr="009E77DB">
        <w:t>다음 Ask(RED) 후보 Test ID 1~3개 (PRD C2C 기준)</w:t>
      </w:r>
    </w:p>
    <w:p w14:paraId="21473732" w14:textId="31827CBD" w:rsidR="009E77DB" w:rsidRPr="009E77DB" w:rsidRDefault="009E77DB" w:rsidP="009E77DB">
      <w:r>
        <w:rPr>
          <w:rFonts w:hint="eastAsia"/>
        </w:rPr>
        <w:t>```</w:t>
      </w:r>
    </w:p>
    <w:p w14:paraId="33305901" w14:textId="77777777" w:rsidR="009E77DB" w:rsidRPr="009E77DB" w:rsidRDefault="00000000" w:rsidP="009E77DB">
      <w:r>
        <w:pict w14:anchorId="74A87969">
          <v:rect id="_x0000_i1056" style="width:0;height:1.5pt" o:hralign="center" o:hrstd="t" o:hr="t" fillcolor="#a0a0a0" stroked="f"/>
        </w:pict>
      </w:r>
    </w:p>
    <w:p w14:paraId="60D353DA" w14:textId="33C18FDE" w:rsidR="009E77DB" w:rsidRPr="009E77DB" w:rsidRDefault="009E77DB" w:rsidP="009E77DB">
      <w:pPr>
        <w:rPr>
          <w:b/>
          <w:bCs/>
          <w:sz w:val="36"/>
          <w:szCs w:val="36"/>
        </w:rPr>
      </w:pPr>
      <w:r w:rsidRPr="009E77DB">
        <w:rPr>
          <w:rFonts w:hint="eastAsia"/>
          <w:b/>
          <w:bCs/>
          <w:sz w:val="36"/>
          <w:szCs w:val="36"/>
        </w:rPr>
        <w:t>※</w:t>
      </w:r>
      <w:r w:rsidRPr="009E77DB">
        <w:rPr>
          <w:b/>
          <w:bCs/>
          <w:sz w:val="36"/>
          <w:szCs w:val="36"/>
        </w:rPr>
        <w:t xml:space="preserve"> 한 번에 P0+P1 </w:t>
      </w:r>
      <w:proofErr w:type="spellStart"/>
      <w:r w:rsidRPr="009E77DB">
        <w:rPr>
          <w:b/>
          <w:bCs/>
          <w:sz w:val="36"/>
          <w:szCs w:val="36"/>
        </w:rPr>
        <w:t>Command·Skill</w:t>
      </w:r>
      <w:proofErr w:type="spellEnd"/>
      <w:r w:rsidRPr="009E77DB">
        <w:rPr>
          <w:b/>
          <w:bCs/>
          <w:sz w:val="36"/>
          <w:szCs w:val="36"/>
        </w:rPr>
        <w:t xml:space="preserve"> 생성 (선택)</w:t>
      </w:r>
    </w:p>
    <w:p w14:paraId="2644BFE4" w14:textId="77777777" w:rsidR="009E77DB" w:rsidRDefault="009E77DB" w:rsidP="009E77DB">
      <w:pPr>
        <w:rPr>
          <w:b/>
          <w:bCs/>
        </w:rPr>
      </w:pPr>
      <w:r w:rsidRPr="009E77DB">
        <w:rPr>
          <w:b/>
          <w:bCs/>
        </w:rPr>
        <w:t>모드: Agent</w:t>
      </w:r>
    </w:p>
    <w:p w14:paraId="070F1DCC" w14:textId="2BF5A9C0" w:rsidR="009E77DB" w:rsidRPr="009E77DB" w:rsidRDefault="009E77DB" w:rsidP="009E77DB">
      <w:r>
        <w:rPr>
          <w:rFonts w:hint="eastAsia"/>
          <w:b/>
          <w:bCs/>
        </w:rPr>
        <w:t>```</w:t>
      </w:r>
    </w:p>
    <w:p w14:paraId="368264AC" w14:textId="77777777" w:rsidR="009E77DB" w:rsidRPr="009E77DB" w:rsidRDefault="009E77DB" w:rsidP="009E77DB">
      <w:r w:rsidRPr="009E77DB">
        <w:t>MagicSquare_1004 ARRR 실습용 Cursor 산출물을 만들어줘. 구현·</w:t>
      </w:r>
      <w:proofErr w:type="spellStart"/>
      <w:r w:rsidRPr="009E77DB">
        <w:t>pytest</w:t>
      </w:r>
      <w:proofErr w:type="spellEnd"/>
      <w:r w:rsidRPr="009E77DB">
        <w:t>·</w:t>
      </w:r>
      <w:proofErr w:type="spellStart"/>
      <w:r w:rsidRPr="009E77DB">
        <w:t>브랜치</w:t>
      </w:r>
      <w:proofErr w:type="spellEnd"/>
      <w:r w:rsidRPr="009E77DB">
        <w:t>·commit은 하지 마.</w:t>
      </w:r>
    </w:p>
    <w:p w14:paraId="435CE1F7" w14:textId="77777777" w:rsidR="009E77DB" w:rsidRPr="009E77DB" w:rsidRDefault="009E77DB" w:rsidP="009E77DB">
      <w:r w:rsidRPr="009E77DB">
        <w:t>생성 목록:</w:t>
      </w:r>
    </w:p>
    <w:p w14:paraId="5D55A582" w14:textId="77777777" w:rsidR="009E77DB" w:rsidRPr="009E77DB" w:rsidRDefault="009E77DB" w:rsidP="009E77DB">
      <w:proofErr w:type="gramStart"/>
      <w:r w:rsidRPr="009E77DB">
        <w:t>1. .</w:t>
      </w:r>
      <w:proofErr w:type="gramEnd"/>
      <w:r w:rsidRPr="009E77DB">
        <w:t>cursor/commands/red-test-plan.md</w:t>
      </w:r>
    </w:p>
    <w:p w14:paraId="39BB51D4" w14:textId="77777777" w:rsidR="009E77DB" w:rsidRPr="009E77DB" w:rsidRDefault="009E77DB" w:rsidP="009E77DB">
      <w:proofErr w:type="gramStart"/>
      <w:r w:rsidRPr="009E77DB">
        <w:t>2. .</w:t>
      </w:r>
      <w:proofErr w:type="gramEnd"/>
      <w:r w:rsidRPr="009E77DB">
        <w:t>cursor/commands/red-skeleton.md</w:t>
      </w:r>
    </w:p>
    <w:p w14:paraId="623F178B" w14:textId="77777777" w:rsidR="009E77DB" w:rsidRPr="009E77DB" w:rsidRDefault="009E77DB" w:rsidP="009E77DB">
      <w:proofErr w:type="gramStart"/>
      <w:r w:rsidRPr="009E77DB">
        <w:t>3. .</w:t>
      </w:r>
      <w:proofErr w:type="gramEnd"/>
      <w:r w:rsidRPr="009E77DB">
        <w:t>cursor/commands/green-minimal.md</w:t>
      </w:r>
    </w:p>
    <w:p w14:paraId="29770E0F" w14:textId="77777777" w:rsidR="009E77DB" w:rsidRPr="009E77DB" w:rsidRDefault="009E77DB" w:rsidP="009E77DB">
      <w:proofErr w:type="gramStart"/>
      <w:r w:rsidRPr="009E77DB">
        <w:t>4. .</w:t>
      </w:r>
      <w:proofErr w:type="gramEnd"/>
      <w:r w:rsidRPr="009E77DB">
        <w:t>cursor/commands/golden-master.md</w:t>
      </w:r>
    </w:p>
    <w:p w14:paraId="576311C4" w14:textId="77777777" w:rsidR="009E77DB" w:rsidRPr="009E77DB" w:rsidRDefault="009E77DB" w:rsidP="009E77DB">
      <w:proofErr w:type="gramStart"/>
      <w:r w:rsidRPr="009E77DB">
        <w:t>5. .</w:t>
      </w:r>
      <w:proofErr w:type="gramEnd"/>
      <w:r w:rsidRPr="009E77DB">
        <w:t>cursor/commands/refactor-smell.md</w:t>
      </w:r>
    </w:p>
    <w:p w14:paraId="0EAD6E83" w14:textId="77777777" w:rsidR="009E77DB" w:rsidRPr="009E77DB" w:rsidRDefault="009E77DB" w:rsidP="009E77DB">
      <w:proofErr w:type="gramStart"/>
      <w:r w:rsidRPr="009E77DB">
        <w:t>6. .</w:t>
      </w:r>
      <w:proofErr w:type="gramEnd"/>
      <w:r w:rsidRPr="009E77DB">
        <w:t>cursor/commands/refactor-safe.md</w:t>
      </w:r>
    </w:p>
    <w:p w14:paraId="2E75570E" w14:textId="77777777" w:rsidR="009E77DB" w:rsidRPr="009E77DB" w:rsidRDefault="009E77DB" w:rsidP="009E77DB">
      <w:proofErr w:type="gramStart"/>
      <w:r w:rsidRPr="009E77DB">
        <w:t>7. .</w:t>
      </w:r>
      <w:proofErr w:type="gramEnd"/>
      <w:r w:rsidRPr="009E77DB">
        <w:t>cursor/skills/magic-square-tdd/SKILL.md</w:t>
      </w:r>
    </w:p>
    <w:p w14:paraId="66998827" w14:textId="77777777" w:rsidR="009E77DB" w:rsidRPr="009E77DB" w:rsidRDefault="009E77DB" w:rsidP="009E77DB">
      <w:proofErr w:type="gramStart"/>
      <w:r w:rsidRPr="009E77DB">
        <w:lastRenderedPageBreak/>
        <w:t>8. .</w:t>
      </w:r>
      <w:proofErr w:type="gramEnd"/>
      <w:r w:rsidRPr="009E77DB">
        <w:t>cursor/skills/magic-square-docs/SKILL.md (+ report/transcript/checklist template 3종)</w:t>
      </w:r>
    </w:p>
    <w:p w14:paraId="2B0938BB" w14:textId="77777777" w:rsidR="009E77DB" w:rsidRPr="009E77DB" w:rsidRDefault="009E77DB" w:rsidP="009E77DB">
      <w:r w:rsidRPr="009E77DB">
        <w:t xml:space="preserve">SSOT: </w:t>
      </w:r>
      <w:proofErr w:type="gramStart"/>
      <w:r w:rsidRPr="009E77DB">
        <w:t>@.cursorrules</w:t>
      </w:r>
      <w:proofErr w:type="gramEnd"/>
      <w:r w:rsidRPr="009E77DB">
        <w:t xml:space="preserve"> @docs/PRD.md </w:t>
      </w:r>
      <w:proofErr w:type="gramStart"/>
      <w:r w:rsidRPr="009E77DB">
        <w:t>@.cursor/commands/export-session.md</w:t>
      </w:r>
      <w:proofErr w:type="gramEnd"/>
    </w:p>
    <w:p w14:paraId="1BD21B61" w14:textId="77777777" w:rsidR="009E77DB" w:rsidRPr="009E77DB" w:rsidRDefault="009E77DB" w:rsidP="009E77DB">
      <w:r w:rsidRPr="009E77DB">
        <w:t xml:space="preserve">기존 </w:t>
      </w:r>
      <w:proofErr w:type="spellStart"/>
      <w:r w:rsidRPr="009E77DB">
        <w:t>tdd-red·export-session</w:t>
      </w:r>
      <w:proofErr w:type="spellEnd"/>
      <w:r w:rsidRPr="009E77DB">
        <w:t xml:space="preserve"> 형식과 톤 맞출 것.</w:t>
      </w:r>
    </w:p>
    <w:p w14:paraId="6671099D" w14:textId="77777777" w:rsidR="009E77DB" w:rsidRPr="009E77DB" w:rsidRDefault="009E77DB" w:rsidP="009E77DB">
      <w:r w:rsidRPr="009E77DB">
        <w:t>각 Command는 /슬래시명 만 입력해도 동작 (추가 입력·질문 금지).</w:t>
      </w:r>
    </w:p>
    <w:p w14:paraId="32336285" w14:textId="216AECEE" w:rsidR="009E77DB" w:rsidRPr="009E77DB" w:rsidRDefault="009E77DB" w:rsidP="009563A9">
      <w:r>
        <w:rPr>
          <w:rFonts w:hint="eastAsia"/>
        </w:rPr>
        <w:t>```</w:t>
      </w:r>
    </w:p>
    <w:p w14:paraId="4B54CA97" w14:textId="77777777" w:rsidR="009E77DB" w:rsidRDefault="009E77DB" w:rsidP="009563A9"/>
    <w:p w14:paraId="596E5180" w14:textId="48F8DC15" w:rsidR="009563A9" w:rsidRDefault="009563A9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14:paraId="1713D5A0" w14:textId="78396ED1" w:rsidR="00BD50EA" w:rsidRDefault="00000000">
      <w:pPr>
        <w:pStyle w:val="1"/>
      </w:pPr>
      <w:r>
        <w:lastRenderedPageBreak/>
        <w:t>세션 4 — 7단계 ③~⑦ ARRR 실행 (14:40 ~ 16:05, 85분)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815006F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F70768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세션의 한 줄 메시지</w:t>
            </w:r>
          </w:p>
          <w:p w14:paraId="15E40809" w14:textId="77777777" w:rsidR="00BD50EA" w:rsidRDefault="00000000">
            <w:pPr>
              <w:spacing w:line="276" w:lineRule="auto"/>
            </w:pPr>
            <w:r>
              <w:t>이제 사이클을 돌립니다. ③Ask=RED → ④Respond=GREEN → ⑤Refine=REFACTOR → ⑥Repeat. 이 ARRR이 곧 C2C × Dual-Track TDD의 실행입니다. 세션 3에서 구성한 Cursor 요소(Ask모드·</w:t>
            </w:r>
            <w:proofErr w:type="spellStart"/>
            <w:r>
              <w:t>Rule·Command·Skill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각 단계에서 꺼내 씁니다.</w:t>
            </w:r>
          </w:p>
        </w:tc>
      </w:tr>
    </w:tbl>
    <w:p w14:paraId="08BE80E3" w14:textId="77777777" w:rsidR="00BD50EA" w:rsidRDefault="00000000">
      <w:pPr>
        <w:pStyle w:val="2"/>
      </w:pPr>
      <w:bookmarkStart w:id="46" w:name="_Toc231300202"/>
      <w:r>
        <w:rPr>
          <w:sz w:val="26"/>
          <w:szCs w:val="26"/>
        </w:rPr>
        <w:t>4-1. 학습 목표</w:t>
      </w:r>
      <w:bookmarkEnd w:id="46"/>
    </w:p>
    <w:p w14:paraId="0F6340C9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ARRR의 각 단계가 RED/GREEN/REFACTOR/반복에 어떻게 대응되는지 설명할 수 있다</w:t>
      </w:r>
    </w:p>
    <w:p w14:paraId="6DB91AF6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 xml:space="preserve">Dual-Track RED 설계표를 작성하고 </w:t>
      </w:r>
      <w:proofErr w:type="spellStart"/>
      <w:proofErr w:type="gramStart"/>
      <w:r>
        <w:t>pytest.fail</w:t>
      </w:r>
      <w:proofErr w:type="spellEnd"/>
      <w:proofErr w:type="gramEnd"/>
      <w:r>
        <w:t xml:space="preserve">() </w:t>
      </w:r>
      <w:proofErr w:type="spellStart"/>
      <w:r>
        <w:t>스켈레톤을</w:t>
      </w:r>
      <w:proofErr w:type="spellEnd"/>
      <w:r>
        <w:t xml:space="preserve"> 만들 수 있다</w:t>
      </w:r>
    </w:p>
    <w:p w14:paraId="714C3531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 xml:space="preserve">GREEN(1커밋=RED 1묶음)·Golden </w:t>
      </w:r>
      <w:proofErr w:type="spellStart"/>
      <w:r>
        <w:t>Master·Safe</w:t>
      </w:r>
      <w:proofErr w:type="spellEnd"/>
      <w:r>
        <w:t xml:space="preserve"> Refactor를 구분해 적용할 수 있다</w:t>
      </w:r>
    </w:p>
    <w:p w14:paraId="13A19350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 xml:space="preserve">①~⑧ 개발 활동과 Cursor 요소가 ARRR에 어떻게 </w:t>
      </w:r>
      <w:proofErr w:type="spellStart"/>
      <w:r>
        <w:t>매핑되는지</w:t>
      </w:r>
      <w:proofErr w:type="spellEnd"/>
      <w:r>
        <w:t xml:space="preserve"> 한 표로 설명할 수 있다</w:t>
      </w:r>
    </w:p>
    <w:p w14:paraId="389D16F1" w14:textId="77777777" w:rsidR="00BD50EA" w:rsidRDefault="00000000">
      <w:pPr>
        <w:pStyle w:val="2"/>
      </w:pPr>
      <w:bookmarkStart w:id="47" w:name="_Toc231300203"/>
      <w:r>
        <w:rPr>
          <w:sz w:val="26"/>
          <w:szCs w:val="26"/>
        </w:rPr>
        <w:t>4-2. 시간 배분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60"/>
        <w:gridCol w:w="800"/>
      </w:tblGrid>
      <w:tr w:rsidR="00BD50EA" w14:paraId="7E493147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5DBD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F9B1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DFFBF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</w:t>
            </w:r>
          </w:p>
        </w:tc>
      </w:tr>
      <w:tr w:rsidR="00BD50EA" w14:paraId="6D7280A0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46A67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14:40~14:52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2C3C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ARRR↔개발활동↔Cursor 매핑 (전체 그림)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D019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</w:tr>
      <w:tr w:rsidR="00BD50EA" w14:paraId="190D723F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D6F9C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14:52~15:12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FACAE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③ Ask = RED (Dual-Track </w:t>
            </w:r>
            <w:proofErr w:type="spellStart"/>
            <w:r>
              <w:rPr>
                <w:sz w:val="19"/>
                <w:szCs w:val="19"/>
              </w:rPr>
              <w:t>설계표</w:t>
            </w:r>
            <w:proofErr w:type="spellEnd"/>
            <w:r>
              <w:rPr>
                <w:sz w:val="19"/>
                <w:szCs w:val="19"/>
              </w:rPr>
              <w:t xml:space="preserve"> + 스켈레톤)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0767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BD50EA" w14:paraId="1E798A4C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4AB83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15:12~15:27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4852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④ Respond = GREEN / ⑤ Refine = REFACTOR(GM)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4E45C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493CA153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B363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15:27~15:35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C979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⑥ </w:t>
            </w:r>
            <w:proofErr w:type="gramStart"/>
            <w:r>
              <w:rPr>
                <w:sz w:val="19"/>
                <w:szCs w:val="19"/>
              </w:rPr>
              <w:t>Repeat /</w:t>
            </w:r>
            <w:proofErr w:type="gramEnd"/>
            <w:r>
              <w:rPr>
                <w:sz w:val="19"/>
                <w:szCs w:val="19"/>
              </w:rPr>
              <w:t xml:space="preserve"> ⑦ 기능 확장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FE54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</w:tr>
      <w:tr w:rsidR="00BD50EA" w14:paraId="262E9B8A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5CBCA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15:35~16:05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7C7AC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실습 — PRD·RED </w:t>
            </w:r>
            <w:proofErr w:type="spellStart"/>
            <w:r>
              <w:rPr>
                <w:sz w:val="19"/>
                <w:szCs w:val="19"/>
              </w:rPr>
              <w:t>설계표</w:t>
            </w:r>
            <w:proofErr w:type="spellEnd"/>
            <w:r>
              <w:rPr>
                <w:sz w:val="19"/>
                <w:szCs w:val="19"/>
              </w:rPr>
              <w:t xml:space="preserve"> 자동 생성 + </w:t>
            </w:r>
            <w:proofErr w:type="spellStart"/>
            <w:r>
              <w:rPr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3C94F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30</w:t>
            </w:r>
          </w:p>
        </w:tc>
      </w:tr>
    </w:tbl>
    <w:p w14:paraId="6511CDAE" w14:textId="77777777" w:rsidR="00BD50EA" w:rsidRDefault="00000000">
      <w:pPr>
        <w:pStyle w:val="2"/>
      </w:pPr>
      <w:bookmarkStart w:id="48" w:name="_Toc231300204"/>
      <w:r>
        <w:rPr>
          <w:sz w:val="26"/>
          <w:szCs w:val="26"/>
        </w:rPr>
        <w:t>4-3. 전체 그림 — ARRR ↔ 개발 활동 ↔ Cursor 요소 (이 표가 핵심)</w:t>
      </w:r>
      <w:bookmarkEnd w:id="48"/>
    </w:p>
    <w:p w14:paraId="57F61F84" w14:textId="63132141" w:rsidR="007A75A7" w:rsidRPr="007A75A7" w:rsidRDefault="00000000" w:rsidP="007A75A7">
      <w:pPr>
        <w:spacing w:after="80" w:line="276" w:lineRule="auto"/>
        <w:rPr>
          <w:b/>
          <w:bCs/>
        </w:rPr>
      </w:pPr>
      <w:r>
        <w:t>ARRR 한 바퀴 안에서 ①~⑧ 개발 활동이 일어나고, 각 활동마다 세션 3에서 구성한 Cursor 요소를 꺼내 씁니다. "Ask 단계에서 RED를 진행한다"가 이 표의 핵심 메시지입니다.</w:t>
      </w:r>
      <w:r w:rsidR="007A75A7" w:rsidRPr="007A75A7">
        <w:rPr>
          <w:rFonts w:ascii="Segoe UI" w:eastAsia="굴림" w:hAnsi="Segoe UI" w:cs="Segoe UI"/>
          <w:color w:val="292929"/>
          <w:sz w:val="31"/>
          <w:szCs w:val="31"/>
        </w:rPr>
        <w:t xml:space="preserve"> </w:t>
      </w:r>
      <w:r w:rsidR="007A75A7" w:rsidRPr="007A75A7">
        <w:rPr>
          <w:b/>
          <w:bCs/>
        </w:rPr>
        <w:t>사용법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120"/>
        <w:gridCol w:w="3145"/>
        <w:gridCol w:w="2153"/>
      </w:tblGrid>
      <w:tr w:rsidR="007A75A7" w:rsidRPr="007A75A7" w14:paraId="23BAB53A" w14:textId="77777777" w:rsidTr="007A75A7">
        <w:trPr>
          <w:tblHeader/>
        </w:trPr>
        <w:tc>
          <w:tcPr>
            <w:tcW w:w="114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3E5C5" w14:textId="77777777" w:rsidR="007A75A7" w:rsidRPr="007A75A7" w:rsidRDefault="007A75A7" w:rsidP="007A75A7">
            <w:pPr>
              <w:spacing w:after="80" w:line="276" w:lineRule="auto"/>
              <w:rPr>
                <w:b/>
                <w:bCs/>
              </w:rPr>
            </w:pPr>
            <w:r w:rsidRPr="007A75A7">
              <w:rPr>
                <w:b/>
                <w:bCs/>
              </w:rPr>
              <w:t>ARRR</w:t>
            </w:r>
          </w:p>
        </w:tc>
        <w:tc>
          <w:tcPr>
            <w:tcW w:w="110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26FBD" w14:textId="77777777" w:rsidR="007A75A7" w:rsidRPr="007A75A7" w:rsidRDefault="007A75A7" w:rsidP="007A75A7">
            <w:pPr>
              <w:spacing w:after="80" w:line="276" w:lineRule="auto"/>
              <w:rPr>
                <w:b/>
                <w:bCs/>
              </w:rPr>
            </w:pPr>
            <w:r w:rsidRPr="007A75A7">
              <w:rPr>
                <w:b/>
                <w:bCs/>
              </w:rPr>
              <w:t>Cursor</w:t>
            </w:r>
          </w:p>
        </w:tc>
        <w:tc>
          <w:tcPr>
            <w:tcW w:w="163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56FD8" w14:textId="77777777" w:rsidR="007A75A7" w:rsidRPr="007A75A7" w:rsidRDefault="007A75A7" w:rsidP="007A75A7">
            <w:pPr>
              <w:spacing w:after="80" w:line="276" w:lineRule="auto"/>
              <w:rPr>
                <w:b/>
                <w:bCs/>
              </w:rPr>
            </w:pPr>
            <w:r w:rsidRPr="007A75A7">
              <w:rPr>
                <w:b/>
                <w:bCs/>
              </w:rPr>
              <w:t>슬래시 Command</w:t>
            </w:r>
          </w:p>
        </w:tc>
        <w:tc>
          <w:tcPr>
            <w:tcW w:w="111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05E34" w14:textId="77777777" w:rsidR="007A75A7" w:rsidRPr="007A75A7" w:rsidRDefault="007A75A7" w:rsidP="007A75A7">
            <w:pPr>
              <w:spacing w:after="80" w:line="276" w:lineRule="auto"/>
              <w:rPr>
                <w:b/>
                <w:bCs/>
              </w:rPr>
            </w:pPr>
            <w:r w:rsidRPr="007A75A7">
              <w:rPr>
                <w:b/>
                <w:bCs/>
              </w:rPr>
              <w:t>모드</w:t>
            </w:r>
          </w:p>
        </w:tc>
      </w:tr>
      <w:tr w:rsidR="007A75A7" w:rsidRPr="007A75A7" w14:paraId="399FF5FA" w14:textId="77777777" w:rsidTr="007A75A7">
        <w:tc>
          <w:tcPr>
            <w:tcW w:w="11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73EB9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A — Ask (RED)</w:t>
            </w:r>
          </w:p>
        </w:tc>
        <w:tc>
          <w:tcPr>
            <w:tcW w:w="11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E1215" w14:textId="77777777" w:rsidR="007A75A7" w:rsidRPr="007A75A7" w:rsidRDefault="007A75A7" w:rsidP="007A75A7">
            <w:pPr>
              <w:spacing w:after="80" w:line="276" w:lineRule="auto"/>
            </w:pPr>
            <w:r w:rsidRPr="007A75A7">
              <w:t xml:space="preserve">③ </w:t>
            </w:r>
            <w:proofErr w:type="spellStart"/>
            <w:r w:rsidRPr="007A75A7">
              <w:t>설계표</w:t>
            </w:r>
            <w:proofErr w:type="spellEnd"/>
            <w:r w:rsidRPr="007A75A7">
              <w:t xml:space="preserve"> → ④ 스켈레톤</w:t>
            </w:r>
          </w:p>
        </w:tc>
        <w:tc>
          <w:tcPr>
            <w:tcW w:w="16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85F10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/</w:t>
            </w:r>
            <w:proofErr w:type="gramStart"/>
            <w:r w:rsidRPr="007A75A7">
              <w:t>red</w:t>
            </w:r>
            <w:proofErr w:type="gramEnd"/>
            <w:r w:rsidRPr="007A75A7">
              <w:t>-test-plan → /red-skeleton</w:t>
            </w:r>
          </w:p>
        </w:tc>
        <w:tc>
          <w:tcPr>
            <w:tcW w:w="11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F39B77" w14:textId="77777777" w:rsidR="007A75A7" w:rsidRPr="007A75A7" w:rsidRDefault="007A75A7" w:rsidP="007A75A7">
            <w:pPr>
              <w:spacing w:after="80" w:line="276" w:lineRule="auto"/>
            </w:pPr>
            <w:r w:rsidRPr="007A75A7">
              <w:rPr>
                <w:b/>
                <w:bCs/>
              </w:rPr>
              <w:t>Ask</w:t>
            </w:r>
            <w:r w:rsidRPr="007A75A7">
              <w:t> (③) / Agent (④)</w:t>
            </w:r>
          </w:p>
        </w:tc>
      </w:tr>
      <w:tr w:rsidR="007A75A7" w:rsidRPr="007A75A7" w14:paraId="6C2729C5" w14:textId="77777777" w:rsidTr="007A75A7">
        <w:tc>
          <w:tcPr>
            <w:tcW w:w="11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C582E" w14:textId="77777777" w:rsidR="007A75A7" w:rsidRPr="007A75A7" w:rsidRDefault="007A75A7" w:rsidP="007A75A7">
            <w:pPr>
              <w:spacing w:after="80" w:line="276" w:lineRule="auto"/>
            </w:pPr>
            <w:r w:rsidRPr="007A75A7">
              <w:t xml:space="preserve">R — Respond </w:t>
            </w:r>
            <w:r w:rsidRPr="007A75A7">
              <w:lastRenderedPageBreak/>
              <w:t>(GREEN)</w:t>
            </w:r>
          </w:p>
        </w:tc>
        <w:tc>
          <w:tcPr>
            <w:tcW w:w="11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FA6D1" w14:textId="77777777" w:rsidR="007A75A7" w:rsidRPr="007A75A7" w:rsidRDefault="007A75A7" w:rsidP="007A75A7">
            <w:pPr>
              <w:spacing w:after="80" w:line="276" w:lineRule="auto"/>
            </w:pPr>
            <w:r w:rsidRPr="007A75A7">
              <w:lastRenderedPageBreak/>
              <w:t>⑤ 구현 → ⑥ GM</w:t>
            </w:r>
          </w:p>
        </w:tc>
        <w:tc>
          <w:tcPr>
            <w:tcW w:w="16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F6C0D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/</w:t>
            </w:r>
            <w:proofErr w:type="gramStart"/>
            <w:r w:rsidRPr="007A75A7">
              <w:t>green</w:t>
            </w:r>
            <w:proofErr w:type="gramEnd"/>
            <w:r w:rsidRPr="007A75A7">
              <w:t>-minimal → /golden-</w:t>
            </w:r>
            <w:r w:rsidRPr="007A75A7">
              <w:lastRenderedPageBreak/>
              <w:t>master</w:t>
            </w:r>
          </w:p>
        </w:tc>
        <w:tc>
          <w:tcPr>
            <w:tcW w:w="11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11D8B" w14:textId="77777777" w:rsidR="007A75A7" w:rsidRPr="007A75A7" w:rsidRDefault="007A75A7" w:rsidP="007A75A7">
            <w:pPr>
              <w:spacing w:after="80" w:line="276" w:lineRule="auto"/>
            </w:pPr>
            <w:r w:rsidRPr="007A75A7">
              <w:lastRenderedPageBreak/>
              <w:t>Agent</w:t>
            </w:r>
          </w:p>
        </w:tc>
      </w:tr>
      <w:tr w:rsidR="007A75A7" w:rsidRPr="007A75A7" w14:paraId="0FC059C3" w14:textId="77777777" w:rsidTr="007A75A7">
        <w:tc>
          <w:tcPr>
            <w:tcW w:w="11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A6753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R — Refine (REFACTOR)</w:t>
            </w:r>
          </w:p>
        </w:tc>
        <w:tc>
          <w:tcPr>
            <w:tcW w:w="11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A9F43" w14:textId="77777777" w:rsidR="007A75A7" w:rsidRPr="007A75A7" w:rsidRDefault="007A75A7" w:rsidP="007A75A7">
            <w:pPr>
              <w:spacing w:after="80" w:line="276" w:lineRule="auto"/>
            </w:pPr>
            <w:r w:rsidRPr="007A75A7">
              <w:t xml:space="preserve">⑦ </w:t>
            </w:r>
            <w:proofErr w:type="spellStart"/>
            <w:r w:rsidRPr="007A75A7">
              <w:t>스멜</w:t>
            </w:r>
            <w:proofErr w:type="spellEnd"/>
            <w:r w:rsidRPr="007A75A7">
              <w:t xml:space="preserve"> → ⑧ 실행</w:t>
            </w:r>
          </w:p>
        </w:tc>
        <w:tc>
          <w:tcPr>
            <w:tcW w:w="16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CAB73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/</w:t>
            </w:r>
            <w:proofErr w:type="gramStart"/>
            <w:r w:rsidRPr="007A75A7">
              <w:t>refactor</w:t>
            </w:r>
            <w:proofErr w:type="gramEnd"/>
            <w:r w:rsidRPr="007A75A7">
              <w:t>-smell → /refactor-safe</w:t>
            </w:r>
          </w:p>
        </w:tc>
        <w:tc>
          <w:tcPr>
            <w:tcW w:w="11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A3A04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Ask (</w:t>
            </w:r>
            <w:proofErr w:type="spellStart"/>
            <w:r w:rsidRPr="007A75A7">
              <w:t>스멜</w:t>
            </w:r>
            <w:proofErr w:type="spellEnd"/>
            <w:proofErr w:type="gramStart"/>
            <w:r w:rsidRPr="007A75A7">
              <w:t>) /</w:t>
            </w:r>
            <w:proofErr w:type="gramEnd"/>
            <w:r w:rsidRPr="007A75A7">
              <w:t xml:space="preserve"> Agent (실행)</w:t>
            </w:r>
          </w:p>
        </w:tc>
      </w:tr>
      <w:tr w:rsidR="007A75A7" w:rsidRPr="007A75A7" w14:paraId="286176BE" w14:textId="77777777" w:rsidTr="007A75A7">
        <w:tc>
          <w:tcPr>
            <w:tcW w:w="114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04B0E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R — Repeat</w:t>
            </w:r>
          </w:p>
        </w:tc>
        <w:tc>
          <w:tcPr>
            <w:tcW w:w="11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C4148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⑨ 문서화</w:t>
            </w:r>
          </w:p>
        </w:tc>
        <w:tc>
          <w:tcPr>
            <w:tcW w:w="16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16841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Skill: documentation</w:t>
            </w:r>
          </w:p>
        </w:tc>
        <w:tc>
          <w:tcPr>
            <w:tcW w:w="111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9849E" w14:textId="77777777" w:rsidR="007A75A7" w:rsidRPr="007A75A7" w:rsidRDefault="007A75A7" w:rsidP="007A75A7">
            <w:pPr>
              <w:spacing w:after="80" w:line="276" w:lineRule="auto"/>
            </w:pPr>
            <w:r w:rsidRPr="007A75A7">
              <w:t>Agent</w:t>
            </w:r>
          </w:p>
        </w:tc>
      </w:tr>
    </w:tbl>
    <w:p w14:paraId="7FA19D1A" w14:textId="7CC2476D" w:rsidR="0060775A" w:rsidRDefault="00000000" w:rsidP="007A75A7">
      <w:pPr>
        <w:spacing w:after="80" w:line="276" w:lineRule="auto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>※ "R — Repeat"는 한 사이클을 ⑧ 문서화로 닫고 다음 질문(③ Ask)으로 돌아가는 단계입니다. 문서화의 상세는 세션 5에서 정립합니다.</w:t>
      </w:r>
    </w:p>
    <w:p w14:paraId="443B2E23" w14:textId="77777777" w:rsidR="0060775A" w:rsidRDefault="0060775A">
      <w:pPr>
        <w:widowControl/>
        <w:wordWrap/>
        <w:autoSpaceDE/>
        <w:autoSpaceDN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br w:type="page"/>
      </w:r>
    </w:p>
    <w:p w14:paraId="54F9586E" w14:textId="77777777" w:rsidR="00BD50EA" w:rsidRDefault="00BD50EA" w:rsidP="007A75A7">
      <w:pPr>
        <w:spacing w:after="80" w:line="276" w:lineRule="auto"/>
      </w:pPr>
    </w:p>
    <w:p w14:paraId="7614E8CD" w14:textId="77777777" w:rsidR="00BD50EA" w:rsidRPr="0060775A" w:rsidRDefault="00000000">
      <w:pPr>
        <w:pBdr>
          <w:left w:val="single" w:sz="24" w:space="10" w:color="2A7D6F"/>
        </w:pBdr>
        <w:spacing w:before="180" w:after="90" w:line="268" w:lineRule="auto"/>
        <w:ind w:left="140"/>
        <w:rPr>
          <w:sz w:val="48"/>
          <w:szCs w:val="48"/>
        </w:rPr>
      </w:pPr>
      <w:r w:rsidRPr="0060775A">
        <w:rPr>
          <w:b/>
          <w:bCs/>
          <w:color w:val="2A7D6F"/>
          <w:sz w:val="48"/>
          <w:szCs w:val="48"/>
        </w:rPr>
        <w:t xml:space="preserve">STEP </w:t>
      </w:r>
      <w:proofErr w:type="gramStart"/>
      <w:r w:rsidRPr="0060775A">
        <w:rPr>
          <w:b/>
          <w:bCs/>
          <w:color w:val="2A7D6F"/>
          <w:sz w:val="48"/>
          <w:szCs w:val="48"/>
        </w:rPr>
        <w:t xml:space="preserve">3  </w:t>
      </w:r>
      <w:r w:rsidRPr="0060775A">
        <w:rPr>
          <w:b/>
          <w:bCs/>
          <w:color w:val="1F3A5F"/>
          <w:sz w:val="48"/>
          <w:szCs w:val="48"/>
        </w:rPr>
        <w:t>A</w:t>
      </w:r>
      <w:proofErr w:type="gramEnd"/>
      <w:r w:rsidRPr="0060775A">
        <w:rPr>
          <w:b/>
          <w:bCs/>
          <w:color w:val="1F3A5F"/>
          <w:sz w:val="48"/>
          <w:szCs w:val="48"/>
        </w:rPr>
        <w:t xml:space="preserve"> — Ask (질문) = RED</w:t>
      </w:r>
    </w:p>
    <w:p w14:paraId="11A27AF4" w14:textId="77777777" w:rsidR="008B278D" w:rsidRDefault="008B278D">
      <w:pPr>
        <w:spacing w:after="80" w:line="276" w:lineRule="auto"/>
      </w:pPr>
    </w:p>
    <w:p w14:paraId="6C33A268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proofErr w:type="spellStart"/>
      <w:r>
        <w:rPr>
          <w:rFonts w:hint="eastAsia"/>
          <w:b/>
          <w:bCs/>
          <w:color w:val="1F3A5F"/>
          <w:sz w:val="22"/>
          <w:szCs w:val="22"/>
        </w:rPr>
        <w:t>브랜치</w:t>
      </w:r>
      <w:proofErr w:type="spellEnd"/>
      <w:r>
        <w:rPr>
          <w:rFonts w:hint="eastAsia"/>
          <w:b/>
          <w:bCs/>
          <w:color w:val="1F3A5F"/>
          <w:sz w:val="22"/>
          <w:szCs w:val="22"/>
        </w:rPr>
        <w:t xml:space="preserve"> 전략</w:t>
      </w:r>
    </w:p>
    <w:p w14:paraId="13EA7395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2460E217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main </w:t>
      </w:r>
    </w:p>
    <w:p w14:paraId="33CE405B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>|</w:t>
      </w:r>
    </w:p>
    <w:p w14:paraId="0A87BF26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staging </w:t>
      </w: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spec</w:t>
      </w:r>
    </w:p>
    <w:p w14:paraId="14BCD15A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  <w:b/>
          <w:bCs/>
          <w:sz w:val="28"/>
          <w:szCs w:val="28"/>
          <w:u w:val="single"/>
        </w:rPr>
        <w:t>red</w:t>
      </w:r>
    </w:p>
    <w:p w14:paraId="2AB8142E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green</w:t>
      </w:r>
    </w:p>
    <w:p w14:paraId="72EB022C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refactoring</w:t>
      </w:r>
    </w:p>
    <w:p w14:paraId="3CBF4D8B" w14:textId="77777777" w:rsidR="008B278D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proofErr w:type="spellStart"/>
      <w:r w:rsidRPr="00F66804">
        <w:rPr>
          <w:rFonts w:hint="eastAsia"/>
        </w:rPr>
        <w:t>new_features</w:t>
      </w:r>
      <w:proofErr w:type="spellEnd"/>
    </w:p>
    <w:p w14:paraId="1FEC207A" w14:textId="77777777" w:rsidR="008B278D" w:rsidRDefault="008B278D">
      <w:pPr>
        <w:spacing w:after="80" w:line="276" w:lineRule="auto"/>
      </w:pPr>
    </w:p>
    <w:p w14:paraId="59CA6E1D" w14:textId="77777777" w:rsidR="005E22C4" w:rsidRDefault="005E22C4" w:rsidP="005E22C4">
      <w:pPr>
        <w:spacing w:after="80" w:line="276" w:lineRule="auto"/>
      </w:pPr>
    </w:p>
    <w:p w14:paraId="45EF37A9" w14:textId="77777777" w:rsidR="005E22C4" w:rsidRDefault="005E22C4" w:rsidP="005E22C4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0537222B" w14:textId="77777777" w:rsidR="005E22C4" w:rsidRDefault="005E22C4" w:rsidP="005E22C4">
      <w:pPr>
        <w:spacing w:after="80" w:line="276" w:lineRule="auto"/>
      </w:pPr>
      <w:r>
        <w:t xml:space="preserve">  main</w:t>
      </w:r>
    </w:p>
    <w:p w14:paraId="2F2681F2" w14:textId="77777777" w:rsidR="005E22C4" w:rsidRDefault="005E22C4" w:rsidP="005E22C4">
      <w:pPr>
        <w:spacing w:after="80" w:line="276" w:lineRule="auto"/>
      </w:pPr>
      <w:r>
        <w:t xml:space="preserve">* </w:t>
      </w:r>
      <w:proofErr w:type="gramStart"/>
      <w:r>
        <w:t>spec</w:t>
      </w:r>
      <w:proofErr w:type="gramEnd"/>
    </w:p>
    <w:p w14:paraId="7353EED6" w14:textId="77777777" w:rsidR="005E22C4" w:rsidRDefault="005E22C4" w:rsidP="005E22C4">
      <w:pPr>
        <w:spacing w:after="80" w:line="276" w:lineRule="auto"/>
      </w:pPr>
      <w:r>
        <w:t xml:space="preserve">  staging</w:t>
      </w:r>
    </w:p>
    <w:p w14:paraId="75FE8458" w14:textId="77777777" w:rsidR="005E22C4" w:rsidRDefault="005E22C4" w:rsidP="005E22C4">
      <w:pPr>
        <w:spacing w:after="80" w:line="276" w:lineRule="auto"/>
      </w:pPr>
    </w:p>
    <w:p w14:paraId="402826DE" w14:textId="77777777" w:rsidR="005E22C4" w:rsidRDefault="005E22C4" w:rsidP="005E22C4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checkout -b red</w:t>
      </w:r>
    </w:p>
    <w:p w14:paraId="5F67F913" w14:textId="77777777" w:rsidR="005E22C4" w:rsidRDefault="005E22C4" w:rsidP="005E22C4">
      <w:pPr>
        <w:spacing w:after="80" w:line="276" w:lineRule="auto"/>
      </w:pPr>
      <w:r>
        <w:t>Switched to a new branch 'red'</w:t>
      </w:r>
    </w:p>
    <w:p w14:paraId="32CB335B" w14:textId="77777777" w:rsidR="005E22C4" w:rsidRDefault="005E22C4" w:rsidP="005E22C4">
      <w:pPr>
        <w:spacing w:after="80" w:line="276" w:lineRule="auto"/>
      </w:pPr>
    </w:p>
    <w:p w14:paraId="387E01A7" w14:textId="77777777" w:rsidR="005E22C4" w:rsidRDefault="005E22C4" w:rsidP="005E22C4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5512241B" w14:textId="77777777" w:rsidR="005E22C4" w:rsidRDefault="005E22C4" w:rsidP="005E22C4">
      <w:pPr>
        <w:spacing w:after="80" w:line="276" w:lineRule="auto"/>
      </w:pPr>
      <w:r>
        <w:t xml:space="preserve">  main</w:t>
      </w:r>
    </w:p>
    <w:p w14:paraId="340001BE" w14:textId="77777777" w:rsidR="005E22C4" w:rsidRDefault="005E22C4" w:rsidP="005E22C4">
      <w:pPr>
        <w:spacing w:after="80" w:line="276" w:lineRule="auto"/>
      </w:pPr>
      <w:r>
        <w:t xml:space="preserve">* </w:t>
      </w:r>
      <w:proofErr w:type="gramStart"/>
      <w:r>
        <w:t>red</w:t>
      </w:r>
      <w:proofErr w:type="gramEnd"/>
    </w:p>
    <w:p w14:paraId="7F4F9901" w14:textId="77777777" w:rsidR="005E22C4" w:rsidRDefault="005E22C4" w:rsidP="005E22C4">
      <w:pPr>
        <w:spacing w:after="80" w:line="276" w:lineRule="auto"/>
      </w:pPr>
      <w:r>
        <w:lastRenderedPageBreak/>
        <w:t xml:space="preserve">  spec</w:t>
      </w:r>
    </w:p>
    <w:p w14:paraId="2BADCA67" w14:textId="77777777" w:rsidR="005E22C4" w:rsidRDefault="005E22C4" w:rsidP="005E22C4">
      <w:pPr>
        <w:spacing w:after="80" w:line="276" w:lineRule="auto"/>
      </w:pPr>
      <w:r>
        <w:t xml:space="preserve">  staging</w:t>
      </w:r>
    </w:p>
    <w:p w14:paraId="453AA1D1" w14:textId="77777777" w:rsidR="005E22C4" w:rsidRDefault="005E22C4" w:rsidP="005E22C4">
      <w:pPr>
        <w:spacing w:after="80" w:line="276" w:lineRule="auto"/>
      </w:pPr>
    </w:p>
    <w:p w14:paraId="620B176C" w14:textId="755EA4F1" w:rsidR="005E22C4" w:rsidRDefault="005E22C4" w:rsidP="005E22C4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</w:t>
      </w:r>
    </w:p>
    <w:p w14:paraId="544EC049" w14:textId="77777777" w:rsidR="008B278D" w:rsidRDefault="008B278D">
      <w:pPr>
        <w:spacing w:after="80" w:line="276" w:lineRule="auto"/>
      </w:pPr>
    </w:p>
    <w:p w14:paraId="1B33F224" w14:textId="40A6A683" w:rsidR="00BD50EA" w:rsidRDefault="00000000">
      <w:pPr>
        <w:spacing w:after="80" w:line="276" w:lineRule="auto"/>
      </w:pPr>
      <w:r>
        <w:t xml:space="preserve">ARRR의 시작은 '질문'입니다. 그 질문은 실패하는 테스트로 던집니다. 즉 Ask 단계가 곧 RED입니다. 이 안에서 ①기획 → ②설계 → ③RED 설계 → ④RED </w:t>
      </w:r>
      <w:proofErr w:type="spellStart"/>
      <w:r>
        <w:t>스켈레톤이</w:t>
      </w:r>
      <w:proofErr w:type="spellEnd"/>
      <w:r>
        <w:t xml:space="preserve"> 진행됩니다. 그리고 질문은 개념에서 와야 하므로, </w:t>
      </w:r>
      <w:proofErr w:type="spellStart"/>
      <w:r>
        <w:t>PRD→To-Do→Test</w:t>
      </w:r>
      <w:proofErr w:type="spellEnd"/>
      <w:r>
        <w:t xml:space="preserve"> Case로 추적 경로를 만듭니다(C2C).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4D014E15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2DD17AF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C2C 추적 경로 — PRD → To-Do → Test Case</w:t>
            </w:r>
          </w:p>
          <w:p w14:paraId="66E26EC9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Rule 1: </w:t>
            </w:r>
            <w:r>
              <w:t>판단 포함 항목만 변환 ("보인다/허용한다"는 변환, 단순 행동 to-do는 폐기)</w:t>
            </w:r>
          </w:p>
          <w:p w14:paraId="17C10989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Rule 2: </w:t>
            </w:r>
            <w:r>
              <w:t>1 To-</w:t>
            </w:r>
            <w:proofErr w:type="gramStart"/>
            <w:r>
              <w:t>Do :</w:t>
            </w:r>
            <w:proofErr w:type="gramEnd"/>
            <w:r>
              <w:t xml:space="preserve"> 1 Test Case (복합 항목은 분해)</w:t>
            </w:r>
          </w:p>
          <w:p w14:paraId="6397918D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Rule 3: </w:t>
            </w:r>
            <w:r>
              <w:t>RED 먼저, 구현은 나중 (FAIL 확인 후 GREEN)</w:t>
            </w:r>
          </w:p>
          <w:p w14:paraId="48B7C4AF" w14:textId="77777777" w:rsidR="00BD50EA" w:rsidRDefault="00000000">
            <w:pPr>
              <w:spacing w:before="40" w:line="276" w:lineRule="auto"/>
            </w:pPr>
            <w:r>
              <w:rPr>
                <w:color w:val="8A6D00"/>
                <w:sz w:val="18"/>
                <w:szCs w:val="18"/>
              </w:rPr>
              <w:t xml:space="preserve">예(Magic Square): PRD "빈칸에 유효 숫자 입력" → To-Do </w:t>
            </w:r>
            <w:proofErr w:type="gramStart"/>
            <w:r>
              <w:rPr>
                <w:color w:val="8A6D00"/>
                <w:sz w:val="18"/>
                <w:szCs w:val="18"/>
              </w:rPr>
              <w:t>"[ ]</w:t>
            </w:r>
            <w:proofErr w:type="gramEnd"/>
            <w:r>
              <w:rPr>
                <w:color w:val="8A6D00"/>
                <w:sz w:val="18"/>
                <w:szCs w:val="18"/>
              </w:rPr>
              <w:t xml:space="preserve"> 빈칸(0) 두 곳을 찾는다" → </w:t>
            </w:r>
            <w:proofErr w:type="spellStart"/>
            <w:r>
              <w:rPr>
                <w:color w:val="8A6D00"/>
                <w:sz w:val="18"/>
                <w:szCs w:val="18"/>
              </w:rPr>
              <w:t>TestCase</w:t>
            </w:r>
            <w:proofErr w:type="spellEnd"/>
            <w:r>
              <w:rPr>
                <w:color w:val="8A6D00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8A6D00"/>
                <w:sz w:val="18"/>
                <w:szCs w:val="18"/>
              </w:rPr>
              <w:t>find_blank_coords</w:t>
            </w:r>
            <w:proofErr w:type="spellEnd"/>
            <w:r>
              <w:rPr>
                <w:color w:val="8A6D00"/>
                <w:sz w:val="18"/>
                <w:szCs w:val="18"/>
              </w:rPr>
              <w:t>() 반환 좌표 검증" → RED 실패 확인 후 구현.</w:t>
            </w:r>
          </w:p>
        </w:tc>
      </w:tr>
    </w:tbl>
    <w:p w14:paraId="461D53AB" w14:textId="77777777" w:rsidR="00BD50EA" w:rsidRDefault="00BD50EA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5AD42D75" w14:textId="77777777">
        <w:tc>
          <w:tcPr>
            <w:tcW w:w="9360" w:type="dxa"/>
            <w:tcBorders>
              <w:top w:val="single" w:sz="6" w:space="0" w:color="E8A79B"/>
              <w:left w:val="single" w:sz="6" w:space="0" w:color="E8A79B"/>
              <w:bottom w:val="single" w:sz="6" w:space="0" w:color="E8A79B"/>
              <w:right w:val="single" w:sz="6" w:space="0" w:color="E8A79B"/>
            </w:tcBorders>
            <w:shd w:val="clear" w:color="auto" w:fill="FBE9E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1FB15E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9B2D1F"/>
              </w:rPr>
              <w:t>⚠️ RED 단계 절대 금지</w:t>
            </w:r>
          </w:p>
          <w:p w14:paraId="50E452B7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color w:val="9B2D1F"/>
              </w:rPr>
              <w:t xml:space="preserve">• 구현 코드 작성 </w:t>
            </w:r>
            <w:proofErr w:type="gramStart"/>
            <w:r>
              <w:rPr>
                <w:color w:val="9B2D1F"/>
              </w:rPr>
              <w:t>금지 /</w:t>
            </w:r>
            <w:proofErr w:type="gramEnd"/>
            <w:r>
              <w:rPr>
                <w:color w:val="9B2D1F"/>
              </w:rPr>
              <w:t xml:space="preserve"> GREEN·REFACTOR 진입 금지</w:t>
            </w:r>
          </w:p>
          <w:p w14:paraId="62462227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color w:val="9B2D1F"/>
              </w:rPr>
              <w:t>• 모든 테스트는 현재 실패(FAIL/ERROR) 상태</w:t>
            </w:r>
          </w:p>
          <w:p w14:paraId="37990CAF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color w:val="9B2D1F"/>
              </w:rPr>
              <w:t xml:space="preserve">• </w:t>
            </w:r>
            <w:proofErr w:type="spellStart"/>
            <w:proofErr w:type="gramStart"/>
            <w:r>
              <w:rPr>
                <w:color w:val="9B2D1F"/>
              </w:rPr>
              <w:t>pytest.fail</w:t>
            </w:r>
            <w:proofErr w:type="spellEnd"/>
            <w:proofErr w:type="gramEnd"/>
            <w:r>
              <w:rPr>
                <w:color w:val="9B2D1F"/>
              </w:rPr>
              <w:t>("RED: [Test ID]") 한 줄로만 의도적 실패 표현</w:t>
            </w:r>
          </w:p>
          <w:p w14:paraId="0588593D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color w:val="9B2D1F"/>
              </w:rPr>
              <w:t>• Domain은 Mock으로만 가정(Track A에서만) · skip/</w:t>
            </w:r>
            <w:proofErr w:type="spellStart"/>
            <w:r>
              <w:rPr>
                <w:color w:val="9B2D1F"/>
              </w:rPr>
              <w:t>xfail</w:t>
            </w:r>
            <w:proofErr w:type="spellEnd"/>
            <w:r>
              <w:rPr>
                <w:color w:val="9B2D1F"/>
              </w:rPr>
              <w:t>/assert 완화 금지</w:t>
            </w:r>
          </w:p>
        </w:tc>
      </w:tr>
    </w:tbl>
    <w:p w14:paraId="18E0D978" w14:textId="77777777" w:rsidR="00BD50EA" w:rsidRDefault="00BD50EA">
      <w:pPr>
        <w:spacing w:after="70"/>
      </w:pPr>
    </w:p>
    <w:p w14:paraId="05037CA8" w14:textId="77777777" w:rsidR="00BD50EA" w:rsidRDefault="00000000">
      <w:pPr>
        <w:spacing w:after="80" w:line="276" w:lineRule="auto"/>
      </w:pPr>
      <w:r>
        <w:rPr>
          <w:b/>
          <w:bCs/>
          <w:color w:val="1F3A5F"/>
          <w:sz w:val="19"/>
          <w:szCs w:val="19"/>
        </w:rPr>
        <w:t xml:space="preserve">Track A — UI/Boundary RED </w:t>
      </w:r>
      <w:proofErr w:type="spellStart"/>
      <w:r>
        <w:rPr>
          <w:b/>
          <w:bCs/>
          <w:color w:val="1F3A5F"/>
          <w:sz w:val="19"/>
          <w:szCs w:val="19"/>
        </w:rPr>
        <w:t>설계표</w:t>
      </w:r>
      <w:proofErr w:type="spellEnd"/>
      <w:r>
        <w:rPr>
          <w:b/>
          <w:bCs/>
          <w:color w:val="1F3A5F"/>
          <w:sz w:val="19"/>
          <w:szCs w:val="19"/>
        </w:rPr>
        <w:t xml:space="preserve"> (③ /red-test Command로 생성)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900"/>
        <w:gridCol w:w="2860"/>
      </w:tblGrid>
      <w:tr w:rsidR="00BD50EA" w14:paraId="49D765B6" w14:textId="77777777">
        <w:trPr>
          <w:tblHeader/>
        </w:trPr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1E50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B95D5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Given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FDC08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기대값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8D59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RED Failure</w:t>
            </w:r>
          </w:p>
        </w:tc>
      </w:tr>
      <w:tr w:rsidR="00BD50EA" w14:paraId="77657A74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5DF1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U-IN-01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D603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grid=None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1AB9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E003 INVALID_NULL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FEEB6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ModuleNotFoundError</w:t>
            </w:r>
            <w:proofErr w:type="spellEnd"/>
          </w:p>
        </w:tc>
      </w:tr>
      <w:tr w:rsidR="00BD50EA" w14:paraId="5AC01A5C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7B92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U-IN-02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65D7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grid=3×4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B76D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E001 INVALID_SIZE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AF830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AssertionError</w:t>
            </w:r>
            <w:proofErr w:type="spellEnd"/>
          </w:p>
        </w:tc>
      </w:tr>
      <w:tr w:rsidR="00BD50EA" w14:paraId="54DDA7DE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01BD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U-IN-03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971A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빈칸 0개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91BD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E002 INVALID_BLANKS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E8FC1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AssertionError</w:t>
            </w:r>
            <w:proofErr w:type="spellEnd"/>
          </w:p>
        </w:tc>
      </w:tr>
      <w:tr w:rsidR="00BD50EA" w14:paraId="7137C839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DD7C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U-OUT-01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C996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유효 입력 G1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50A23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(result)==6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2A9C5" w14:textId="77777777" w:rsidR="00BD50EA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pytest.fail</w:t>
            </w:r>
            <w:proofErr w:type="spellEnd"/>
            <w:proofErr w:type="gramEnd"/>
            <w:r>
              <w:rPr>
                <w:sz w:val="18"/>
                <w:szCs w:val="18"/>
              </w:rPr>
              <w:t>() RED</w:t>
            </w:r>
          </w:p>
        </w:tc>
      </w:tr>
      <w:tr w:rsidR="00BD50EA" w14:paraId="7894CDB7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934D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U-FLOW-02</w:t>
            </w:r>
          </w:p>
        </w:tc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DA30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grid=None</w:t>
            </w:r>
          </w:p>
        </w:tc>
        <w:tc>
          <w:tcPr>
            <w:tcW w:w="2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42BD9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execute() 0회 호출</w:t>
            </w:r>
          </w:p>
        </w:tc>
        <w:tc>
          <w:tcPr>
            <w:tcW w:w="28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2D150" w14:textId="77777777" w:rsidR="00BD50EA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pytest.fail</w:t>
            </w:r>
            <w:proofErr w:type="spellEnd"/>
            <w:proofErr w:type="gramEnd"/>
            <w:r>
              <w:rPr>
                <w:sz w:val="18"/>
                <w:szCs w:val="18"/>
              </w:rPr>
              <w:t>() RED</w:t>
            </w:r>
          </w:p>
        </w:tc>
      </w:tr>
    </w:tbl>
    <w:p w14:paraId="7FA4D5A5" w14:textId="77777777" w:rsidR="00BD50EA" w:rsidRDefault="00BD50EA">
      <w:pPr>
        <w:spacing w:after="50"/>
      </w:pPr>
    </w:p>
    <w:p w14:paraId="71A517FE" w14:textId="77777777" w:rsidR="00BD50EA" w:rsidRDefault="00000000">
      <w:pPr>
        <w:spacing w:after="80" w:line="276" w:lineRule="auto"/>
      </w:pPr>
      <w:r>
        <w:rPr>
          <w:b/>
          <w:bCs/>
          <w:color w:val="1E5C36"/>
          <w:sz w:val="19"/>
          <w:szCs w:val="19"/>
        </w:rPr>
        <w:t xml:space="preserve">Track B — Domain/Logic RED </w:t>
      </w:r>
      <w:proofErr w:type="spellStart"/>
      <w:r>
        <w:rPr>
          <w:b/>
          <w:bCs/>
          <w:color w:val="1E5C36"/>
          <w:sz w:val="19"/>
          <w:szCs w:val="19"/>
        </w:rPr>
        <w:t>설계표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3200"/>
        <w:gridCol w:w="1760"/>
      </w:tblGrid>
      <w:tr w:rsidR="00BD50EA" w14:paraId="54716FC2" w14:textId="77777777">
        <w:trPr>
          <w:tblHeader/>
        </w:trPr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6719E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1AE7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대상 함수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ECC92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Given/Then</w:t>
            </w:r>
          </w:p>
        </w:tc>
        <w:tc>
          <w:tcPr>
            <w:tcW w:w="1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ABF81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Invariant</w:t>
            </w:r>
          </w:p>
        </w:tc>
      </w:tr>
      <w:tr w:rsidR="00BD50EA" w14:paraId="10E3A408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952A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D-LOC-01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476BC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find_blank_</w:t>
            </w:r>
            <w:proofErr w:type="gramStart"/>
            <w:r>
              <w:rPr>
                <w:sz w:val="18"/>
                <w:szCs w:val="18"/>
              </w:rPr>
              <w:t>coords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BC84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G1 </w:t>
            </w:r>
            <w:proofErr w:type="gramStart"/>
            <w:r>
              <w:rPr>
                <w:sz w:val="18"/>
                <w:szCs w:val="18"/>
              </w:rPr>
              <w:t>→ [(</w:t>
            </w:r>
            <w:proofErr w:type="gramEnd"/>
            <w:r>
              <w:rPr>
                <w:sz w:val="18"/>
                <w:szCs w:val="18"/>
              </w:rPr>
              <w:t>2,2</w:t>
            </w:r>
            <w:proofErr w:type="gramStart"/>
            <w:r>
              <w:rPr>
                <w:sz w:val="18"/>
                <w:szCs w:val="18"/>
              </w:rPr>
              <w:t>),(</w:t>
            </w:r>
            <w:proofErr w:type="gramEnd"/>
            <w:r>
              <w:rPr>
                <w:sz w:val="18"/>
                <w:szCs w:val="18"/>
              </w:rPr>
              <w:t>3,3)]</w:t>
            </w:r>
          </w:p>
        </w:tc>
        <w:tc>
          <w:tcPr>
            <w:tcW w:w="1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E947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I6 row-major</w:t>
            </w:r>
          </w:p>
        </w:tc>
      </w:tr>
      <w:tr w:rsidR="00BD50EA" w14:paraId="242A4141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87CE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D-MIS-01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D8EE1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find_not_exist_</w:t>
            </w:r>
            <w:proofErr w:type="gramStart"/>
            <w:r>
              <w:rPr>
                <w:sz w:val="18"/>
                <w:szCs w:val="18"/>
              </w:rPr>
              <w:t>nums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F0E1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G1 → [7,10] 오름차순</w:t>
            </w:r>
          </w:p>
        </w:tc>
        <w:tc>
          <w:tcPr>
            <w:tcW w:w="1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CD66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</w:t>
            </w:r>
            <w:proofErr w:type="gramStart"/>
            <w:r>
              <w:rPr>
                <w:sz w:val="18"/>
                <w:szCs w:val="18"/>
              </w:rPr>
              <w:t>7,I</w:t>
            </w:r>
            <w:proofErr w:type="gramEnd"/>
            <w:r>
              <w:rPr>
                <w:sz w:val="18"/>
                <w:szCs w:val="18"/>
              </w:rPr>
              <w:t>11</w:t>
            </w:r>
          </w:p>
        </w:tc>
      </w:tr>
      <w:tr w:rsidR="00BD50EA" w14:paraId="4BA36EC4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61C8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D-VAL-01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22111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is_magic_</w:t>
            </w:r>
            <w:proofErr w:type="gramStart"/>
            <w:r>
              <w:rPr>
                <w:sz w:val="18"/>
                <w:szCs w:val="18"/>
              </w:rPr>
              <w:t>square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B6CD4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G0 완전 → True</w:t>
            </w:r>
          </w:p>
        </w:tc>
        <w:tc>
          <w:tcPr>
            <w:tcW w:w="1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AF12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I1~I5</w:t>
            </w:r>
          </w:p>
        </w:tc>
      </w:tr>
      <w:tr w:rsidR="00BD50EA" w14:paraId="61994891" w14:textId="77777777">
        <w:tc>
          <w:tcPr>
            <w:tcW w:w="1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D351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D-SOL-01</w:t>
            </w:r>
          </w:p>
        </w:tc>
        <w:tc>
          <w:tcPr>
            <w:tcW w:w="2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B6031" w14:textId="77777777" w:rsidR="00BD50EA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solution(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61CA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G1 Step A 성공</w:t>
            </w:r>
          </w:p>
        </w:tc>
        <w:tc>
          <w:tcPr>
            <w:tcW w:w="1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61F3E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I8</w:t>
            </w:r>
          </w:p>
        </w:tc>
      </w:tr>
    </w:tbl>
    <w:p w14:paraId="5081C19C" w14:textId="106B6049" w:rsidR="00BD50EA" w:rsidRDefault="0060775A">
      <w:pPr>
        <w:spacing w:after="60"/>
        <w:rPr>
          <w:b/>
          <w:bCs/>
          <w:color w:val="2A7D6F"/>
          <w:sz w:val="48"/>
          <w:szCs w:val="48"/>
        </w:rPr>
      </w:pPr>
      <w:r w:rsidRPr="0060775A">
        <w:rPr>
          <w:b/>
          <w:bCs/>
          <w:color w:val="2A7D6F"/>
          <w:sz w:val="48"/>
          <w:szCs w:val="48"/>
        </w:rPr>
        <w:t>STEP 3</w:t>
      </w:r>
      <w:r>
        <w:rPr>
          <w:rFonts w:hint="eastAsia"/>
          <w:b/>
          <w:bCs/>
          <w:color w:val="2A7D6F"/>
          <w:sz w:val="48"/>
          <w:szCs w:val="48"/>
        </w:rPr>
        <w:t>-1 Test Plan</w:t>
      </w:r>
    </w:p>
    <w:p w14:paraId="56472369" w14:textId="77777777" w:rsidR="0060775A" w:rsidRPr="0060775A" w:rsidRDefault="0060775A">
      <w:pPr>
        <w:spacing w:after="60"/>
      </w:pPr>
    </w:p>
    <w:p w14:paraId="6FC36D9A" w14:textId="206AD717" w:rsidR="0060775A" w:rsidRPr="0060775A" w:rsidRDefault="0060775A" w:rsidP="0060775A">
      <w:pPr>
        <w:spacing w:after="60"/>
        <w:rPr>
          <w:sz w:val="28"/>
          <w:szCs w:val="28"/>
          <w:u w:val="single"/>
        </w:rPr>
      </w:pPr>
      <w:r w:rsidRPr="0060775A">
        <w:rPr>
          <w:sz w:val="28"/>
          <w:szCs w:val="28"/>
          <w:u w:val="single"/>
        </w:rPr>
        <w:t>PRD FR-LOC-01 인용 (docs/PRD.md)</w:t>
      </w:r>
      <w:r w:rsidRPr="0060775A">
        <w:rPr>
          <w:rFonts w:hint="eastAsia"/>
          <w:sz w:val="28"/>
          <w:szCs w:val="28"/>
          <w:u w:val="single"/>
        </w:rPr>
        <w:t xml:space="preserve"> </w:t>
      </w:r>
      <w:r w:rsidRPr="0060775A">
        <w:rPr>
          <w:sz w:val="28"/>
          <w:szCs w:val="28"/>
          <w:u w:val="single"/>
        </w:rPr>
        <w:t>C2C 추적</w:t>
      </w:r>
    </w:p>
    <w:p w14:paraId="2866186A" w14:textId="77777777" w:rsidR="0060775A" w:rsidRDefault="0060775A">
      <w:pPr>
        <w:spacing w:after="60"/>
      </w:pPr>
    </w:p>
    <w:p w14:paraId="6EB2E944" w14:textId="02AE083E" w:rsidR="00AD12D6" w:rsidRDefault="00AD12D6">
      <w:pPr>
        <w:spacing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ED67D" wp14:editId="7692F7B1">
                <wp:simplePos x="0" y="0"/>
                <wp:positionH relativeFrom="column">
                  <wp:posOffset>1241347</wp:posOffset>
                </wp:positionH>
                <wp:positionV relativeFrom="paragraph">
                  <wp:posOffset>1761490</wp:posOffset>
                </wp:positionV>
                <wp:extent cx="1714610" cy="523875"/>
                <wp:effectExtent l="0" t="0" r="19050" b="28575"/>
                <wp:wrapNone/>
                <wp:docPr id="23749175" name="자유형: 도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10" cy="523875"/>
                        </a:xfrm>
                        <a:custGeom>
                          <a:avLst/>
                          <a:gdLst>
                            <a:gd name="csX0" fmla="*/ 19128 w 1714610"/>
                            <a:gd name="csY0" fmla="*/ 323850 h 523875"/>
                            <a:gd name="csX1" fmla="*/ 514428 w 1714610"/>
                            <a:gd name="csY1" fmla="*/ 371475 h 523875"/>
                            <a:gd name="csX2" fmla="*/ 1705053 w 1714610"/>
                            <a:gd name="csY2" fmla="*/ 295275 h 523875"/>
                            <a:gd name="csX3" fmla="*/ 1505028 w 1714610"/>
                            <a:gd name="csY3" fmla="*/ 95250 h 523875"/>
                            <a:gd name="csX4" fmla="*/ 904953 w 1714610"/>
                            <a:gd name="csY4" fmla="*/ 0 h 523875"/>
                            <a:gd name="csX5" fmla="*/ 257253 w 1714610"/>
                            <a:gd name="csY5" fmla="*/ 9525 h 523875"/>
                            <a:gd name="csX6" fmla="*/ 133428 w 1714610"/>
                            <a:gd name="csY6" fmla="*/ 66675 h 523875"/>
                            <a:gd name="csX7" fmla="*/ 9603 w 1714610"/>
                            <a:gd name="csY7" fmla="*/ 209550 h 523875"/>
                            <a:gd name="csX8" fmla="*/ 78 w 1714610"/>
                            <a:gd name="csY8" fmla="*/ 238125 h 523875"/>
                            <a:gd name="csX9" fmla="*/ 85803 w 1714610"/>
                            <a:gd name="csY9" fmla="*/ 352425 h 523875"/>
                            <a:gd name="csX10" fmla="*/ 514428 w 1714610"/>
                            <a:gd name="csY10" fmla="*/ 457200 h 523875"/>
                            <a:gd name="csX11" fmla="*/ 600153 w 1714610"/>
                            <a:gd name="csY11" fmla="*/ 523875 h 5238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</a:cxnLst>
                          <a:rect l="l" t="t" r="r" b="b"/>
                          <a:pathLst>
                            <a:path w="1714610" h="523875">
                              <a:moveTo>
                                <a:pt x="19128" y="323850"/>
                              </a:moveTo>
                              <a:cubicBezTo>
                                <a:pt x="184228" y="339725"/>
                                <a:pt x="348592" y="368548"/>
                                <a:pt x="514428" y="371475"/>
                              </a:cubicBezTo>
                              <a:cubicBezTo>
                                <a:pt x="1622038" y="391021"/>
                                <a:pt x="1357445" y="593225"/>
                                <a:pt x="1705053" y="295275"/>
                              </a:cubicBezTo>
                              <a:cubicBezTo>
                                <a:pt x="1720895" y="136850"/>
                                <a:pt x="1746674" y="178728"/>
                                <a:pt x="1505028" y="95250"/>
                              </a:cubicBezTo>
                              <a:cubicBezTo>
                                <a:pt x="1248379" y="6589"/>
                                <a:pt x="1165057" y="17340"/>
                                <a:pt x="904953" y="0"/>
                              </a:cubicBezTo>
                              <a:lnTo>
                                <a:pt x="257253" y="9525"/>
                              </a:lnTo>
                              <a:cubicBezTo>
                                <a:pt x="211963" y="13439"/>
                                <a:pt x="168792" y="38111"/>
                                <a:pt x="133428" y="66675"/>
                              </a:cubicBezTo>
                              <a:cubicBezTo>
                                <a:pt x="84401" y="106274"/>
                                <a:pt x="9603" y="209550"/>
                                <a:pt x="9603" y="209550"/>
                              </a:cubicBezTo>
                              <a:cubicBezTo>
                                <a:pt x="6428" y="219075"/>
                                <a:pt x="-831" y="228126"/>
                                <a:pt x="78" y="238125"/>
                              </a:cubicBezTo>
                              <a:cubicBezTo>
                                <a:pt x="7088" y="315238"/>
                                <a:pt x="14237" y="324722"/>
                                <a:pt x="85803" y="352425"/>
                              </a:cubicBezTo>
                              <a:cubicBezTo>
                                <a:pt x="313913" y="440726"/>
                                <a:pt x="288878" y="424979"/>
                                <a:pt x="514428" y="457200"/>
                              </a:cubicBezTo>
                              <a:lnTo>
                                <a:pt x="600153" y="52387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16DF7" id="자유형: 도형 6" o:spid="_x0000_s1026" style="position:absolute;margin-left:97.75pt;margin-top:138.7pt;width:135pt;height:4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14610,523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" path="m19128,323850v165100,15875,329464,44698,495300,47625c1622038,391021,1357445,593225,1705053,295275,1720895,136850,1746674,178728,1505028,95250,1248379,6589,1165057,17340,904953,l257253,9525c211963,13439,168792,38111,133428,66675,84401,106274,9603,209550,9603,209550,6428,219075,-831,228126,78,238125v7010,77113,14159,86597,85725,114300c313913,440726,288878,424979,514428,457200r85725,66675e" filled="f" strokecolor="#030e13 [484]" strokeweight="1.5pt">
                <v:stroke joinstyle="miter"/>
                <v:path arrowok="t" o:connecttype="custom" o:connectlocs="19128,323850;514428,371475;1705053,295275;1505028,95250;904953,0;257253,9525;133428,66675;9603,209550;78,238125;85803,352425;514428,457200;600153,52387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8C6B63" wp14:editId="02188255">
                <wp:simplePos x="0" y="0"/>
                <wp:positionH relativeFrom="column">
                  <wp:posOffset>1365250</wp:posOffset>
                </wp:positionH>
                <wp:positionV relativeFrom="paragraph">
                  <wp:posOffset>1209040</wp:posOffset>
                </wp:positionV>
                <wp:extent cx="2838450" cy="47642"/>
                <wp:effectExtent l="0" t="0" r="19050" b="28575"/>
                <wp:wrapNone/>
                <wp:docPr id="817910249" name="자유형: 도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47642"/>
                        </a:xfrm>
                        <a:custGeom>
                          <a:avLst/>
                          <a:gdLst>
                            <a:gd name="csX0" fmla="*/ 0 w 2838450"/>
                            <a:gd name="csY0" fmla="*/ 9525 h 47642"/>
                            <a:gd name="csX1" fmla="*/ 1676400 w 2838450"/>
                            <a:gd name="csY1" fmla="*/ 0 h 47642"/>
                            <a:gd name="csX2" fmla="*/ 2524125 w 2838450"/>
                            <a:gd name="csY2" fmla="*/ 38100 h 47642"/>
                            <a:gd name="csX3" fmla="*/ 2838450 w 2838450"/>
                            <a:gd name="csY3" fmla="*/ 47625 h 4764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838450" h="47642">
                              <a:moveTo>
                                <a:pt x="0" y="9525"/>
                              </a:moveTo>
                              <a:lnTo>
                                <a:pt x="1676400" y="0"/>
                              </a:lnTo>
                              <a:cubicBezTo>
                                <a:pt x="1959242" y="3202"/>
                                <a:pt x="2241532" y="25813"/>
                                <a:pt x="2524125" y="38100"/>
                              </a:cubicBezTo>
                              <a:cubicBezTo>
                                <a:pt x="2762846" y="48479"/>
                                <a:pt x="2697541" y="47625"/>
                                <a:pt x="2838450" y="476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30E0D" id="자유형: 도형 5" o:spid="_x0000_s1026" style="position:absolute;margin-left:107.5pt;margin-top:95.2pt;width:223.5pt;height: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8450,4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" path="m,9525l1676400,v282842,3202,565132,25813,847725,38100c2762846,48479,2697541,47625,2838450,47625e" filled="f" strokecolor="#030e13 [484]" strokeweight="1.5pt">
                <v:stroke joinstyle="miter"/>
                <v:path arrowok="t" o:connecttype="custom" o:connectlocs="0,9525;1676400,0;2524125,38100;2838450,47625" o:connectangles="0,0,0,0"/>
              </v:shape>
            </w:pict>
          </mc:Fallback>
        </mc:AlternateContent>
      </w:r>
      <w:r w:rsidRPr="00AD12D6">
        <w:rPr>
          <w:noProof/>
        </w:rPr>
        <w:drawing>
          <wp:inline distT="0" distB="0" distL="0" distR="0" wp14:anchorId="549B748F" wp14:editId="0937B52C">
            <wp:extent cx="6121400" cy="2984500"/>
            <wp:effectExtent l="0" t="0" r="0" b="6350"/>
            <wp:docPr id="1523440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08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057" w14:textId="77777777" w:rsidR="00AD12D6" w:rsidRDefault="00AD12D6">
      <w:pPr>
        <w:spacing w:after="60"/>
      </w:pPr>
    </w:p>
    <w:p w14:paraId="27AD846D" w14:textId="77777777" w:rsidR="00AD12D6" w:rsidRPr="0060775A" w:rsidRDefault="00AD12D6">
      <w:pPr>
        <w:spacing w:after="60"/>
      </w:pPr>
    </w:p>
    <w:p w14:paraId="16667A0E" w14:textId="3F11F76F" w:rsidR="0060775A" w:rsidRPr="0060775A" w:rsidRDefault="0060775A">
      <w:pPr>
        <w:spacing w:after="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E2568" wp14:editId="7EB9DB88">
                <wp:simplePos x="0" y="0"/>
                <wp:positionH relativeFrom="column">
                  <wp:posOffset>1870075</wp:posOffset>
                </wp:positionH>
                <wp:positionV relativeFrom="paragraph">
                  <wp:posOffset>1390015</wp:posOffset>
                </wp:positionV>
                <wp:extent cx="3505200" cy="600075"/>
                <wp:effectExtent l="0" t="0" r="19050" b="28575"/>
                <wp:wrapNone/>
                <wp:docPr id="996437461" name="자유형: 도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600075"/>
                        </a:xfrm>
                        <a:custGeom>
                          <a:avLst/>
                          <a:gdLst>
                            <a:gd name="csX0" fmla="*/ 0 w 3505200"/>
                            <a:gd name="csY0" fmla="*/ 428625 h 600075"/>
                            <a:gd name="csX1" fmla="*/ 752475 w 3505200"/>
                            <a:gd name="csY1" fmla="*/ 419100 h 600075"/>
                            <a:gd name="csX2" fmla="*/ 876300 w 3505200"/>
                            <a:gd name="csY2" fmla="*/ 400050 h 600075"/>
                            <a:gd name="csX3" fmla="*/ 981075 w 3505200"/>
                            <a:gd name="csY3" fmla="*/ 390525 h 600075"/>
                            <a:gd name="csX4" fmla="*/ 1790700 w 3505200"/>
                            <a:gd name="csY4" fmla="*/ 476250 h 600075"/>
                            <a:gd name="csX5" fmla="*/ 2238375 w 3505200"/>
                            <a:gd name="csY5" fmla="*/ 561975 h 600075"/>
                            <a:gd name="csX6" fmla="*/ 2419350 w 3505200"/>
                            <a:gd name="csY6" fmla="*/ 600075 h 600075"/>
                            <a:gd name="csX7" fmla="*/ 3105150 w 3505200"/>
                            <a:gd name="csY7" fmla="*/ 581025 h 600075"/>
                            <a:gd name="csX8" fmla="*/ 3219450 w 3505200"/>
                            <a:gd name="csY8" fmla="*/ 523875 h 600075"/>
                            <a:gd name="csX9" fmla="*/ 3476625 w 3505200"/>
                            <a:gd name="csY9" fmla="*/ 371475 h 600075"/>
                            <a:gd name="csX10" fmla="*/ 3505200 w 3505200"/>
                            <a:gd name="csY10" fmla="*/ 323850 h 600075"/>
                            <a:gd name="csX11" fmla="*/ 3476625 w 3505200"/>
                            <a:gd name="csY11" fmla="*/ 257175 h 600075"/>
                            <a:gd name="csX12" fmla="*/ 3124200 w 3505200"/>
                            <a:gd name="csY12" fmla="*/ 152400 h 600075"/>
                            <a:gd name="csX13" fmla="*/ 1905000 w 3505200"/>
                            <a:gd name="csY13" fmla="*/ 0 h 600075"/>
                            <a:gd name="csX14" fmla="*/ 1371600 w 3505200"/>
                            <a:gd name="csY14" fmla="*/ 9525 h 600075"/>
                            <a:gd name="csX15" fmla="*/ 619125 w 3505200"/>
                            <a:gd name="csY15" fmla="*/ 171450 h 600075"/>
                            <a:gd name="csX16" fmla="*/ 323850 w 3505200"/>
                            <a:gd name="csY16" fmla="*/ 219075 h 600075"/>
                            <a:gd name="csX17" fmla="*/ 161925 w 3505200"/>
                            <a:gd name="csY17" fmla="*/ 266700 h 600075"/>
                            <a:gd name="csX18" fmla="*/ 123825 w 3505200"/>
                            <a:gd name="csY18" fmla="*/ 276225 h 600075"/>
                            <a:gd name="csX19" fmla="*/ 123825 w 3505200"/>
                            <a:gd name="csY19" fmla="*/ 381000 h 6000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</a:cxnLst>
                          <a:rect l="l" t="t" r="r" b="b"/>
                          <a:pathLst>
                            <a:path w="3505200" h="600075">
                              <a:moveTo>
                                <a:pt x="0" y="428625"/>
                              </a:moveTo>
                              <a:lnTo>
                                <a:pt x="752475" y="419100"/>
                              </a:lnTo>
                              <a:cubicBezTo>
                                <a:pt x="794213" y="417739"/>
                                <a:pt x="834862" y="405230"/>
                                <a:pt x="876300" y="400050"/>
                              </a:cubicBezTo>
                              <a:cubicBezTo>
                                <a:pt x="911098" y="395700"/>
                                <a:pt x="946150" y="393700"/>
                                <a:pt x="981075" y="390525"/>
                              </a:cubicBezTo>
                              <a:cubicBezTo>
                                <a:pt x="2045221" y="468771"/>
                                <a:pt x="1325544" y="381765"/>
                                <a:pt x="1790700" y="476250"/>
                              </a:cubicBezTo>
                              <a:cubicBezTo>
                                <a:pt x="1939596" y="506494"/>
                                <a:pt x="2089303" y="532612"/>
                                <a:pt x="2238375" y="561975"/>
                              </a:cubicBezTo>
                              <a:cubicBezTo>
                                <a:pt x="2298860" y="573889"/>
                                <a:pt x="2419350" y="600075"/>
                                <a:pt x="2419350" y="600075"/>
                              </a:cubicBezTo>
                              <a:cubicBezTo>
                                <a:pt x="2647950" y="593725"/>
                                <a:pt x="2877492" y="602707"/>
                                <a:pt x="3105150" y="581025"/>
                              </a:cubicBezTo>
                              <a:cubicBezTo>
                                <a:pt x="3147555" y="576986"/>
                                <a:pt x="3182349" y="544804"/>
                                <a:pt x="3219450" y="523875"/>
                              </a:cubicBezTo>
                              <a:cubicBezTo>
                                <a:pt x="3306240" y="474917"/>
                                <a:pt x="3476625" y="371475"/>
                                <a:pt x="3476625" y="371475"/>
                              </a:cubicBezTo>
                              <a:cubicBezTo>
                                <a:pt x="3486150" y="355600"/>
                                <a:pt x="3505200" y="342363"/>
                                <a:pt x="3505200" y="323850"/>
                              </a:cubicBezTo>
                              <a:cubicBezTo>
                                <a:pt x="3505200" y="299670"/>
                                <a:pt x="3498675" y="267098"/>
                                <a:pt x="3476625" y="257175"/>
                              </a:cubicBezTo>
                              <a:cubicBezTo>
                                <a:pt x="3364863" y="206882"/>
                                <a:pt x="3243838" y="178986"/>
                                <a:pt x="3124200" y="152400"/>
                              </a:cubicBezTo>
                              <a:cubicBezTo>
                                <a:pt x="2570673" y="29394"/>
                                <a:pt x="2476583" y="43302"/>
                                <a:pt x="1905000" y="0"/>
                              </a:cubicBezTo>
                              <a:lnTo>
                                <a:pt x="1371600" y="9525"/>
                              </a:lnTo>
                              <a:cubicBezTo>
                                <a:pt x="1034632" y="42240"/>
                                <a:pt x="924118" y="108515"/>
                                <a:pt x="619125" y="171450"/>
                              </a:cubicBezTo>
                              <a:cubicBezTo>
                                <a:pt x="521485" y="191598"/>
                                <a:pt x="421451" y="198741"/>
                                <a:pt x="323850" y="219075"/>
                              </a:cubicBezTo>
                              <a:cubicBezTo>
                                <a:pt x="268771" y="230550"/>
                                <a:pt x="216021" y="251244"/>
                                <a:pt x="161925" y="266700"/>
                              </a:cubicBezTo>
                              <a:cubicBezTo>
                                <a:pt x="149338" y="270296"/>
                                <a:pt x="136525" y="273050"/>
                                <a:pt x="123825" y="276225"/>
                              </a:cubicBezTo>
                              <a:cubicBezTo>
                                <a:pt x="94438" y="334999"/>
                                <a:pt x="100874" y="300672"/>
                                <a:pt x="123825" y="3810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82A02" id="자유형: 도형 4" o:spid="_x0000_s1026" style="position:absolute;margin-left:147.25pt;margin-top:109.45pt;width:276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0,60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" path="m,428625r752475,-9525c794213,417739,834862,405230,876300,400050v34798,-4350,69850,-6350,104775,-9525c2045221,468771,1325544,381765,1790700,476250v148896,30244,298603,56362,447675,85725c2298860,573889,2419350,600075,2419350,600075v228600,-6350,458142,2632,685800,-19050c3147555,576986,3182349,544804,3219450,523875v86790,-48958,257175,-152400,257175,-152400c3486150,355600,3505200,342363,3505200,323850v,-24180,-6525,-56752,-28575,-66675c3364863,206882,3243838,178986,3124200,152400,2570673,29394,2476583,43302,1905000,l1371600,9525c1034632,42240,924118,108515,619125,171450v-97640,20148,-197674,27291,-295275,47625c268771,230550,216021,251244,161925,266700v-12587,3596,-25400,6350,-38100,9525c94438,334999,100874,300672,123825,381000e" filled="f" strokecolor="#030e13 [484]" strokeweight="1.5pt">
                <v:stroke joinstyle="miter"/>
                <v:path arrowok="t" o:connecttype="custom" o:connectlocs="0,428625;752475,419100;876300,400050;981075,390525;1790700,476250;2238375,561975;2419350,600075;3105150,581025;3219450,523875;3476625,371475;3505200,323850;3476625,257175;3124200,152400;1905000,0;1371600,9525;619125,171450;323850,219075;161925,266700;123825,276225;123825,381000" o:connectangles="0,0,0,0,0,0,0,0,0,0,0,0,0,0,0,0,0,0,0,0"/>
              </v:shape>
            </w:pict>
          </mc:Fallback>
        </mc:AlternateContent>
      </w:r>
      <w:r w:rsidRPr="0060775A">
        <w:rPr>
          <w:noProof/>
        </w:rPr>
        <w:drawing>
          <wp:inline distT="0" distB="0" distL="0" distR="0" wp14:anchorId="4B7C490B" wp14:editId="07E5E1B8">
            <wp:extent cx="6121400" cy="2859405"/>
            <wp:effectExtent l="0" t="0" r="0" b="0"/>
            <wp:docPr id="1115308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085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8858" w14:textId="77777777" w:rsidR="0060775A" w:rsidRDefault="0060775A">
      <w:pPr>
        <w:spacing w:after="60"/>
      </w:pPr>
    </w:p>
    <w:p w14:paraId="5F6FC7C3" w14:textId="77777777" w:rsidR="00203ACF" w:rsidRDefault="00203ACF" w:rsidP="00203ACF">
      <w:pPr>
        <w:spacing w:after="60"/>
      </w:pPr>
      <w:r w:rsidRPr="00203ACF">
        <w:rPr>
          <w:b/>
          <w:bCs/>
        </w:rPr>
        <w:t>모드:</w:t>
      </w:r>
      <w:r w:rsidRPr="00203ACF">
        <w:t> Ask (분석만)</w:t>
      </w:r>
      <w:r w:rsidRPr="00203ACF">
        <w:br/>
      </w:r>
      <w:r w:rsidRPr="00203ACF">
        <w:rPr>
          <w:b/>
          <w:bCs/>
        </w:rPr>
        <w:t>Command:</w:t>
      </w:r>
      <w:r w:rsidRPr="00203ACF">
        <w:t> /red-test-plan</w:t>
      </w:r>
    </w:p>
    <w:p w14:paraId="1759F5E7" w14:textId="2CF6C974" w:rsidR="00203ACF" w:rsidRPr="00203ACF" w:rsidRDefault="00203ACF" w:rsidP="00203ACF">
      <w:pPr>
        <w:spacing w:after="60"/>
      </w:pPr>
      <w:r>
        <w:rPr>
          <w:rFonts w:hint="eastAsia"/>
        </w:rPr>
        <w:t>```</w:t>
      </w:r>
    </w:p>
    <w:p w14:paraId="5E4F5EA7" w14:textId="77777777" w:rsidR="00203ACF" w:rsidRPr="00203ACF" w:rsidRDefault="00203ACF" w:rsidP="00203ACF">
      <w:pPr>
        <w:spacing w:after="60"/>
      </w:pPr>
      <w:r w:rsidRPr="00203ACF">
        <w:t>/</w:t>
      </w:r>
      <w:proofErr w:type="gramStart"/>
      <w:r w:rsidRPr="00203ACF">
        <w:t>red</w:t>
      </w:r>
      <w:proofErr w:type="gramEnd"/>
      <w:r w:rsidRPr="00203ACF">
        <w:t>-test-plan</w:t>
      </w:r>
    </w:p>
    <w:p w14:paraId="25EF0C34" w14:textId="77777777" w:rsidR="00203ACF" w:rsidRPr="00203ACF" w:rsidRDefault="00203ACF" w:rsidP="00203ACF">
      <w:pPr>
        <w:spacing w:after="60"/>
      </w:pPr>
      <w:r w:rsidRPr="00203ACF">
        <w:t>Phase: red | Layer: entity | Track: Logic</w:t>
      </w:r>
    </w:p>
    <w:p w14:paraId="5EB3F111" w14:textId="77777777" w:rsidR="00203ACF" w:rsidRPr="00203ACF" w:rsidRDefault="00203ACF" w:rsidP="00203ACF">
      <w:pPr>
        <w:spacing w:after="60"/>
      </w:pPr>
      <w:r w:rsidRPr="00203ACF">
        <w:t>이번 RED 묶음: D-LOC-01 (FR-LOC-01)</w:t>
      </w:r>
    </w:p>
    <w:p w14:paraId="383412A3" w14:textId="77777777" w:rsidR="00203ACF" w:rsidRPr="00203ACF" w:rsidRDefault="00203ACF" w:rsidP="00203ACF">
      <w:pPr>
        <w:spacing w:after="60"/>
      </w:pPr>
      <w:r w:rsidRPr="00203ACF">
        <w:t>다음을 표로 작성해줘. tests/·</w:t>
      </w:r>
      <w:proofErr w:type="spellStart"/>
      <w:proofErr w:type="gramStart"/>
      <w:r w:rsidRPr="00203ACF">
        <w:t>src</w:t>
      </w:r>
      <w:proofErr w:type="spellEnd"/>
      <w:r w:rsidRPr="00203ACF">
        <w:t>/ 파일은</w:t>
      </w:r>
      <w:proofErr w:type="gramEnd"/>
      <w:r w:rsidRPr="00203ACF">
        <w:t xml:space="preserve"> 만들지 마.</w:t>
      </w:r>
    </w:p>
    <w:p w14:paraId="40BBBB8D" w14:textId="77777777" w:rsidR="00203ACF" w:rsidRPr="00203ACF" w:rsidRDefault="00203ACF" w:rsidP="00203ACF">
      <w:pPr>
        <w:spacing w:after="60"/>
      </w:pPr>
      <w:r w:rsidRPr="00203ACF">
        <w:t>1. C2C 추적 (Rule 1~3 적용)</w:t>
      </w:r>
    </w:p>
    <w:p w14:paraId="7D16DCDF" w14:textId="77777777" w:rsidR="00203ACF" w:rsidRPr="00203ACF" w:rsidRDefault="00203ACF" w:rsidP="00203ACF">
      <w:pPr>
        <w:spacing w:after="60"/>
      </w:pPr>
      <w:r w:rsidRPr="00203ACF">
        <w:t xml:space="preserve">   - PRD FR-LOC-01 인용 (docs/PRD.md)</w:t>
      </w:r>
    </w:p>
    <w:p w14:paraId="7124503E" w14:textId="77777777" w:rsidR="00203ACF" w:rsidRPr="00203ACF" w:rsidRDefault="00203ACF" w:rsidP="00203ACF">
      <w:pPr>
        <w:spacing w:after="60"/>
      </w:pPr>
      <w:r w:rsidRPr="00203ACF">
        <w:t xml:space="preserve">   - To-Do 1개 (판단 포함 항목만)</w:t>
      </w:r>
    </w:p>
    <w:p w14:paraId="192756D5" w14:textId="77777777" w:rsidR="00203ACF" w:rsidRPr="00203ACF" w:rsidRDefault="00203ACF" w:rsidP="00203ACF">
      <w:pPr>
        <w:spacing w:after="60"/>
      </w:pPr>
      <w:r w:rsidRPr="00203ACF">
        <w:t xml:space="preserve">   - Test ID → Given / When / Then</w:t>
      </w:r>
    </w:p>
    <w:p w14:paraId="153AEA0C" w14:textId="77777777" w:rsidR="00203ACF" w:rsidRPr="00203ACF" w:rsidRDefault="00203ACF" w:rsidP="00203ACF">
      <w:pPr>
        <w:spacing w:after="60"/>
      </w:pPr>
      <w:r w:rsidRPr="00203ACF">
        <w:t xml:space="preserve">2. Track B (D-*) RED </w:t>
      </w:r>
      <w:proofErr w:type="spellStart"/>
      <w:r w:rsidRPr="00203ACF">
        <w:t>설계표</w:t>
      </w:r>
      <w:proofErr w:type="spellEnd"/>
    </w:p>
    <w:p w14:paraId="10317879" w14:textId="77777777" w:rsidR="00203ACF" w:rsidRPr="00203ACF" w:rsidRDefault="00203ACF" w:rsidP="00203ACF">
      <w:pPr>
        <w:spacing w:after="60"/>
      </w:pPr>
      <w:r w:rsidRPr="00203ACF">
        <w:t xml:space="preserve">   | Test ID | 대상 함수 | </w:t>
      </w:r>
      <w:proofErr w:type="spellStart"/>
      <w:r w:rsidRPr="00203ACF">
        <w:t>Given→Then</w:t>
      </w:r>
      <w:proofErr w:type="spellEnd"/>
      <w:r w:rsidRPr="00203ACF">
        <w:t xml:space="preserve"> | Invariant | Expected RED Failure |</w:t>
      </w:r>
    </w:p>
    <w:p w14:paraId="54E77094" w14:textId="77777777" w:rsidR="00203ACF" w:rsidRPr="00203ACF" w:rsidRDefault="00203ACF" w:rsidP="00203ACF">
      <w:pPr>
        <w:spacing w:after="60"/>
      </w:pPr>
      <w:r w:rsidRPr="00203ACF">
        <w:t>3. 테스트 플랜</w:t>
      </w:r>
    </w:p>
    <w:p w14:paraId="4DD6C790" w14:textId="77777777" w:rsidR="00203ACF" w:rsidRPr="00203ACF" w:rsidRDefault="00203ACF" w:rsidP="00203ACF">
      <w:pPr>
        <w:spacing w:after="60"/>
      </w:pPr>
      <w:r w:rsidRPr="00203ACF">
        <w:t xml:space="preserve">   - 파일: tests/entity/test_d_loc_01.py</w:t>
      </w:r>
    </w:p>
    <w:p w14:paraId="43B2CB6F" w14:textId="77777777" w:rsidR="00203ACF" w:rsidRPr="00203ACF" w:rsidRDefault="00203ACF" w:rsidP="00203ACF">
      <w:pPr>
        <w:spacing w:after="60"/>
      </w:pPr>
      <w:r w:rsidRPr="00203ACF">
        <w:t xml:space="preserve">   - test </w:t>
      </w:r>
      <w:proofErr w:type="spellStart"/>
      <w:r w:rsidRPr="00203ACF">
        <w:t>함수명</w:t>
      </w:r>
      <w:proofErr w:type="spellEnd"/>
      <w:r w:rsidRPr="00203ACF">
        <w:t xml:space="preserve"> 후보</w:t>
      </w:r>
    </w:p>
    <w:p w14:paraId="3D333F49" w14:textId="77777777" w:rsidR="00203ACF" w:rsidRPr="00203ACF" w:rsidRDefault="00203ACF" w:rsidP="00203ACF">
      <w:pPr>
        <w:spacing w:after="60"/>
      </w:pPr>
      <w:r w:rsidRPr="00203ACF">
        <w:t xml:space="preserve">   - </w:t>
      </w:r>
      <w:proofErr w:type="spellStart"/>
      <w:r w:rsidRPr="00203ACF">
        <w:t>conftest</w:t>
      </w:r>
      <w:proofErr w:type="spellEnd"/>
      <w:r w:rsidRPr="00203ACF">
        <w:t xml:space="preserve"> </w:t>
      </w:r>
      <w:proofErr w:type="spellStart"/>
      <w:r w:rsidRPr="00203ACF">
        <w:t>픽스처</w:t>
      </w:r>
      <w:proofErr w:type="spellEnd"/>
      <w:r w:rsidRPr="00203ACF">
        <w:t xml:space="preserve"> (G1 격자 등, 로직 없음)</w:t>
      </w:r>
    </w:p>
    <w:p w14:paraId="720FA4D0" w14:textId="77777777" w:rsidR="00203ACF" w:rsidRPr="00203ACF" w:rsidRDefault="00203ACF" w:rsidP="00203ACF">
      <w:pPr>
        <w:spacing w:after="60"/>
      </w:pPr>
      <w:r w:rsidRPr="00203ACF">
        <w:t xml:space="preserve">   - </w:t>
      </w:r>
      <w:proofErr w:type="spellStart"/>
      <w:r w:rsidRPr="00203ACF">
        <w:t>pytest</w:t>
      </w:r>
      <w:proofErr w:type="spellEnd"/>
      <w:r w:rsidRPr="00203ACF">
        <w:t xml:space="preserve"> 명령:</w:t>
      </w:r>
    </w:p>
    <w:p w14:paraId="5D32C2D6" w14:textId="77777777" w:rsidR="00203ACF" w:rsidRPr="00203ACF" w:rsidRDefault="00203ACF" w:rsidP="00203ACF">
      <w:pPr>
        <w:spacing w:after="60"/>
      </w:pPr>
      <w:r w:rsidRPr="00203ACF">
        <w:t xml:space="preserve">     python -m </w:t>
      </w:r>
      <w:proofErr w:type="spellStart"/>
      <w:r w:rsidRPr="00203ACF">
        <w:t>pytest</w:t>
      </w:r>
      <w:proofErr w:type="spellEnd"/>
      <w:r w:rsidRPr="00203ACF">
        <w:t xml:space="preserve"> </w:t>
      </w:r>
      <w:proofErr w:type="gramStart"/>
      <w:r w:rsidRPr="00203ACF">
        <w:t>tests/entity/test_d_loc_01.py::</w:t>
      </w:r>
      <w:proofErr w:type="gramEnd"/>
      <w:r w:rsidRPr="00203ACF">
        <w:t>test_d_loc_01_blank_coords_row_major -v</w:t>
      </w:r>
    </w:p>
    <w:p w14:paraId="7F696E92" w14:textId="77777777" w:rsidR="00203ACF" w:rsidRPr="00203ACF" w:rsidRDefault="00203ACF" w:rsidP="00203ACF">
      <w:pPr>
        <w:spacing w:after="60"/>
      </w:pPr>
      <w:r w:rsidRPr="00203ACF">
        <w:lastRenderedPageBreak/>
        <w:t xml:space="preserve">   - RED 묶음 범위 (이번 1~3 ID)</w:t>
      </w:r>
    </w:p>
    <w:p w14:paraId="0AC3C749" w14:textId="77777777" w:rsidR="00203ACF" w:rsidRPr="00203ACF" w:rsidRDefault="00203ACF" w:rsidP="00203ACF">
      <w:pPr>
        <w:spacing w:after="60"/>
      </w:pPr>
      <w:r w:rsidRPr="00203ACF">
        <w:t xml:space="preserve">4. </w:t>
      </w:r>
      <w:proofErr w:type="spellStart"/>
      <w:r w:rsidRPr="00203ACF">
        <w:t>ECB·Mock</w:t>
      </w:r>
      <w:proofErr w:type="spellEnd"/>
      <w:r w:rsidRPr="00203ACF">
        <w:t xml:space="preserve"> 점검</w:t>
      </w:r>
    </w:p>
    <w:p w14:paraId="13C0F2E5" w14:textId="77777777" w:rsidR="00203ACF" w:rsidRPr="00203ACF" w:rsidRDefault="00203ACF" w:rsidP="00203ACF">
      <w:pPr>
        <w:spacing w:after="60"/>
      </w:pPr>
      <w:r w:rsidRPr="00203ACF">
        <w:t xml:space="preserve">   - Logic Track → Domain Mock 금지</w:t>
      </w:r>
    </w:p>
    <w:p w14:paraId="6C32F795" w14:textId="77777777" w:rsidR="00203ACF" w:rsidRPr="00203ACF" w:rsidRDefault="00203ACF" w:rsidP="00203ACF">
      <w:pPr>
        <w:spacing w:after="60"/>
      </w:pPr>
      <w:r w:rsidRPr="00203ACF">
        <w:t xml:space="preserve">   - entity E001~E005 emit 금지</w:t>
      </w:r>
    </w:p>
    <w:p w14:paraId="7A50F866" w14:textId="77777777" w:rsidR="00203ACF" w:rsidRPr="00203ACF" w:rsidRDefault="00203ACF" w:rsidP="00203ACF">
      <w:pPr>
        <w:spacing w:after="60"/>
      </w:pPr>
      <w:r w:rsidRPr="00203ACF">
        <w:t xml:space="preserve">금지: </w:t>
      </w:r>
      <w:proofErr w:type="spellStart"/>
      <w:proofErr w:type="gramStart"/>
      <w:r w:rsidRPr="00203ACF">
        <w:t>src</w:t>
      </w:r>
      <w:proofErr w:type="spellEnd"/>
      <w:r w:rsidRPr="00203ACF">
        <w:t>/ 수정</w:t>
      </w:r>
      <w:proofErr w:type="gramEnd"/>
      <w:r w:rsidRPr="00203ACF">
        <w:t>, GREEN/REFACTOR, skip/</w:t>
      </w:r>
      <w:proofErr w:type="spellStart"/>
      <w:r w:rsidRPr="00203ACF">
        <w:t>xfail</w:t>
      </w:r>
      <w:proofErr w:type="spellEnd"/>
    </w:p>
    <w:p w14:paraId="0F566934" w14:textId="77777777" w:rsidR="00203ACF" w:rsidRDefault="00203ACF" w:rsidP="00203ACF">
      <w:pPr>
        <w:spacing w:after="60"/>
      </w:pPr>
      <w:r w:rsidRPr="00203ACF">
        <w:t>완료 후: /red-</w:t>
      </w:r>
      <w:proofErr w:type="gramStart"/>
      <w:r w:rsidRPr="00203ACF">
        <w:t>skeleton 으로</w:t>
      </w:r>
      <w:proofErr w:type="gramEnd"/>
      <w:r w:rsidRPr="00203ACF">
        <w:t xml:space="preserve"> 넘길 준비됐다고 한 줄로 알려줘.</w:t>
      </w:r>
    </w:p>
    <w:p w14:paraId="6430875E" w14:textId="1C89B45E" w:rsidR="00203ACF" w:rsidRDefault="00203ACF" w:rsidP="00203ACF">
      <w:pPr>
        <w:spacing w:after="60"/>
      </w:pPr>
      <w:r>
        <w:rPr>
          <w:rFonts w:hint="eastAsia"/>
        </w:rPr>
        <w:t>```</w:t>
      </w:r>
    </w:p>
    <w:p w14:paraId="4DC34D42" w14:textId="37EC1F40" w:rsidR="00203ACF" w:rsidRDefault="006F0AD5" w:rsidP="00203ACF">
      <w:pPr>
        <w:spacing w:after="60"/>
        <w:rPr>
          <w:b/>
          <w:bCs/>
          <w:sz w:val="24"/>
          <w:szCs w:val="24"/>
          <w:u w:val="single"/>
        </w:rPr>
      </w:pPr>
      <w:r w:rsidRPr="006F0AD5">
        <w:rPr>
          <w:b/>
          <w:bCs/>
          <w:sz w:val="24"/>
          <w:szCs w:val="24"/>
          <w:u w:val="single"/>
        </w:rPr>
        <w:t>D-LOC-01 /red-test-plan과 같은 RED 설계 명령</w:t>
      </w:r>
      <w:r w:rsidRPr="006F0AD5">
        <w:rPr>
          <w:sz w:val="24"/>
          <w:szCs w:val="24"/>
          <w:u w:val="single"/>
        </w:rPr>
        <w:t>을, </w:t>
      </w:r>
      <w:r w:rsidRPr="006F0AD5">
        <w:rPr>
          <w:b/>
          <w:bCs/>
          <w:sz w:val="24"/>
          <w:szCs w:val="24"/>
          <w:u w:val="single"/>
        </w:rPr>
        <w:t>Dual-Track의 다른 쪽(Track A</w:t>
      </w:r>
      <w:proofErr w:type="gramStart"/>
      <w:r w:rsidRPr="006F0AD5">
        <w:rPr>
          <w:b/>
          <w:bCs/>
          <w:sz w:val="24"/>
          <w:szCs w:val="24"/>
          <w:u w:val="single"/>
        </w:rPr>
        <w:t>)</w:t>
      </w:r>
      <w:r w:rsidRPr="006F0AD5">
        <w:rPr>
          <w:sz w:val="24"/>
          <w:szCs w:val="24"/>
          <w:u w:val="single"/>
        </w:rPr>
        <w:t> 에</w:t>
      </w:r>
      <w:proofErr w:type="gramEnd"/>
      <w:r w:rsidRPr="006F0AD5">
        <w:rPr>
          <w:sz w:val="24"/>
          <w:szCs w:val="24"/>
          <w:u w:val="single"/>
        </w:rPr>
        <w:t xml:space="preserve"> 맞게 바꿔 쓴 </w:t>
      </w:r>
      <w:r w:rsidRPr="006F0AD5">
        <w:rPr>
          <w:b/>
          <w:bCs/>
          <w:sz w:val="24"/>
          <w:szCs w:val="24"/>
          <w:u w:val="single"/>
        </w:rPr>
        <w:t>예시 프롬프트</w:t>
      </w:r>
    </w:p>
    <w:p w14:paraId="084DF807" w14:textId="794F41EB" w:rsidR="006F0AD5" w:rsidRPr="006F0AD5" w:rsidRDefault="006F0AD5" w:rsidP="00203ACF">
      <w:pPr>
        <w:spacing w:after="60"/>
        <w:rPr>
          <w:b/>
          <w:bCs/>
          <w:sz w:val="24"/>
          <w:szCs w:val="24"/>
          <w:u w:val="single"/>
        </w:rPr>
      </w:pPr>
      <w:r w:rsidRPr="006F0AD5">
        <w:rPr>
          <w:b/>
          <w:bCs/>
          <w:sz w:val="24"/>
          <w:szCs w:val="24"/>
          <w:u w:val="single"/>
        </w:rPr>
        <w:t xml:space="preserve">“Entity(Logic) RED </w:t>
      </w:r>
      <w:proofErr w:type="spellStart"/>
      <w:r w:rsidRPr="006F0AD5">
        <w:rPr>
          <w:b/>
          <w:bCs/>
          <w:sz w:val="24"/>
          <w:szCs w:val="24"/>
          <w:u w:val="single"/>
        </w:rPr>
        <w:t>설계표</w:t>
      </w:r>
      <w:proofErr w:type="spellEnd"/>
      <w:r w:rsidRPr="006F0AD5">
        <w:rPr>
          <w:b/>
          <w:bCs/>
          <w:sz w:val="24"/>
          <w:szCs w:val="24"/>
          <w:u w:val="single"/>
        </w:rPr>
        <w:t>”</w:t>
      </w:r>
      <w:proofErr w:type="spellStart"/>
      <w:r w:rsidRPr="006F0AD5">
        <w:rPr>
          <w:b/>
          <w:bCs/>
          <w:sz w:val="24"/>
          <w:szCs w:val="24"/>
          <w:u w:val="single"/>
        </w:rPr>
        <w:t>를</w:t>
      </w:r>
      <w:proofErr w:type="spellEnd"/>
      <w:r w:rsidRPr="006F0AD5">
        <w:rPr>
          <w:b/>
          <w:bCs/>
          <w:sz w:val="24"/>
          <w:szCs w:val="24"/>
          <w:u w:val="single"/>
        </w:rPr>
        <w:t xml:space="preserve"> 그대로 복사해서, Boundary(UI) RED 설계표로 바꿔 쓰는 템플릿</w:t>
      </w:r>
    </w:p>
    <w:p w14:paraId="3D93C6D8" w14:textId="77777777" w:rsidR="006F0AD5" w:rsidRDefault="006F0AD5" w:rsidP="00203ACF">
      <w:pPr>
        <w:spacing w:after="60"/>
      </w:pPr>
    </w:p>
    <w:p w14:paraId="466B8B8D" w14:textId="77777777" w:rsidR="00203ACF" w:rsidRDefault="00203ACF" w:rsidP="00203ACF">
      <w:pPr>
        <w:spacing w:after="60"/>
      </w:pPr>
      <w:r w:rsidRPr="00203ACF">
        <w:rPr>
          <w:b/>
          <w:bCs/>
        </w:rPr>
        <w:t>Track A (UI) 예시</w:t>
      </w:r>
      <w:r w:rsidRPr="00203ACF">
        <w:t> — Layer만 바꿔 재사용:</w:t>
      </w:r>
    </w:p>
    <w:p w14:paraId="32920359" w14:textId="0D76D33A" w:rsidR="00203ACF" w:rsidRPr="00203ACF" w:rsidRDefault="00203ACF" w:rsidP="00203ACF">
      <w:pPr>
        <w:spacing w:after="60"/>
      </w:pPr>
      <w:r>
        <w:rPr>
          <w:rFonts w:hint="eastAsia"/>
        </w:rPr>
        <w:t>```</w:t>
      </w:r>
    </w:p>
    <w:p w14:paraId="26D574D2" w14:textId="77777777" w:rsidR="00203ACF" w:rsidRPr="00203ACF" w:rsidRDefault="00203ACF" w:rsidP="00203ACF">
      <w:pPr>
        <w:spacing w:after="60"/>
      </w:pPr>
      <w:r w:rsidRPr="00203ACF">
        <w:t>Phase: red | Layer: boundary | Track: UI</w:t>
      </w:r>
    </w:p>
    <w:p w14:paraId="65EF5289" w14:textId="77777777" w:rsidR="00203ACF" w:rsidRPr="00203ACF" w:rsidRDefault="00203ACF" w:rsidP="00203ACF">
      <w:pPr>
        <w:spacing w:after="60"/>
      </w:pPr>
      <w:r w:rsidRPr="00203ACF">
        <w:t>이번 RED 묶음: U-IN-01, U-IN-02</w:t>
      </w:r>
    </w:p>
    <w:p w14:paraId="293E3F17" w14:textId="77777777" w:rsidR="00203ACF" w:rsidRPr="00203ACF" w:rsidRDefault="00203ACF" w:rsidP="00203ACF">
      <w:pPr>
        <w:spacing w:after="60"/>
      </w:pPr>
      <w:r w:rsidRPr="00203ACF">
        <w:t>Track A 표: | Test ID | Given | Then | Expected RED Failure |</w:t>
      </w:r>
    </w:p>
    <w:p w14:paraId="54072FB8" w14:textId="77777777" w:rsidR="00203ACF" w:rsidRPr="00203ACF" w:rsidRDefault="00203ACF" w:rsidP="00203ACF">
      <w:pPr>
        <w:spacing w:after="60"/>
      </w:pPr>
      <w:r w:rsidRPr="00203ACF">
        <w:t xml:space="preserve">(U-IN-01 grid=None → E003, </w:t>
      </w:r>
      <w:proofErr w:type="spellStart"/>
      <w:r w:rsidRPr="00203ACF">
        <w:t>ModuleNotFoundError</w:t>
      </w:r>
      <w:proofErr w:type="spellEnd"/>
      <w:r w:rsidRPr="00203ACF">
        <w:t xml:space="preserve"> 등)</w:t>
      </w:r>
    </w:p>
    <w:p w14:paraId="063124A2" w14:textId="63BEC0CE" w:rsidR="00203ACF" w:rsidRDefault="00203ACF" w:rsidP="00203ACF">
      <w:pPr>
        <w:spacing w:after="60"/>
      </w:pPr>
      <w:r>
        <w:rPr>
          <w:rFonts w:hint="eastAsia"/>
        </w:rPr>
        <w:t>```</w:t>
      </w:r>
    </w:p>
    <w:p w14:paraId="0EDF1358" w14:textId="77777777" w:rsidR="006F0AD5" w:rsidRDefault="006F0AD5" w:rsidP="00203ACF">
      <w:pPr>
        <w:spacing w:after="60"/>
      </w:pPr>
    </w:p>
    <w:p w14:paraId="18838F9D" w14:textId="77777777" w:rsidR="006F0AD5" w:rsidRPr="006F0AD5" w:rsidRDefault="006F0AD5" w:rsidP="006F0AD5">
      <w:pPr>
        <w:spacing w:after="60"/>
        <w:rPr>
          <w:b/>
          <w:bCs/>
        </w:rPr>
      </w:pPr>
      <w:r w:rsidRPr="006F0AD5">
        <w:rPr>
          <w:b/>
          <w:bCs/>
        </w:rPr>
        <w:t>Track B vs Track 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037"/>
        <w:gridCol w:w="3852"/>
      </w:tblGrid>
      <w:tr w:rsidR="006F0AD5" w:rsidRPr="006F0AD5" w14:paraId="3FDF85B9" w14:textId="77777777" w:rsidTr="006F0AD5">
        <w:trPr>
          <w:tblHeader/>
        </w:trPr>
        <w:tc>
          <w:tcPr>
            <w:tcW w:w="90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92712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구분</w:t>
            </w:r>
          </w:p>
        </w:tc>
        <w:tc>
          <w:tcPr>
            <w:tcW w:w="209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C9762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방금 하신 것 (Track B)</w:t>
            </w:r>
          </w:p>
        </w:tc>
        <w:tc>
          <w:tcPr>
            <w:tcW w:w="200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86D22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예시 (Track A)</w:t>
            </w:r>
          </w:p>
        </w:tc>
      </w:tr>
      <w:tr w:rsidR="006F0AD5" w:rsidRPr="006F0AD5" w14:paraId="69983EC3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9D1E9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Phase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6D154" w14:textId="77777777" w:rsidR="006F0AD5" w:rsidRPr="006F0AD5" w:rsidRDefault="006F0AD5" w:rsidP="006F0AD5">
            <w:pPr>
              <w:spacing w:after="60"/>
            </w:pPr>
            <w:r w:rsidRPr="006F0AD5">
              <w:t>red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95CC1" w14:textId="77777777" w:rsidR="006F0AD5" w:rsidRPr="006F0AD5" w:rsidRDefault="006F0AD5" w:rsidP="006F0AD5">
            <w:pPr>
              <w:spacing w:after="60"/>
            </w:pPr>
            <w:r w:rsidRPr="006F0AD5">
              <w:t>red (동일)</w:t>
            </w:r>
          </w:p>
        </w:tc>
      </w:tr>
      <w:tr w:rsidR="006F0AD5" w:rsidRPr="006F0AD5" w14:paraId="179E1F01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ACB933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Layer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9A4C1" w14:textId="77777777" w:rsidR="006F0AD5" w:rsidRPr="006F0AD5" w:rsidRDefault="006F0AD5" w:rsidP="006F0AD5">
            <w:pPr>
              <w:spacing w:after="60"/>
            </w:pPr>
            <w:r w:rsidRPr="006F0AD5">
              <w:t>entity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42680B" w14:textId="77777777" w:rsidR="006F0AD5" w:rsidRPr="006F0AD5" w:rsidRDefault="006F0AD5" w:rsidP="006F0AD5">
            <w:pPr>
              <w:spacing w:after="60"/>
            </w:pPr>
            <w:r w:rsidRPr="006F0AD5">
              <w:t>boundary</w:t>
            </w:r>
          </w:p>
        </w:tc>
      </w:tr>
      <w:tr w:rsidR="006F0AD5" w:rsidRPr="006F0AD5" w14:paraId="70C98E4E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814E6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Track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6837C" w14:textId="77777777" w:rsidR="006F0AD5" w:rsidRPr="006F0AD5" w:rsidRDefault="006F0AD5" w:rsidP="006F0AD5">
            <w:pPr>
              <w:spacing w:after="60"/>
            </w:pPr>
            <w:r w:rsidRPr="006F0AD5">
              <w:t>Logic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F1446" w14:textId="77777777" w:rsidR="006F0AD5" w:rsidRPr="006F0AD5" w:rsidRDefault="006F0AD5" w:rsidP="006F0AD5">
            <w:pPr>
              <w:spacing w:after="60"/>
            </w:pPr>
            <w:r w:rsidRPr="006F0AD5">
              <w:t>UI</w:t>
            </w:r>
          </w:p>
        </w:tc>
      </w:tr>
      <w:tr w:rsidR="006F0AD5" w:rsidRPr="006F0AD5" w14:paraId="491C93F4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52E1C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Test ID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6D80A" w14:textId="77777777" w:rsidR="006F0AD5" w:rsidRPr="006F0AD5" w:rsidRDefault="006F0AD5" w:rsidP="006F0AD5">
            <w:pPr>
              <w:spacing w:after="60"/>
            </w:pPr>
            <w:r w:rsidRPr="006F0AD5">
              <w:t>D-* (Domain)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AD8D2" w14:textId="77777777" w:rsidR="006F0AD5" w:rsidRPr="006F0AD5" w:rsidRDefault="006F0AD5" w:rsidP="006F0AD5">
            <w:pPr>
              <w:spacing w:after="60"/>
            </w:pPr>
            <w:r w:rsidRPr="006F0AD5">
              <w:t>U-* (UI)</w:t>
            </w:r>
          </w:p>
        </w:tc>
      </w:tr>
      <w:tr w:rsidR="006F0AD5" w:rsidRPr="006F0AD5" w14:paraId="1A885ADC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4E329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테스트 경로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B8ED7" w14:textId="77777777" w:rsidR="006F0AD5" w:rsidRPr="006F0AD5" w:rsidRDefault="006F0AD5" w:rsidP="006F0AD5">
            <w:pPr>
              <w:spacing w:after="60"/>
            </w:pPr>
            <w:r w:rsidRPr="006F0AD5">
              <w:t>tests/entity/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5373A6" w14:textId="77777777" w:rsidR="006F0AD5" w:rsidRPr="006F0AD5" w:rsidRDefault="006F0AD5" w:rsidP="006F0AD5">
            <w:pPr>
              <w:spacing w:after="60"/>
            </w:pPr>
            <w:r w:rsidRPr="006F0AD5">
              <w:t>tests/boundary/</w:t>
            </w:r>
          </w:p>
        </w:tc>
      </w:tr>
      <w:tr w:rsidR="006F0AD5" w:rsidRPr="006F0AD5" w14:paraId="64114268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267B2" w14:textId="77777777" w:rsidR="006F0AD5" w:rsidRPr="006F0AD5" w:rsidRDefault="006F0AD5" w:rsidP="006F0AD5">
            <w:pPr>
              <w:spacing w:after="60"/>
            </w:pPr>
            <w:proofErr w:type="spellStart"/>
            <w:r w:rsidRPr="006F0AD5">
              <w:rPr>
                <w:b/>
                <w:bCs/>
              </w:rPr>
              <w:t>설계표</w:t>
            </w:r>
            <w:proofErr w:type="spellEnd"/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121F1" w14:textId="77777777" w:rsidR="006F0AD5" w:rsidRPr="006F0AD5" w:rsidRDefault="006F0AD5" w:rsidP="006F0AD5">
            <w:pPr>
              <w:spacing w:after="60"/>
            </w:pPr>
            <w:r w:rsidRPr="006F0AD5">
              <w:t>§2 Track B (함수·Invariant 포함)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00FF7" w14:textId="77777777" w:rsidR="006F0AD5" w:rsidRPr="006F0AD5" w:rsidRDefault="006F0AD5" w:rsidP="006F0AD5">
            <w:pPr>
              <w:spacing w:after="60"/>
            </w:pPr>
            <w:r w:rsidRPr="006F0AD5">
              <w:t>§2-alt Track A (Given/Then만)</w:t>
            </w:r>
          </w:p>
        </w:tc>
      </w:tr>
      <w:tr w:rsidR="006F0AD5" w:rsidRPr="006F0AD5" w14:paraId="7062D326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D7B28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lastRenderedPageBreak/>
              <w:t>Mock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A6C2C" w14:textId="77777777" w:rsidR="006F0AD5" w:rsidRPr="006F0AD5" w:rsidRDefault="006F0AD5" w:rsidP="006F0AD5">
            <w:pPr>
              <w:spacing w:after="60"/>
            </w:pPr>
            <w:r w:rsidRPr="006F0AD5">
              <w:t>Domain Mock </w:t>
            </w:r>
            <w:r w:rsidRPr="006F0AD5">
              <w:rPr>
                <w:b/>
                <w:bCs/>
              </w:rPr>
              <w:t>금지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4A822" w14:textId="77777777" w:rsidR="006F0AD5" w:rsidRPr="006F0AD5" w:rsidRDefault="006F0AD5" w:rsidP="006F0AD5">
            <w:pPr>
              <w:spacing w:after="60"/>
            </w:pPr>
            <w:r w:rsidRPr="006F0AD5">
              <w:t>Domain Mock </w:t>
            </w:r>
            <w:r w:rsidRPr="006F0AD5">
              <w:rPr>
                <w:b/>
                <w:bCs/>
              </w:rPr>
              <w:t>허용</w:t>
            </w:r>
          </w:p>
        </w:tc>
      </w:tr>
      <w:tr w:rsidR="006F0AD5" w:rsidRPr="006F0AD5" w14:paraId="1B5C6259" w14:textId="77777777" w:rsidTr="006F0AD5">
        <w:tc>
          <w:tcPr>
            <w:tcW w:w="90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B5EDB" w14:textId="77777777" w:rsidR="006F0AD5" w:rsidRPr="006F0AD5" w:rsidRDefault="006F0AD5" w:rsidP="006F0AD5">
            <w:pPr>
              <w:spacing w:after="60"/>
            </w:pPr>
            <w:r w:rsidRPr="006F0AD5">
              <w:rPr>
                <w:b/>
                <w:bCs/>
              </w:rPr>
              <w:t>에러 코드</w:t>
            </w:r>
          </w:p>
        </w:tc>
        <w:tc>
          <w:tcPr>
            <w:tcW w:w="209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82A962" w14:textId="77777777" w:rsidR="006F0AD5" w:rsidRPr="006F0AD5" w:rsidRDefault="006F0AD5" w:rsidP="006F0AD5">
            <w:pPr>
              <w:spacing w:after="60"/>
            </w:pPr>
            <w:r w:rsidRPr="006F0AD5">
              <w:t>E001~E005 </w:t>
            </w:r>
            <w:r w:rsidRPr="006F0AD5">
              <w:rPr>
                <w:b/>
                <w:bCs/>
              </w:rPr>
              <w:t>emit 금지</w:t>
            </w:r>
          </w:p>
        </w:tc>
        <w:tc>
          <w:tcPr>
            <w:tcW w:w="200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90CCA" w14:textId="77777777" w:rsidR="006F0AD5" w:rsidRPr="006F0AD5" w:rsidRDefault="006F0AD5" w:rsidP="006F0AD5">
            <w:pPr>
              <w:spacing w:after="60"/>
            </w:pPr>
            <w:r w:rsidRPr="006F0AD5">
              <w:t>boundary에서 E003 등 </w:t>
            </w:r>
            <w:r w:rsidRPr="006F0AD5">
              <w:rPr>
                <w:b/>
                <w:bCs/>
              </w:rPr>
              <w:t>허용</w:t>
            </w:r>
          </w:p>
        </w:tc>
      </w:tr>
    </w:tbl>
    <w:p w14:paraId="4235B651" w14:textId="77777777" w:rsidR="006F0AD5" w:rsidRPr="006F0AD5" w:rsidRDefault="006F0AD5" w:rsidP="006F0AD5">
      <w:pPr>
        <w:spacing w:after="60"/>
      </w:pPr>
      <w:proofErr w:type="gramStart"/>
      <w:r w:rsidRPr="006F0AD5">
        <w:t>.cursor/commands/red-test-plan.md</w:t>
      </w:r>
      <w:proofErr w:type="gramEnd"/>
      <w:r w:rsidRPr="006F0AD5">
        <w:t>에 </w:t>
      </w:r>
      <w:r w:rsidRPr="006F0AD5">
        <w:rPr>
          <w:b/>
          <w:bCs/>
        </w:rPr>
        <w:t>§2-alt. Track A (U-*) — Layer=boundary 일 때</w:t>
      </w:r>
      <w:r w:rsidRPr="006F0AD5">
        <w:t> 로 정의되어 있습니다.</w:t>
      </w:r>
    </w:p>
    <w:p w14:paraId="57EE175E" w14:textId="77777777" w:rsidR="006F0AD5" w:rsidRDefault="006F0AD5" w:rsidP="00203ACF">
      <w:pPr>
        <w:spacing w:after="60"/>
      </w:pPr>
    </w:p>
    <w:p w14:paraId="6EBDAD90" w14:textId="77777777" w:rsidR="006F0AD5" w:rsidRDefault="006F0AD5" w:rsidP="00203ACF">
      <w:pPr>
        <w:spacing w:after="60"/>
      </w:pPr>
    </w:p>
    <w:p w14:paraId="6A3D9157" w14:textId="77777777" w:rsidR="006F0AD5" w:rsidRPr="006F0AD5" w:rsidRDefault="006F0AD5">
      <w:pPr>
        <w:numPr>
          <w:ilvl w:val="0"/>
          <w:numId w:val="38"/>
        </w:numPr>
        <w:spacing w:after="60"/>
      </w:pPr>
      <w:r w:rsidRPr="006F0AD5">
        <w:rPr>
          <w:b/>
          <w:bCs/>
        </w:rPr>
        <w:t>U-IN-01, U-IN-02</w:t>
      </w:r>
      <w:r w:rsidRPr="006F0AD5">
        <w:t>: Boundary </w:t>
      </w:r>
      <w:r w:rsidRPr="006F0AD5">
        <w:rPr>
          <w:b/>
          <w:bCs/>
        </w:rPr>
        <w:t>입력(Input)</w:t>
      </w:r>
      <w:r w:rsidRPr="006F0AD5">
        <w:t> 검증용 Test ID (가칭)</w:t>
      </w:r>
    </w:p>
    <w:p w14:paraId="56FDB742" w14:textId="77777777" w:rsidR="006F0AD5" w:rsidRPr="006F0AD5" w:rsidRDefault="006F0AD5">
      <w:pPr>
        <w:numPr>
          <w:ilvl w:val="1"/>
          <w:numId w:val="38"/>
        </w:numPr>
        <w:spacing w:after="60"/>
      </w:pPr>
      <w:r w:rsidRPr="006F0AD5">
        <w:t>U = UI Track</w:t>
      </w:r>
    </w:p>
    <w:p w14:paraId="5E6C3418" w14:textId="77777777" w:rsidR="006F0AD5" w:rsidRPr="006F0AD5" w:rsidRDefault="006F0AD5">
      <w:pPr>
        <w:numPr>
          <w:ilvl w:val="1"/>
          <w:numId w:val="38"/>
        </w:numPr>
        <w:spacing w:after="60"/>
      </w:pPr>
      <w:r w:rsidRPr="006F0AD5">
        <w:t xml:space="preserve">IN = </w:t>
      </w:r>
      <w:proofErr w:type="gramStart"/>
      <w:r w:rsidRPr="006F0AD5">
        <w:t>Input /</w:t>
      </w:r>
      <w:proofErr w:type="gramEnd"/>
      <w:r w:rsidRPr="006F0AD5">
        <w:t> </w:t>
      </w:r>
      <w:proofErr w:type="spellStart"/>
      <w:r w:rsidRPr="006F0AD5">
        <w:t>InputHandler</w:t>
      </w:r>
      <w:proofErr w:type="spellEnd"/>
      <w:r w:rsidRPr="006F0AD5">
        <w:t> 계층</w:t>
      </w:r>
    </w:p>
    <w:p w14:paraId="781763BE" w14:textId="77777777" w:rsidR="006F0AD5" w:rsidRPr="006F0AD5" w:rsidRDefault="006F0AD5">
      <w:pPr>
        <w:numPr>
          <w:ilvl w:val="0"/>
          <w:numId w:val="38"/>
        </w:numPr>
        <w:spacing w:after="60"/>
      </w:pPr>
      <w:r w:rsidRPr="006F0AD5">
        <w:rPr>
          <w:b/>
          <w:bCs/>
        </w:rPr>
        <w:t>U-IN-01 grid=None → E003</w:t>
      </w:r>
      <w:r w:rsidRPr="006F0AD5">
        <w:t>: 격자가 None이면 boundary가 </w:t>
      </w:r>
      <w:r w:rsidRPr="006F0AD5">
        <w:rPr>
          <w:b/>
          <w:bCs/>
        </w:rPr>
        <w:t>E003</w:t>
      </w:r>
      <w:r w:rsidRPr="006F0AD5">
        <w:t> 에러를 반환/발생시켜야 한다는 RED 시나리오</w:t>
      </w:r>
    </w:p>
    <w:p w14:paraId="345A66DC" w14:textId="77777777" w:rsidR="006F0AD5" w:rsidRPr="006F0AD5" w:rsidRDefault="006F0AD5">
      <w:pPr>
        <w:numPr>
          <w:ilvl w:val="0"/>
          <w:numId w:val="38"/>
        </w:numPr>
        <w:spacing w:after="60"/>
      </w:pPr>
      <w:proofErr w:type="spellStart"/>
      <w:r w:rsidRPr="006F0AD5">
        <w:rPr>
          <w:b/>
          <w:bCs/>
        </w:rPr>
        <w:t>ModuleNotFoundError</w:t>
      </w:r>
      <w:proofErr w:type="spellEnd"/>
      <w:r w:rsidRPr="006F0AD5">
        <w:rPr>
          <w:b/>
          <w:bCs/>
        </w:rPr>
        <w:t> 등</w:t>
      </w:r>
      <w:r w:rsidRPr="006F0AD5">
        <w:t>: 아직 </w:t>
      </w:r>
      <w:proofErr w:type="spellStart"/>
      <w:r w:rsidRPr="006F0AD5">
        <w:t>InputHandler</w:t>
      </w:r>
      <w:proofErr w:type="spellEnd"/>
      <w:r w:rsidRPr="006F0AD5">
        <w:t>·에러 처리가 없을 때 RED 단계에서 나는 </w:t>
      </w:r>
      <w:r w:rsidRPr="006F0AD5">
        <w:rPr>
          <w:b/>
          <w:bCs/>
        </w:rPr>
        <w:t>의도적 실패</w:t>
      </w:r>
      <w:r w:rsidRPr="006F0AD5">
        <w:t> (D-LOC-01의 </w:t>
      </w:r>
      <w:proofErr w:type="spellStart"/>
      <w:r w:rsidRPr="006F0AD5">
        <w:t>find_blank_coords</w:t>
      </w:r>
      <w:proofErr w:type="spellEnd"/>
      <w:r w:rsidRPr="006F0AD5">
        <w:t> 미구현과 같은 패턴)</w:t>
      </w:r>
    </w:p>
    <w:p w14:paraId="23492100" w14:textId="77777777" w:rsidR="006F0AD5" w:rsidRDefault="006F0AD5" w:rsidP="00203ACF">
      <w:pPr>
        <w:spacing w:after="60"/>
      </w:pPr>
    </w:p>
    <w:p w14:paraId="285B4520" w14:textId="77777777" w:rsidR="006F0AD5" w:rsidRPr="006F0AD5" w:rsidRDefault="006F0AD5" w:rsidP="006F0AD5">
      <w:pPr>
        <w:spacing w:after="60"/>
      </w:pPr>
      <w:r w:rsidRPr="006F0AD5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4542"/>
      </w:tblGrid>
      <w:tr w:rsidR="006F0AD5" w:rsidRPr="006F0AD5" w14:paraId="77294744" w14:textId="77777777" w:rsidTr="006F0AD5">
        <w:trPr>
          <w:tblHeader/>
        </w:trPr>
        <w:tc>
          <w:tcPr>
            <w:tcW w:w="264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7AB86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Track B (지금)</w:t>
            </w:r>
          </w:p>
        </w:tc>
        <w:tc>
          <w:tcPr>
            <w:tcW w:w="235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FC17C9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Track A (예시)</w:t>
            </w:r>
          </w:p>
        </w:tc>
      </w:tr>
      <w:tr w:rsidR="006F0AD5" w:rsidRPr="006F0AD5" w14:paraId="37C4DC93" w14:textId="77777777" w:rsidTr="006F0AD5">
        <w:tc>
          <w:tcPr>
            <w:tcW w:w="26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00653" w14:textId="77777777" w:rsidR="006F0AD5" w:rsidRPr="006F0AD5" w:rsidRDefault="006F0AD5" w:rsidP="006F0AD5">
            <w:pPr>
              <w:spacing w:after="60"/>
            </w:pPr>
            <w:proofErr w:type="spellStart"/>
            <w:r w:rsidRPr="006F0AD5">
              <w:t>find_blank_coords</w:t>
            </w:r>
            <w:proofErr w:type="spellEnd"/>
            <w:r w:rsidRPr="006F0AD5">
              <w:t> 같은 </w:t>
            </w:r>
            <w:r w:rsidRPr="006F0AD5">
              <w:rPr>
                <w:b/>
                <w:bCs/>
              </w:rPr>
              <w:t>도메인 로직</w:t>
            </w:r>
          </w:p>
        </w:tc>
        <w:tc>
          <w:tcPr>
            <w:tcW w:w="2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F5320" w14:textId="77777777" w:rsidR="006F0AD5" w:rsidRPr="006F0AD5" w:rsidRDefault="006F0AD5" w:rsidP="006F0AD5">
            <w:pPr>
              <w:spacing w:after="60"/>
            </w:pPr>
            <w:proofErr w:type="spellStart"/>
            <w:r w:rsidRPr="006F0AD5">
              <w:t>InputHandler</w:t>
            </w:r>
            <w:proofErr w:type="spellEnd"/>
            <w:r w:rsidRPr="006F0AD5">
              <w:t> 같은 </w:t>
            </w:r>
            <w:r w:rsidRPr="006F0AD5">
              <w:rPr>
                <w:b/>
                <w:bCs/>
              </w:rPr>
              <w:t>입력·UI 경계</w:t>
            </w:r>
          </w:p>
        </w:tc>
      </w:tr>
      <w:tr w:rsidR="006F0AD5" w:rsidRPr="006F0AD5" w14:paraId="0BEE8D86" w14:textId="77777777" w:rsidTr="006F0AD5">
        <w:tc>
          <w:tcPr>
            <w:tcW w:w="26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EC71A" w14:textId="77777777" w:rsidR="006F0AD5" w:rsidRPr="006F0AD5" w:rsidRDefault="006F0AD5" w:rsidP="006F0AD5">
            <w:pPr>
              <w:spacing w:after="60"/>
            </w:pPr>
            <w:r w:rsidRPr="006F0AD5">
              <w:t>“G1 → [(2,3</w:t>
            </w:r>
            <w:proofErr w:type="gramStart"/>
            <w:r w:rsidRPr="006F0AD5">
              <w:t>),(</w:t>
            </w:r>
            <w:proofErr w:type="gramEnd"/>
            <w:r w:rsidRPr="006F0AD5">
              <w:t>4,4)]”</w:t>
            </w:r>
          </w:p>
        </w:tc>
        <w:tc>
          <w:tcPr>
            <w:tcW w:w="2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38DFCC" w14:textId="77777777" w:rsidR="006F0AD5" w:rsidRPr="006F0AD5" w:rsidRDefault="006F0AD5" w:rsidP="006F0AD5">
            <w:pPr>
              <w:spacing w:after="60"/>
            </w:pPr>
            <w:r w:rsidRPr="006F0AD5">
              <w:t>“grid=None → E003”</w:t>
            </w:r>
          </w:p>
        </w:tc>
      </w:tr>
      <w:tr w:rsidR="006F0AD5" w:rsidRPr="006F0AD5" w14:paraId="706C1113" w14:textId="77777777" w:rsidTr="006F0AD5">
        <w:tc>
          <w:tcPr>
            <w:tcW w:w="264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7FD2F" w14:textId="77777777" w:rsidR="006F0AD5" w:rsidRPr="006F0AD5" w:rsidRDefault="006F0AD5" w:rsidP="006F0AD5">
            <w:pPr>
              <w:spacing w:after="60"/>
            </w:pPr>
            <w:r w:rsidRPr="006F0AD5">
              <w:t xml:space="preserve">entity는 에러 </w:t>
            </w:r>
            <w:proofErr w:type="spellStart"/>
            <w:r w:rsidRPr="006F0AD5">
              <w:t>코드보내지</w:t>
            </w:r>
            <w:proofErr w:type="spellEnd"/>
            <w:r w:rsidRPr="006F0AD5">
              <w:t xml:space="preserve"> 않음</w:t>
            </w:r>
          </w:p>
        </w:tc>
        <w:tc>
          <w:tcPr>
            <w:tcW w:w="235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8D410" w14:textId="77777777" w:rsidR="006F0AD5" w:rsidRPr="006F0AD5" w:rsidRDefault="006F0AD5" w:rsidP="006F0AD5">
            <w:pPr>
              <w:spacing w:after="60"/>
            </w:pPr>
            <w:r w:rsidRPr="006F0AD5">
              <w:t>boundary가 E003 등을 처리</w:t>
            </w:r>
          </w:p>
        </w:tc>
      </w:tr>
    </w:tbl>
    <w:p w14:paraId="3B79D84A" w14:textId="77777777" w:rsidR="006F0AD5" w:rsidRDefault="006F0AD5" w:rsidP="00203ACF">
      <w:pPr>
        <w:spacing w:after="60"/>
      </w:pPr>
    </w:p>
    <w:p w14:paraId="31A4FF04" w14:textId="77777777" w:rsidR="006F0AD5" w:rsidRPr="006F0AD5" w:rsidRDefault="006F0AD5" w:rsidP="006F0AD5">
      <w:pPr>
        <w:spacing w:after="60"/>
        <w:rPr>
          <w:b/>
          <w:bCs/>
        </w:rPr>
      </w:pPr>
      <w:r w:rsidRPr="006F0AD5">
        <w:rPr>
          <w:b/>
          <w:bCs/>
        </w:rPr>
        <w:t>실제로 쓸 때 형태</w:t>
      </w:r>
    </w:p>
    <w:p w14:paraId="21D81565" w14:textId="77777777" w:rsidR="006F0AD5" w:rsidRDefault="006F0AD5" w:rsidP="006F0AD5">
      <w:pPr>
        <w:spacing w:after="60"/>
      </w:pPr>
      <w:r w:rsidRPr="006F0AD5">
        <w:t>Boundary 세션을 시작하면 이렇게 붙여 넣으면 됩니다:</w:t>
      </w:r>
    </w:p>
    <w:p w14:paraId="7953B495" w14:textId="6B9E046B" w:rsidR="006F0AD5" w:rsidRPr="006F0AD5" w:rsidRDefault="006F0AD5" w:rsidP="006F0AD5">
      <w:pPr>
        <w:spacing w:after="60"/>
      </w:pPr>
      <w:r>
        <w:rPr>
          <w:rFonts w:hint="eastAsia"/>
        </w:rPr>
        <w:t>```</w:t>
      </w:r>
    </w:p>
    <w:p w14:paraId="79B98E77" w14:textId="77777777" w:rsidR="006F0AD5" w:rsidRPr="006F0AD5" w:rsidRDefault="006F0AD5" w:rsidP="006F0AD5">
      <w:pPr>
        <w:spacing w:after="60"/>
      </w:pPr>
      <w:r w:rsidRPr="006F0AD5">
        <w:t>/</w:t>
      </w:r>
      <w:proofErr w:type="gramStart"/>
      <w:r w:rsidRPr="006F0AD5">
        <w:t>red</w:t>
      </w:r>
      <w:proofErr w:type="gramEnd"/>
      <w:r w:rsidRPr="006F0AD5">
        <w:t>-test-plan</w:t>
      </w:r>
    </w:p>
    <w:p w14:paraId="5E9B7612" w14:textId="77777777" w:rsidR="006F0AD5" w:rsidRPr="006F0AD5" w:rsidRDefault="006F0AD5" w:rsidP="006F0AD5">
      <w:pPr>
        <w:spacing w:after="60"/>
      </w:pPr>
      <w:r w:rsidRPr="006F0AD5">
        <w:t>Phase: red | Layer: boundary | Track: UI</w:t>
      </w:r>
    </w:p>
    <w:p w14:paraId="0D0D80B6" w14:textId="77777777" w:rsidR="006F0AD5" w:rsidRPr="006F0AD5" w:rsidRDefault="006F0AD5" w:rsidP="006F0AD5">
      <w:pPr>
        <w:spacing w:after="60"/>
      </w:pPr>
      <w:r w:rsidRPr="006F0AD5">
        <w:t>이번 RED 묶음: U-IN-01, U-IN-02</w:t>
      </w:r>
    </w:p>
    <w:p w14:paraId="5A0F765F" w14:textId="77777777" w:rsidR="006F0AD5" w:rsidRDefault="006F0AD5" w:rsidP="006F0AD5">
      <w:pPr>
        <w:spacing w:after="60"/>
      </w:pPr>
      <w:r w:rsidRPr="006F0AD5">
        <w:t>(표 4블록 작성, tests/·</w:t>
      </w:r>
      <w:proofErr w:type="spellStart"/>
      <w:proofErr w:type="gramStart"/>
      <w:r w:rsidRPr="006F0AD5">
        <w:t>src</w:t>
      </w:r>
      <w:proofErr w:type="spellEnd"/>
      <w:r w:rsidRPr="006F0AD5">
        <w:t>/ 만들지</w:t>
      </w:r>
      <w:proofErr w:type="gramEnd"/>
      <w:r w:rsidRPr="006F0AD5">
        <w:t xml:space="preserve"> 마)</w:t>
      </w:r>
    </w:p>
    <w:p w14:paraId="63960616" w14:textId="340D4681" w:rsidR="006F0AD5" w:rsidRDefault="006F0AD5" w:rsidP="006F0AD5">
      <w:pPr>
        <w:spacing w:after="60"/>
      </w:pPr>
      <w:r>
        <w:rPr>
          <w:rFonts w:hint="eastAsia"/>
        </w:rPr>
        <w:t>```</w:t>
      </w:r>
    </w:p>
    <w:p w14:paraId="2BA0A31B" w14:textId="300881E0" w:rsidR="006F0AD5" w:rsidRDefault="006F0AD5" w:rsidP="006F0AD5">
      <w:pPr>
        <w:spacing w:after="60"/>
      </w:pPr>
      <w:r w:rsidRPr="006F0AD5">
        <w:rPr>
          <w:noProof/>
        </w:rPr>
        <w:lastRenderedPageBreak/>
        <w:drawing>
          <wp:inline distT="0" distB="0" distL="0" distR="0" wp14:anchorId="516B45E4" wp14:editId="4EB619D3">
            <wp:extent cx="6121400" cy="1825625"/>
            <wp:effectExtent l="0" t="0" r="0" b="3175"/>
            <wp:docPr id="2090000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008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35C5" w14:textId="77777777" w:rsidR="006F0AD5" w:rsidRPr="006F0AD5" w:rsidRDefault="006F0AD5" w:rsidP="006F0AD5">
      <w:pPr>
        <w:spacing w:after="60"/>
      </w:pPr>
    </w:p>
    <w:p w14:paraId="1E3CF374" w14:textId="24929D1C" w:rsidR="006F0AD5" w:rsidRPr="006F0AD5" w:rsidRDefault="006F0AD5" w:rsidP="006F0AD5">
      <w:pPr>
        <w:spacing w:after="60"/>
      </w:pPr>
      <w:r w:rsidRPr="006F0AD5">
        <w:t xml:space="preserve">에이전트는 Track B 표 </w:t>
      </w:r>
      <w:proofErr w:type="gramStart"/>
      <w:r w:rsidRPr="006F0AD5">
        <w:t>대신 </w:t>
      </w:r>
      <w:r w:rsidRPr="006F0AD5">
        <w:rPr>
          <w:b/>
          <w:bCs/>
        </w:rPr>
        <w:t xml:space="preserve"> Track</w:t>
      </w:r>
      <w:proofErr w:type="gramEnd"/>
      <w:r w:rsidRPr="006F0AD5">
        <w:rPr>
          <w:b/>
          <w:bCs/>
        </w:rPr>
        <w:t xml:space="preserve"> A 표</w:t>
      </w:r>
      <w:r w:rsidRPr="006F0AD5">
        <w:t>를 채웁니다: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862"/>
        <w:gridCol w:w="1772"/>
        <w:gridCol w:w="4969"/>
      </w:tblGrid>
      <w:tr w:rsidR="006F0AD5" w:rsidRPr="006F0AD5" w14:paraId="299D2174" w14:textId="77777777" w:rsidTr="006F0AD5">
        <w:trPr>
          <w:tblHeader/>
        </w:trPr>
        <w:tc>
          <w:tcPr>
            <w:tcW w:w="53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473EC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Test ID</w:t>
            </w:r>
          </w:p>
        </w:tc>
        <w:tc>
          <w:tcPr>
            <w:tcW w:w="96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FE2D9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Given</w:t>
            </w:r>
          </w:p>
        </w:tc>
        <w:tc>
          <w:tcPr>
            <w:tcW w:w="92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E8EEE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Then (</w:t>
            </w:r>
            <w:proofErr w:type="spellStart"/>
            <w:r w:rsidRPr="006F0AD5">
              <w:rPr>
                <w:b/>
                <w:bCs/>
              </w:rPr>
              <w:t>기대값</w:t>
            </w:r>
            <w:proofErr w:type="spellEnd"/>
            <w:r w:rsidRPr="006F0AD5">
              <w:rPr>
                <w:b/>
                <w:bCs/>
              </w:rPr>
              <w:t>)</w:t>
            </w:r>
          </w:p>
        </w:tc>
        <w:tc>
          <w:tcPr>
            <w:tcW w:w="258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DE9BF" w14:textId="77777777" w:rsidR="006F0AD5" w:rsidRPr="006F0AD5" w:rsidRDefault="006F0AD5" w:rsidP="006F0AD5">
            <w:pPr>
              <w:spacing w:after="60"/>
              <w:rPr>
                <w:b/>
                <w:bCs/>
              </w:rPr>
            </w:pPr>
            <w:r w:rsidRPr="006F0AD5">
              <w:rPr>
                <w:b/>
                <w:bCs/>
              </w:rPr>
              <w:t>Expected RED Failure</w:t>
            </w:r>
          </w:p>
        </w:tc>
      </w:tr>
      <w:tr w:rsidR="006F0AD5" w:rsidRPr="006F0AD5" w14:paraId="277F0BF6" w14:textId="77777777" w:rsidTr="006F0AD5">
        <w:tc>
          <w:tcPr>
            <w:tcW w:w="5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91A30" w14:textId="77777777" w:rsidR="006F0AD5" w:rsidRPr="006F0AD5" w:rsidRDefault="006F0AD5" w:rsidP="006F0AD5">
            <w:pPr>
              <w:spacing w:after="60"/>
            </w:pPr>
            <w:r w:rsidRPr="006F0AD5">
              <w:t>U-IN-01</w:t>
            </w:r>
          </w:p>
        </w:tc>
        <w:tc>
          <w:tcPr>
            <w:tcW w:w="96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E5C02" w14:textId="77777777" w:rsidR="006F0AD5" w:rsidRPr="006F0AD5" w:rsidRDefault="006F0AD5" w:rsidP="006F0AD5">
            <w:pPr>
              <w:spacing w:after="60"/>
            </w:pPr>
            <w:r w:rsidRPr="006F0AD5">
              <w:t>grid=None</w:t>
            </w:r>
          </w:p>
        </w:tc>
        <w:tc>
          <w:tcPr>
            <w:tcW w:w="92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C97E2" w14:textId="77777777" w:rsidR="006F0AD5" w:rsidRPr="006F0AD5" w:rsidRDefault="006F0AD5" w:rsidP="006F0AD5">
            <w:pPr>
              <w:spacing w:after="60"/>
            </w:pPr>
            <w:r w:rsidRPr="006F0AD5">
              <w:t>E003 반환/발생</w:t>
            </w:r>
          </w:p>
        </w:tc>
        <w:tc>
          <w:tcPr>
            <w:tcW w:w="25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BAD2B" w14:textId="77777777" w:rsidR="006F0AD5" w:rsidRPr="006F0AD5" w:rsidRDefault="006F0AD5" w:rsidP="006F0AD5">
            <w:pPr>
              <w:spacing w:after="60"/>
            </w:pPr>
            <w:proofErr w:type="spellStart"/>
            <w:r w:rsidRPr="006F0AD5">
              <w:t>ModuleNotFoundError</w:t>
            </w:r>
            <w:proofErr w:type="spellEnd"/>
            <w:r w:rsidRPr="006F0AD5">
              <w:t>, </w:t>
            </w:r>
            <w:proofErr w:type="spellStart"/>
            <w:proofErr w:type="gramStart"/>
            <w:r w:rsidRPr="006F0AD5">
              <w:t>pytest.fail</w:t>
            </w:r>
            <w:proofErr w:type="spellEnd"/>
            <w:proofErr w:type="gramEnd"/>
            <w:r w:rsidRPr="006F0AD5">
              <w:t>("RED: U-IN-01 …")</w:t>
            </w:r>
          </w:p>
        </w:tc>
      </w:tr>
      <w:tr w:rsidR="006F0AD5" w:rsidRPr="006F0AD5" w14:paraId="106BE7D8" w14:textId="77777777" w:rsidTr="006F0AD5">
        <w:tc>
          <w:tcPr>
            <w:tcW w:w="53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A9ED4" w14:textId="77777777" w:rsidR="006F0AD5" w:rsidRPr="006F0AD5" w:rsidRDefault="006F0AD5" w:rsidP="006F0AD5">
            <w:pPr>
              <w:spacing w:after="60"/>
            </w:pPr>
            <w:r w:rsidRPr="006F0AD5">
              <w:t>U-IN-02</w:t>
            </w:r>
          </w:p>
        </w:tc>
        <w:tc>
          <w:tcPr>
            <w:tcW w:w="96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C0946" w14:textId="77777777" w:rsidR="006F0AD5" w:rsidRPr="006F0AD5" w:rsidRDefault="006F0AD5" w:rsidP="006F0AD5">
            <w:pPr>
              <w:spacing w:after="60"/>
            </w:pPr>
            <w:r w:rsidRPr="006F0AD5">
              <w:t>(다음 입력 케이스)</w:t>
            </w:r>
          </w:p>
        </w:tc>
        <w:tc>
          <w:tcPr>
            <w:tcW w:w="92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CAF9A" w14:textId="77777777" w:rsidR="006F0AD5" w:rsidRPr="006F0AD5" w:rsidRDefault="006F0AD5" w:rsidP="006F0AD5">
            <w:pPr>
              <w:spacing w:after="60"/>
            </w:pPr>
            <w:r w:rsidRPr="006F0AD5">
              <w:t>(기대 에러/동작)</w:t>
            </w:r>
          </w:p>
        </w:tc>
        <w:tc>
          <w:tcPr>
            <w:tcW w:w="258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9735F" w14:textId="77777777" w:rsidR="006F0AD5" w:rsidRPr="006F0AD5" w:rsidRDefault="006F0AD5" w:rsidP="006F0AD5">
            <w:pPr>
              <w:spacing w:after="60"/>
            </w:pPr>
            <w:r w:rsidRPr="006F0AD5">
              <w:t>(</w:t>
            </w:r>
            <w:proofErr w:type="spellStart"/>
            <w:r w:rsidRPr="006F0AD5">
              <w:t>미구현</w:t>
            </w:r>
            <w:proofErr w:type="spellEnd"/>
            <w:r w:rsidRPr="006F0AD5">
              <w:t xml:space="preserve"> FAIL)</w:t>
            </w:r>
          </w:p>
        </w:tc>
      </w:tr>
    </w:tbl>
    <w:p w14:paraId="4DA92962" w14:textId="77777777" w:rsidR="006F0AD5" w:rsidRDefault="006F0AD5" w:rsidP="00203ACF">
      <w:pPr>
        <w:spacing w:after="60"/>
      </w:pPr>
    </w:p>
    <w:p w14:paraId="74604319" w14:textId="31AC396B" w:rsidR="00203ACF" w:rsidRDefault="005E22C4" w:rsidP="00203ACF">
      <w:pPr>
        <w:spacing w:after="60"/>
      </w:pPr>
      <w:r>
        <w:t>‘’’</w:t>
      </w:r>
    </w:p>
    <w:p w14:paraId="670AC621" w14:textId="18794EDE" w:rsidR="005E22C4" w:rsidRDefault="005E22C4" w:rsidP="00203ACF">
      <w:pPr>
        <w:spacing w:after="60"/>
      </w:pPr>
      <w:r>
        <w:rPr>
          <w:rFonts w:hint="eastAsia"/>
        </w:rPr>
        <w:t>README.md 파일 업데이트해줘.</w:t>
      </w:r>
    </w:p>
    <w:p w14:paraId="45F2ED17" w14:textId="3F75BF7E" w:rsidR="005E22C4" w:rsidRDefault="005E22C4" w:rsidP="00203ACF">
      <w:pPr>
        <w:spacing w:after="60"/>
      </w:pPr>
      <w:r>
        <w:rPr>
          <w:rFonts w:hint="eastAsia"/>
        </w:rPr>
        <w:t>```</w:t>
      </w:r>
    </w:p>
    <w:p w14:paraId="212A9447" w14:textId="77777777" w:rsidR="005E22C4" w:rsidRDefault="005E22C4" w:rsidP="00203ACF">
      <w:pPr>
        <w:spacing w:after="60"/>
      </w:pPr>
    </w:p>
    <w:p w14:paraId="0E92AE2E" w14:textId="2082861E" w:rsidR="005102E0" w:rsidRDefault="005102E0" w:rsidP="00203ACF">
      <w:pPr>
        <w:spacing w:after="60"/>
      </w:pPr>
      <w:r w:rsidRPr="005102E0">
        <w:rPr>
          <w:noProof/>
        </w:rPr>
        <w:drawing>
          <wp:inline distT="0" distB="0" distL="0" distR="0" wp14:anchorId="4A5FFF18" wp14:editId="75EC5584">
            <wp:extent cx="6121400" cy="2465070"/>
            <wp:effectExtent l="0" t="0" r="0" b="0"/>
            <wp:docPr id="1742993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936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2F9" w14:textId="0699B0F4" w:rsidR="005E22C4" w:rsidRDefault="005E22C4" w:rsidP="00203ACF">
      <w:pPr>
        <w:spacing w:after="60"/>
      </w:pPr>
    </w:p>
    <w:p w14:paraId="3AA33E6B" w14:textId="77777777" w:rsidR="005E22C4" w:rsidRDefault="005E22C4" w:rsidP="00203ACF">
      <w:pPr>
        <w:spacing w:after="60"/>
      </w:pPr>
    </w:p>
    <w:p w14:paraId="2BB0CD0B" w14:textId="77777777" w:rsidR="005E22C4" w:rsidRDefault="005E22C4" w:rsidP="005E22C4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lastRenderedPageBreak/>
        <w:t>Report 폴더에 보고서 생성하고, Prompting 폴더에 Transcript도 Export 해줘</w:t>
      </w:r>
    </w:p>
    <w:p w14:paraId="38B6F1CB" w14:textId="77777777" w:rsidR="005E22C4" w:rsidRDefault="005E22C4" w:rsidP="005E22C4">
      <w:pPr>
        <w:spacing w:after="160"/>
        <w:rPr>
          <w:sz w:val="20"/>
          <w:szCs w:val="20"/>
        </w:rPr>
      </w:pPr>
    </w:p>
    <w:p w14:paraId="5D66C792" w14:textId="77777777" w:rsidR="005E22C4" w:rsidRDefault="005E22C4" w:rsidP="005E22C4">
      <w:pPr>
        <w:spacing w:after="160"/>
      </w:pPr>
      <w:r w:rsidRPr="00EF2295">
        <w:rPr>
          <w:noProof/>
        </w:rPr>
        <w:drawing>
          <wp:inline distT="0" distB="0" distL="0" distR="0" wp14:anchorId="32847AB9" wp14:editId="1F64E9EB">
            <wp:extent cx="5760720" cy="536575"/>
            <wp:effectExtent l="0" t="0" r="0" b="0"/>
            <wp:docPr id="235287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092D" w14:textId="18147FCD" w:rsidR="005E22C4" w:rsidRDefault="006F0AD5" w:rsidP="005E22C4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 xml:space="preserve">혹은 </w:t>
      </w:r>
    </w:p>
    <w:p w14:paraId="36A85278" w14:textId="5CE01C0E" w:rsidR="006F0AD5" w:rsidRDefault="006F0AD5" w:rsidP="005E22C4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/</w:t>
      </w:r>
      <w:proofErr w:type="gramStart"/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export</w:t>
      </w:r>
      <w:proofErr w:type="gramEnd"/>
    </w:p>
    <w:p w14:paraId="6FD8317A" w14:textId="77777777" w:rsidR="006F0AD5" w:rsidRDefault="006F0AD5" w:rsidP="005E22C4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4E83D4B8" w14:textId="77777777" w:rsidR="005E22C4" w:rsidRDefault="005E22C4" w:rsidP="005E22C4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7CD70E9E" w14:textId="664F18EB" w:rsidR="005E22C4" w:rsidRDefault="005E22C4" w:rsidP="00203ACF">
      <w:pPr>
        <w:spacing w:after="60"/>
      </w:pPr>
      <w:r w:rsidRPr="005E22C4">
        <w:rPr>
          <w:noProof/>
        </w:rPr>
        <w:drawing>
          <wp:inline distT="0" distB="0" distL="0" distR="0" wp14:anchorId="037BD85A" wp14:editId="181DAF1A">
            <wp:extent cx="6121400" cy="3193415"/>
            <wp:effectExtent l="0" t="0" r="0" b="6985"/>
            <wp:docPr id="1515471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13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CB4D" w14:textId="77777777" w:rsidR="005E22C4" w:rsidRDefault="005E22C4" w:rsidP="00203ACF">
      <w:pPr>
        <w:spacing w:after="60"/>
      </w:pPr>
    </w:p>
    <w:p w14:paraId="2204C2C5" w14:textId="512627D4" w:rsidR="005102E0" w:rsidRDefault="005102E0">
      <w:pPr>
        <w:widowControl/>
        <w:wordWrap/>
        <w:autoSpaceDE/>
        <w:autoSpaceDN/>
      </w:pPr>
      <w:r>
        <w:br w:type="page"/>
      </w:r>
    </w:p>
    <w:p w14:paraId="614C5265" w14:textId="0B2638DF" w:rsidR="005102E0" w:rsidRPr="005102E0" w:rsidRDefault="005102E0" w:rsidP="005102E0">
      <w:pPr>
        <w:spacing w:after="60"/>
        <w:rPr>
          <w:b/>
          <w:bCs/>
          <w:color w:val="2A7D6F"/>
          <w:sz w:val="48"/>
          <w:szCs w:val="48"/>
        </w:rPr>
      </w:pPr>
      <w:r w:rsidRPr="0060775A">
        <w:rPr>
          <w:b/>
          <w:bCs/>
          <w:color w:val="2A7D6F"/>
          <w:sz w:val="48"/>
          <w:szCs w:val="48"/>
        </w:rPr>
        <w:lastRenderedPageBreak/>
        <w:t>STEP 3</w:t>
      </w:r>
      <w:r>
        <w:rPr>
          <w:rFonts w:hint="eastAsia"/>
          <w:b/>
          <w:bCs/>
          <w:color w:val="2A7D6F"/>
          <w:sz w:val="48"/>
          <w:szCs w:val="48"/>
        </w:rPr>
        <w:t>-</w:t>
      </w:r>
      <w:proofErr w:type="gramStart"/>
      <w:r>
        <w:rPr>
          <w:rFonts w:hint="eastAsia"/>
          <w:b/>
          <w:bCs/>
          <w:color w:val="2A7D6F"/>
          <w:sz w:val="48"/>
          <w:szCs w:val="48"/>
        </w:rPr>
        <w:t xml:space="preserve">2 </w:t>
      </w:r>
      <w:r w:rsidRPr="005102E0">
        <w:rPr>
          <w:b/>
          <w:bCs/>
          <w:color w:val="2A7D6F"/>
          <w:sz w:val="48"/>
          <w:szCs w:val="48"/>
        </w:rPr>
        <w:t xml:space="preserve"> RED</w:t>
      </w:r>
      <w:proofErr w:type="gramEnd"/>
      <w:r w:rsidRPr="005102E0">
        <w:rPr>
          <w:b/>
          <w:bCs/>
          <w:color w:val="2A7D6F"/>
          <w:sz w:val="48"/>
          <w:szCs w:val="48"/>
        </w:rPr>
        <w:t xml:space="preserve"> 스켈레톤 </w:t>
      </w:r>
    </w:p>
    <w:p w14:paraId="1CED5CD5" w14:textId="3C4C9712" w:rsidR="00BD50EA" w:rsidRDefault="00000000" w:rsidP="005102E0">
      <w:pPr>
        <w:spacing w:after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— </w:t>
      </w:r>
      <w:proofErr w:type="spellStart"/>
      <w:proofErr w:type="gramStart"/>
      <w:r>
        <w:rPr>
          <w:b/>
          <w:bCs/>
          <w:sz w:val="19"/>
          <w:szCs w:val="19"/>
        </w:rPr>
        <w:t>pytest.fail</w:t>
      </w:r>
      <w:proofErr w:type="spellEnd"/>
      <w:proofErr w:type="gramEnd"/>
      <w:r>
        <w:rPr>
          <w:b/>
          <w:bCs/>
          <w:sz w:val="19"/>
          <w:szCs w:val="19"/>
        </w:rPr>
        <w:t xml:space="preserve">() 한 줄로 RED 유지 (Skill: </w:t>
      </w:r>
      <w:proofErr w:type="spellStart"/>
      <w:r>
        <w:rPr>
          <w:b/>
          <w:bCs/>
          <w:sz w:val="19"/>
          <w:szCs w:val="19"/>
        </w:rPr>
        <w:t>pytest</w:t>
      </w:r>
      <w:proofErr w:type="spellEnd"/>
      <w:r>
        <w:rPr>
          <w:b/>
          <w:bCs/>
          <w:sz w:val="19"/>
          <w:szCs w:val="19"/>
        </w:rPr>
        <w:t>-boundary-test):</w:t>
      </w:r>
    </w:p>
    <w:tbl>
      <w:tblPr>
        <w:tblpPr w:leftFromText="142" w:rightFromText="142" w:vertAnchor="text" w:horzAnchor="margin" w:tblpY="18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ACF" w14:paraId="3AF178D6" w14:textId="77777777" w:rsidTr="00203ACF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3B10B" w14:textId="77777777" w:rsidR="00203ACF" w:rsidRDefault="00203ACF" w:rsidP="00203ACF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def test_d_loc_01_blank_coords_row_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major(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self, grid_g1):</w:t>
            </w:r>
          </w:p>
          <w:p w14:paraId="43CBA07A" w14:textId="77777777" w:rsidR="00203ACF" w:rsidRDefault="00203ACF" w:rsidP="00203ACF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Given: G1 </w:t>
            </w:r>
            <w:r>
              <w:rPr>
                <w:rFonts w:hint="eastAsia"/>
                <w:sz w:val="18"/>
                <w:szCs w:val="18"/>
              </w:rPr>
              <w:t>격자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(0</w:t>
            </w:r>
            <w:r>
              <w:rPr>
                <w:rFonts w:hint="eastAsia"/>
                <w:sz w:val="18"/>
                <w:szCs w:val="18"/>
              </w:rPr>
              <w:t>이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</w:t>
            </w:r>
            <w:r>
              <w:rPr>
                <w:rFonts w:hint="eastAsia"/>
                <w:sz w:val="18"/>
                <w:szCs w:val="18"/>
              </w:rPr>
              <w:t>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5D84BF9" w14:textId="77777777" w:rsidR="00203ACF" w:rsidRDefault="00203ACF" w:rsidP="00203ACF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When: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find_blank_coords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(grid_g1) </w:t>
            </w:r>
            <w:r>
              <w:rPr>
                <w:rFonts w:hint="eastAsia"/>
                <w:sz w:val="18"/>
                <w:szCs w:val="18"/>
              </w:rPr>
              <w:t>호출</w:t>
            </w:r>
          </w:p>
          <w:p w14:paraId="05E77FA1" w14:textId="77777777" w:rsidR="00203ACF" w:rsidRDefault="00203ACF" w:rsidP="00203ACF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Then: [(2,2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),(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3,3)] </w:t>
            </w:r>
            <w:r>
              <w:rPr>
                <w:rFonts w:hint="eastAsia"/>
                <w:sz w:val="18"/>
                <w:szCs w:val="18"/>
              </w:rPr>
              <w:t>반환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(1-index, row-major)</w:t>
            </w:r>
          </w:p>
          <w:p w14:paraId="1D17F3D2" w14:textId="77777777" w:rsidR="00203ACF" w:rsidRDefault="00203ACF" w:rsidP="00203ACF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pytest.fail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("RED: D-LOC-01 — </w:t>
            </w:r>
            <w:r>
              <w:rPr>
                <w:rFonts w:hint="eastAsia"/>
                <w:sz w:val="18"/>
                <w:szCs w:val="18"/>
              </w:rPr>
              <w:t>구현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없음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의도적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실패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</w:tc>
      </w:tr>
    </w:tbl>
    <w:p w14:paraId="0F0E35B1" w14:textId="77777777" w:rsidR="00203ACF" w:rsidRDefault="00203ACF">
      <w:pPr>
        <w:spacing w:after="80" w:line="276" w:lineRule="auto"/>
        <w:rPr>
          <w:b/>
          <w:bCs/>
          <w:sz w:val="19"/>
          <w:szCs w:val="19"/>
        </w:rPr>
      </w:pPr>
    </w:p>
    <w:p w14:paraId="55C4DD4C" w14:textId="77777777" w:rsidR="00203ACF" w:rsidRDefault="00203ACF" w:rsidP="00203ACF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Agent</w:t>
      </w:r>
      <w:r w:rsidRPr="00203ACF">
        <w:br/>
      </w:r>
      <w:r w:rsidRPr="00203ACF">
        <w:rPr>
          <w:b/>
          <w:bCs/>
        </w:rPr>
        <w:t>Command:</w:t>
      </w:r>
      <w:r w:rsidRPr="00203ACF">
        <w:t> /red-skeleton</w:t>
      </w:r>
      <w:r w:rsidRPr="00203ACF">
        <w:br/>
      </w:r>
      <w:r w:rsidRPr="00203ACF">
        <w:rPr>
          <w:b/>
          <w:bCs/>
        </w:rPr>
        <w:t>Skill:</w:t>
      </w:r>
      <w:r w:rsidRPr="00203ACF">
        <w:t> magic-square-</w:t>
      </w:r>
      <w:proofErr w:type="spellStart"/>
      <w:r w:rsidRPr="00203ACF">
        <w:t>tdd</w:t>
      </w:r>
      <w:proofErr w:type="spellEnd"/>
      <w:r w:rsidRPr="00203ACF">
        <w:t> (자동 참조)</w:t>
      </w:r>
    </w:p>
    <w:p w14:paraId="5DF5A1EE" w14:textId="75CAFDDF" w:rsidR="00203ACF" w:rsidRP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7C6A92E2" w14:textId="77777777" w:rsidR="00203ACF" w:rsidRPr="00203ACF" w:rsidRDefault="00203ACF" w:rsidP="00203ACF">
      <w:pPr>
        <w:spacing w:after="80" w:line="276" w:lineRule="auto"/>
      </w:pPr>
      <w:r w:rsidRPr="00203ACF">
        <w:t>/</w:t>
      </w:r>
      <w:proofErr w:type="gramStart"/>
      <w:r w:rsidRPr="00203ACF">
        <w:t>red</w:t>
      </w:r>
      <w:proofErr w:type="gramEnd"/>
      <w:r w:rsidRPr="00203ACF">
        <w:t>-skeleton</w:t>
      </w:r>
    </w:p>
    <w:p w14:paraId="1F91E5FC" w14:textId="77777777" w:rsidR="00203ACF" w:rsidRPr="00203ACF" w:rsidRDefault="00203ACF" w:rsidP="00203ACF">
      <w:pPr>
        <w:spacing w:after="80" w:line="276" w:lineRule="auto"/>
      </w:pPr>
      <w:r w:rsidRPr="00203ACF">
        <w:t>Phase: red | Layer: entity | Track: Logic</w:t>
      </w:r>
    </w:p>
    <w:p w14:paraId="3B30AE04" w14:textId="0CFEFE96" w:rsidR="00203ACF" w:rsidRPr="00203ACF" w:rsidRDefault="005E22C4" w:rsidP="00203ACF">
      <w:pPr>
        <w:spacing w:after="80" w:line="276" w:lineRule="auto"/>
      </w:pPr>
      <w:r>
        <w:rPr>
          <w:rFonts w:hint="eastAsia"/>
        </w:rPr>
        <w:t xml:space="preserve">앞에서 </w:t>
      </w:r>
      <w:r w:rsidR="00203ACF" w:rsidRPr="00203ACF">
        <w:t xml:space="preserve">확정한 </w:t>
      </w:r>
      <w:proofErr w:type="spellStart"/>
      <w:r w:rsidR="00203ACF" w:rsidRPr="00203ACF">
        <w:t>설계표</w:t>
      </w:r>
      <w:proofErr w:type="spellEnd"/>
      <w:r w:rsidR="00203ACF" w:rsidRPr="00203ACF">
        <w:t xml:space="preserve"> 기준으로 RED </w:t>
      </w:r>
      <w:proofErr w:type="spellStart"/>
      <w:r w:rsidR="00203ACF" w:rsidRPr="00203ACF">
        <w:t>스켈레톤만</w:t>
      </w:r>
      <w:proofErr w:type="spellEnd"/>
      <w:r w:rsidR="00203ACF" w:rsidRPr="00203ACF">
        <w:t xml:space="preserve"> 작성해.</w:t>
      </w:r>
    </w:p>
    <w:p w14:paraId="5590B581" w14:textId="77777777" w:rsidR="00203ACF" w:rsidRPr="00203ACF" w:rsidRDefault="00203ACF" w:rsidP="00203ACF">
      <w:pPr>
        <w:spacing w:after="80" w:line="276" w:lineRule="auto"/>
      </w:pPr>
      <w:r w:rsidRPr="00203ACF">
        <w:t>Test ID: D-LOC-01</w:t>
      </w:r>
    </w:p>
    <w:p w14:paraId="2B8FFED7" w14:textId="77777777" w:rsidR="00203ACF" w:rsidRPr="00203ACF" w:rsidRDefault="00203ACF" w:rsidP="00203ACF">
      <w:pPr>
        <w:spacing w:after="80" w:line="276" w:lineRule="auto"/>
      </w:pPr>
      <w:r w:rsidRPr="00203ACF">
        <w:t>파일: tests/entity/test_d_loc_01.py</w:t>
      </w:r>
    </w:p>
    <w:p w14:paraId="4E3043F0" w14:textId="77777777" w:rsidR="00203ACF" w:rsidRPr="00203ACF" w:rsidRDefault="00203ACF" w:rsidP="00203ACF">
      <w:pPr>
        <w:spacing w:after="80" w:line="276" w:lineRule="auto"/>
      </w:pPr>
      <w:proofErr w:type="spellStart"/>
      <w:r w:rsidRPr="00203ACF">
        <w:t>픽스처</w:t>
      </w:r>
      <w:proofErr w:type="spellEnd"/>
      <w:r w:rsidRPr="00203ACF">
        <w:t>: tests/conftest.py (G1 격자 — 0이 2개, row-major)</w:t>
      </w:r>
    </w:p>
    <w:p w14:paraId="2CAB331E" w14:textId="77777777" w:rsidR="00203ACF" w:rsidRPr="00203ACF" w:rsidRDefault="00203ACF" w:rsidP="00203ACF">
      <w:pPr>
        <w:spacing w:after="80" w:line="276" w:lineRule="auto"/>
      </w:pPr>
      <w:r w:rsidRPr="00203ACF">
        <w:t>규칙:</w:t>
      </w:r>
    </w:p>
    <w:p w14:paraId="3ED4D313" w14:textId="77777777" w:rsidR="00203ACF" w:rsidRPr="00203ACF" w:rsidRDefault="00203ACF" w:rsidP="00203ACF">
      <w:pPr>
        <w:spacing w:after="80" w:line="276" w:lineRule="auto"/>
      </w:pPr>
      <w:r w:rsidRPr="00203ACF">
        <w:t>- AAA 주석 (</w:t>
      </w:r>
      <w:proofErr w:type="gramStart"/>
      <w:r w:rsidRPr="00203ACF">
        <w:t>Given /</w:t>
      </w:r>
      <w:proofErr w:type="gramEnd"/>
      <w:r w:rsidRPr="00203ACF">
        <w:t xml:space="preserve"> </w:t>
      </w:r>
      <w:proofErr w:type="gramStart"/>
      <w:r w:rsidRPr="00203ACF">
        <w:t>When /</w:t>
      </w:r>
      <w:proofErr w:type="gramEnd"/>
      <w:r w:rsidRPr="00203ACF">
        <w:t xml:space="preserve"> Then)</w:t>
      </w:r>
    </w:p>
    <w:p w14:paraId="05B25D31" w14:textId="77777777" w:rsidR="00203ACF" w:rsidRPr="00203ACF" w:rsidRDefault="00203ACF" w:rsidP="00203ACF">
      <w:pPr>
        <w:spacing w:after="80" w:line="276" w:lineRule="auto"/>
      </w:pPr>
      <w:r w:rsidRPr="00203ACF">
        <w:t xml:space="preserve">- Then은 </w:t>
      </w:r>
      <w:proofErr w:type="spellStart"/>
      <w:proofErr w:type="gramStart"/>
      <w:r w:rsidRPr="00203ACF">
        <w:t>pytest.fail</w:t>
      </w:r>
      <w:proofErr w:type="spellEnd"/>
      <w:proofErr w:type="gramEnd"/>
      <w:r w:rsidRPr="00203ACF">
        <w:t>("RED: D-LOC-01 — …") 한 줄만</w:t>
      </w:r>
    </w:p>
    <w:p w14:paraId="26ADD9C0" w14:textId="77777777" w:rsidR="00203ACF" w:rsidRPr="00203ACF" w:rsidRDefault="00203ACF" w:rsidP="00203ACF">
      <w:pPr>
        <w:spacing w:after="80" w:line="276" w:lineRule="auto"/>
      </w:pPr>
      <w:r w:rsidRPr="00203ACF">
        <w:t>- assert 본문·</w:t>
      </w:r>
      <w:proofErr w:type="spellStart"/>
      <w:r w:rsidRPr="00203ACF">
        <w:t>skip·xfail</w:t>
      </w:r>
      <w:proofErr w:type="spellEnd"/>
      <w:r w:rsidRPr="00203ACF">
        <w:t>·통과 더미 금지</w:t>
      </w:r>
    </w:p>
    <w:p w14:paraId="76875005" w14:textId="77777777" w:rsidR="00203ACF" w:rsidRPr="00203ACF" w:rsidRDefault="00203ACF" w:rsidP="00203ACF">
      <w:pPr>
        <w:spacing w:after="80" w:line="276" w:lineRule="auto"/>
      </w:pPr>
      <w:r w:rsidRPr="00203ACF">
        <w:t xml:space="preserve">- </w:t>
      </w:r>
      <w:proofErr w:type="spellStart"/>
      <w:proofErr w:type="gramStart"/>
      <w:r w:rsidRPr="00203ACF">
        <w:t>src</w:t>
      </w:r>
      <w:proofErr w:type="spellEnd"/>
      <w:r w:rsidRPr="00203ACF">
        <w:t>/ 수정</w:t>
      </w:r>
      <w:proofErr w:type="gramEnd"/>
      <w:r w:rsidRPr="00203ACF">
        <w:t xml:space="preserve"> 금지</w:t>
      </w:r>
    </w:p>
    <w:p w14:paraId="4015D5A3" w14:textId="77777777" w:rsidR="00203ACF" w:rsidRPr="00203ACF" w:rsidRDefault="00203ACF" w:rsidP="00203ACF">
      <w:pPr>
        <w:spacing w:after="80" w:line="276" w:lineRule="auto"/>
      </w:pPr>
      <w:r w:rsidRPr="00203ACF">
        <w:t>- 상수 34/16/4는 entity/constants.py import (</w:t>
      </w:r>
      <w:proofErr w:type="spellStart"/>
      <w:r w:rsidRPr="00203ACF">
        <w:t>픽스처</w:t>
      </w:r>
      <w:proofErr w:type="spellEnd"/>
      <w:r w:rsidRPr="00203ACF">
        <w:t xml:space="preserve"> 데이터만)</w:t>
      </w:r>
    </w:p>
    <w:p w14:paraId="20B1B7F1" w14:textId="77777777" w:rsidR="00203ACF" w:rsidRPr="00203ACF" w:rsidRDefault="00203ACF" w:rsidP="00203ACF">
      <w:pPr>
        <w:spacing w:after="80" w:line="276" w:lineRule="auto"/>
      </w:pPr>
      <w:r w:rsidRPr="00203ACF">
        <w:t>템플릿:</w:t>
      </w:r>
    </w:p>
    <w:p w14:paraId="5CEA5757" w14:textId="77777777" w:rsidR="00203ACF" w:rsidRPr="00203ACF" w:rsidRDefault="00203ACF" w:rsidP="00203ACF">
      <w:pPr>
        <w:spacing w:after="80" w:line="276" w:lineRule="auto"/>
      </w:pPr>
      <w:r w:rsidRPr="00203ACF">
        <w:t>def test_d_loc_01_blank_coords_row_</w:t>
      </w:r>
      <w:proofErr w:type="gramStart"/>
      <w:r w:rsidRPr="00203ACF">
        <w:t>major(</w:t>
      </w:r>
      <w:proofErr w:type="gramEnd"/>
      <w:r w:rsidRPr="00203ACF">
        <w:t>self, grid_g1):</w:t>
      </w:r>
    </w:p>
    <w:p w14:paraId="252586B0" w14:textId="77777777" w:rsidR="00203ACF" w:rsidRPr="00203ACF" w:rsidRDefault="00203ACF" w:rsidP="00203ACF">
      <w:pPr>
        <w:spacing w:after="80" w:line="276" w:lineRule="auto"/>
      </w:pPr>
      <w:r w:rsidRPr="00203ACF">
        <w:t xml:space="preserve">    # Given: G1 격자 (0이 2개)</w:t>
      </w:r>
    </w:p>
    <w:p w14:paraId="2BACDEDD" w14:textId="77777777" w:rsidR="00203ACF" w:rsidRPr="00203ACF" w:rsidRDefault="00203ACF" w:rsidP="00203ACF">
      <w:pPr>
        <w:spacing w:after="80" w:line="276" w:lineRule="auto"/>
      </w:pPr>
      <w:r w:rsidRPr="00203ACF">
        <w:lastRenderedPageBreak/>
        <w:t xml:space="preserve">    # When: </w:t>
      </w:r>
      <w:proofErr w:type="spellStart"/>
      <w:r w:rsidRPr="00203ACF">
        <w:t>find_blank_coords</w:t>
      </w:r>
      <w:proofErr w:type="spellEnd"/>
      <w:r w:rsidRPr="00203ACF">
        <w:t>(grid_g1) 호출</w:t>
      </w:r>
    </w:p>
    <w:p w14:paraId="21EE7E5B" w14:textId="77777777" w:rsidR="00203ACF" w:rsidRPr="00203ACF" w:rsidRDefault="00203ACF" w:rsidP="00203ACF">
      <w:pPr>
        <w:spacing w:after="80" w:line="276" w:lineRule="auto"/>
      </w:pPr>
      <w:r w:rsidRPr="00203ACF">
        <w:t xml:space="preserve">    # Then: [(2,2</w:t>
      </w:r>
      <w:proofErr w:type="gramStart"/>
      <w:r w:rsidRPr="00203ACF">
        <w:t>),(</w:t>
      </w:r>
      <w:proofErr w:type="gramEnd"/>
      <w:r w:rsidRPr="00203ACF">
        <w:t>3,3)] 반환 (1-index, row-major)</w:t>
      </w:r>
    </w:p>
    <w:p w14:paraId="55723A21" w14:textId="77777777" w:rsidR="00203ACF" w:rsidRPr="00203ACF" w:rsidRDefault="00203ACF" w:rsidP="00203ACF">
      <w:pPr>
        <w:spacing w:after="80" w:line="276" w:lineRule="auto"/>
      </w:pPr>
      <w:r w:rsidRPr="00203ACF">
        <w:t xml:space="preserve">    </w:t>
      </w:r>
      <w:proofErr w:type="spellStart"/>
      <w:proofErr w:type="gramStart"/>
      <w:r w:rsidRPr="00203ACF">
        <w:t>pytest.fail</w:t>
      </w:r>
      <w:proofErr w:type="spellEnd"/>
      <w:proofErr w:type="gramEnd"/>
      <w:r w:rsidRPr="00203ACF">
        <w:t>("RED: D-LOC-01 — 구현 없음, 의도적 실패")</w:t>
      </w:r>
    </w:p>
    <w:p w14:paraId="1A2CF25C" w14:textId="77777777" w:rsidR="00203ACF" w:rsidRPr="00203ACF" w:rsidRDefault="00203ACF" w:rsidP="00203ACF">
      <w:pPr>
        <w:spacing w:after="80" w:line="276" w:lineRule="auto"/>
      </w:pPr>
      <w:r w:rsidRPr="00203ACF">
        <w:t>완료 후 실행하고 보고:</w:t>
      </w:r>
    </w:p>
    <w:p w14:paraId="495A7C40" w14:textId="77777777" w:rsidR="00203ACF" w:rsidRPr="00203ACF" w:rsidRDefault="00203ACF" w:rsidP="00203ACF">
      <w:pPr>
        <w:spacing w:after="80" w:line="276" w:lineRule="auto"/>
      </w:pPr>
      <w:r w:rsidRPr="00203ACF">
        <w:t xml:space="preserve">python -m </w:t>
      </w:r>
      <w:proofErr w:type="spellStart"/>
      <w:r w:rsidRPr="00203ACF">
        <w:t>pytest</w:t>
      </w:r>
      <w:proofErr w:type="spellEnd"/>
      <w:r w:rsidRPr="00203ACF">
        <w:t xml:space="preserve"> </w:t>
      </w:r>
      <w:proofErr w:type="gramStart"/>
      <w:r w:rsidRPr="00203ACF">
        <w:t>tests/entity/test_d_loc_01.py::</w:t>
      </w:r>
      <w:proofErr w:type="gramEnd"/>
      <w:r w:rsidRPr="00203ACF">
        <w:t>test_d_loc_01_blank_coords_row_major -v</w:t>
      </w:r>
    </w:p>
    <w:p w14:paraId="2F5D925F" w14:textId="77777777" w:rsidR="00203ACF" w:rsidRDefault="00203ACF" w:rsidP="00203ACF">
      <w:pPr>
        <w:spacing w:after="80" w:line="276" w:lineRule="auto"/>
      </w:pPr>
      <w:r w:rsidRPr="00203ACF">
        <w:t>보고: Test ID · FAIL 한 줄 · 변경 파일(tests/만)</w:t>
      </w:r>
    </w:p>
    <w:p w14:paraId="7931A86B" w14:textId="1C40A582" w:rsid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239FE823" w14:textId="77777777" w:rsidR="00E87822" w:rsidRDefault="00E87822" w:rsidP="00203ACF">
      <w:pPr>
        <w:spacing w:after="80" w:line="276" w:lineRule="auto"/>
      </w:pPr>
    </w:p>
    <w:p w14:paraId="3BEF5DBA" w14:textId="6D012ABD" w:rsidR="00E87822" w:rsidRDefault="00E87822" w:rsidP="00203ACF">
      <w:pPr>
        <w:spacing w:after="80" w:line="276" w:lineRule="auto"/>
      </w:pPr>
      <w:r w:rsidRPr="00E87822">
        <w:rPr>
          <w:noProof/>
        </w:rPr>
        <w:drawing>
          <wp:inline distT="0" distB="0" distL="0" distR="0" wp14:anchorId="60D18C05" wp14:editId="5B691229">
            <wp:extent cx="6121400" cy="3399155"/>
            <wp:effectExtent l="0" t="0" r="0" b="0"/>
            <wp:docPr id="1779033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38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1F2C" w14:textId="77777777" w:rsidR="00BE7026" w:rsidRPr="00BE7026" w:rsidRDefault="00BE7026" w:rsidP="00BE7026">
      <w:pPr>
        <w:spacing w:after="80" w:line="276" w:lineRule="auto"/>
        <w:rPr>
          <w:b/>
          <w:bCs/>
        </w:rPr>
      </w:pPr>
      <w:r w:rsidRPr="00BE7026">
        <w:rPr>
          <w:b/>
          <w:bCs/>
        </w:rPr>
        <w:t>스켈레톤</w:t>
      </w:r>
    </w:p>
    <w:p w14:paraId="134EA88A" w14:textId="77777777" w:rsidR="00BE7026" w:rsidRPr="00BE7026" w:rsidRDefault="00BE7026" w:rsidP="00BE7026">
      <w:pPr>
        <w:spacing w:after="80" w:line="276" w:lineRule="auto"/>
      </w:pPr>
      <w:r w:rsidRPr="00BE7026">
        <w:t>def test_d_loc_01_blank_coords_row_major(grid_g1):</w:t>
      </w:r>
    </w:p>
    <w:p w14:paraId="4BA46989" w14:textId="77777777" w:rsidR="00BE7026" w:rsidRPr="00BE7026" w:rsidRDefault="00BE7026" w:rsidP="00BE7026">
      <w:pPr>
        <w:spacing w:after="80" w:line="276" w:lineRule="auto"/>
      </w:pPr>
      <w:r w:rsidRPr="00BE7026">
        <w:t xml:space="preserve">    </w:t>
      </w:r>
      <w:r w:rsidRPr="00BE7026">
        <w:rPr>
          <w:i/>
          <w:iCs/>
        </w:rPr>
        <w:t># Given: G1 격자 (0이 2개)</w:t>
      </w:r>
    </w:p>
    <w:p w14:paraId="7D717778" w14:textId="77777777" w:rsidR="00BE7026" w:rsidRPr="00BE7026" w:rsidRDefault="00BE7026" w:rsidP="00BE7026">
      <w:pPr>
        <w:spacing w:after="80" w:line="276" w:lineRule="auto"/>
      </w:pPr>
      <w:r w:rsidRPr="00BE7026">
        <w:t xml:space="preserve">    </w:t>
      </w:r>
      <w:r w:rsidRPr="00BE7026">
        <w:rPr>
          <w:i/>
          <w:iCs/>
        </w:rPr>
        <w:t xml:space="preserve"># When: </w:t>
      </w:r>
      <w:proofErr w:type="spellStart"/>
      <w:r w:rsidRPr="00BE7026">
        <w:rPr>
          <w:i/>
          <w:iCs/>
        </w:rPr>
        <w:t>find_blank_coords</w:t>
      </w:r>
      <w:proofErr w:type="spellEnd"/>
      <w:r w:rsidRPr="00BE7026">
        <w:rPr>
          <w:i/>
          <w:iCs/>
        </w:rPr>
        <w:t>(grid_g1) 호출</w:t>
      </w:r>
    </w:p>
    <w:p w14:paraId="05013A79" w14:textId="77777777" w:rsidR="00BE7026" w:rsidRPr="00BE7026" w:rsidRDefault="00BE7026" w:rsidP="00BE7026">
      <w:pPr>
        <w:spacing w:after="80" w:line="276" w:lineRule="auto"/>
      </w:pPr>
      <w:r w:rsidRPr="00BE7026">
        <w:t xml:space="preserve">    </w:t>
      </w:r>
      <w:r w:rsidRPr="00BE7026">
        <w:rPr>
          <w:i/>
          <w:iCs/>
        </w:rPr>
        <w:t># Then: [(2,3</w:t>
      </w:r>
      <w:proofErr w:type="gramStart"/>
      <w:r w:rsidRPr="00BE7026">
        <w:rPr>
          <w:i/>
          <w:iCs/>
        </w:rPr>
        <w:t>),(</w:t>
      </w:r>
      <w:proofErr w:type="gramEnd"/>
      <w:r w:rsidRPr="00BE7026">
        <w:rPr>
          <w:i/>
          <w:iCs/>
        </w:rPr>
        <w:t>4,4)] 반환 (1-index, row-major)</w:t>
      </w:r>
    </w:p>
    <w:p w14:paraId="1B2CDB72" w14:textId="77777777" w:rsidR="00BE7026" w:rsidRPr="00BE7026" w:rsidRDefault="00BE7026" w:rsidP="00BE7026">
      <w:pPr>
        <w:spacing w:after="80" w:line="276" w:lineRule="auto"/>
      </w:pPr>
      <w:r w:rsidRPr="00BE7026">
        <w:t xml:space="preserve">    </w:t>
      </w:r>
      <w:proofErr w:type="spellStart"/>
      <w:proofErr w:type="gramStart"/>
      <w:r w:rsidRPr="00BE7026">
        <w:t>pytest.fail</w:t>
      </w:r>
      <w:proofErr w:type="spellEnd"/>
      <w:proofErr w:type="gramEnd"/>
      <w:r w:rsidRPr="00BE7026">
        <w:t>("RED: D-LOC-01 — 구현 없음, 의도적 실패")</w:t>
      </w:r>
    </w:p>
    <w:p w14:paraId="22EB73B1" w14:textId="77777777" w:rsidR="00BE7026" w:rsidRPr="00BE7026" w:rsidRDefault="00BE7026">
      <w:pPr>
        <w:numPr>
          <w:ilvl w:val="0"/>
          <w:numId w:val="39"/>
        </w:numPr>
        <w:spacing w:after="80" w:line="276" w:lineRule="auto"/>
      </w:pPr>
      <w:proofErr w:type="spellStart"/>
      <w:proofErr w:type="gramStart"/>
      <w:r w:rsidRPr="00BE7026">
        <w:t>src</w:t>
      </w:r>
      <w:proofErr w:type="spellEnd"/>
      <w:r w:rsidRPr="00BE7026">
        <w:t>/ </w:t>
      </w:r>
      <w:proofErr w:type="spellStart"/>
      <w:r w:rsidRPr="00BE7026">
        <w:t>미수정</w:t>
      </w:r>
      <w:proofErr w:type="spellEnd"/>
      <w:proofErr w:type="gramEnd"/>
    </w:p>
    <w:p w14:paraId="3DC20785" w14:textId="77777777" w:rsidR="00BE7026" w:rsidRPr="00BE7026" w:rsidRDefault="00BE7026">
      <w:pPr>
        <w:numPr>
          <w:ilvl w:val="0"/>
          <w:numId w:val="39"/>
        </w:numPr>
        <w:spacing w:after="80" w:line="276" w:lineRule="auto"/>
      </w:pPr>
      <w:r w:rsidRPr="00BE7026">
        <w:lastRenderedPageBreak/>
        <w:t xml:space="preserve">Then 좌표는 </w:t>
      </w:r>
      <w:proofErr w:type="spellStart"/>
      <w:r w:rsidRPr="00BE7026">
        <w:t>설계표</w:t>
      </w:r>
      <w:proofErr w:type="spellEnd"/>
      <w:r w:rsidRPr="00BE7026">
        <w:t>·conftest.py SSOT [(2,3</w:t>
      </w:r>
      <w:proofErr w:type="gramStart"/>
      <w:r w:rsidRPr="00BE7026">
        <w:t>),(</w:t>
      </w:r>
      <w:proofErr w:type="gramEnd"/>
      <w:r w:rsidRPr="00BE7026">
        <w:t>4,4)] 기준 (템플릿의 [(2,2</w:t>
      </w:r>
      <w:proofErr w:type="gramStart"/>
      <w:r w:rsidRPr="00BE7026">
        <w:t>),(</w:t>
      </w:r>
      <w:proofErr w:type="gramEnd"/>
      <w:r w:rsidRPr="00BE7026">
        <w:t>3,3)]은 오타로 간주)</w:t>
      </w:r>
    </w:p>
    <w:p w14:paraId="57A75853" w14:textId="77777777" w:rsidR="00BE7026" w:rsidRPr="00BE7026" w:rsidRDefault="00BE7026">
      <w:pPr>
        <w:numPr>
          <w:ilvl w:val="0"/>
          <w:numId w:val="39"/>
        </w:numPr>
        <w:spacing w:after="80" w:line="276" w:lineRule="auto"/>
      </w:pPr>
      <w:r w:rsidRPr="00BE7026">
        <w:t>self 없이 독립 함수로 작성 (</w:t>
      </w:r>
      <w:proofErr w:type="spellStart"/>
      <w:r w:rsidRPr="00BE7026">
        <w:t>pytest</w:t>
      </w:r>
      <w:proofErr w:type="spellEnd"/>
      <w:r w:rsidRPr="00BE7026">
        <w:t xml:space="preserve"> 규약)</w:t>
      </w:r>
    </w:p>
    <w:p w14:paraId="49F44E48" w14:textId="77777777" w:rsidR="00BE7026" w:rsidRPr="00BE7026" w:rsidRDefault="00BE7026">
      <w:pPr>
        <w:numPr>
          <w:ilvl w:val="0"/>
          <w:numId w:val="39"/>
        </w:numPr>
        <w:spacing w:after="80" w:line="276" w:lineRule="auto"/>
      </w:pPr>
      <w:r w:rsidRPr="00BE7026">
        <w:t>grid_g1 </w:t>
      </w:r>
      <w:proofErr w:type="spellStart"/>
      <w:r w:rsidRPr="00BE7026">
        <w:t>픽스처는</w:t>
      </w:r>
      <w:proofErr w:type="spellEnd"/>
      <w:r w:rsidRPr="00BE7026">
        <w:t xml:space="preserve"> 기존 tests/conftest.py 사용</w:t>
      </w:r>
    </w:p>
    <w:p w14:paraId="3C6BE9BD" w14:textId="77777777" w:rsidR="00BE7026" w:rsidRPr="00BE7026" w:rsidRDefault="00BE7026" w:rsidP="00BE7026">
      <w:pPr>
        <w:spacing w:after="80" w:line="276" w:lineRule="auto"/>
      </w:pPr>
      <w:proofErr w:type="spellStart"/>
      <w:r w:rsidRPr="00BE7026">
        <w:t>pytest</w:t>
      </w:r>
      <w:proofErr w:type="spellEnd"/>
      <w:r w:rsidRPr="00BE7026">
        <w:t xml:space="preserve"> 1건 </w:t>
      </w:r>
      <w:r w:rsidRPr="00BE7026">
        <w:rPr>
          <w:b/>
          <w:bCs/>
        </w:rPr>
        <w:t>FAIL</w:t>
      </w:r>
      <w:r w:rsidRPr="00BE7026">
        <w:t> 확인 완료 (exit code 1).</w:t>
      </w:r>
    </w:p>
    <w:p w14:paraId="25F7A47C" w14:textId="77777777" w:rsidR="005929E3" w:rsidRDefault="005929E3" w:rsidP="00203ACF">
      <w:pPr>
        <w:spacing w:after="80" w:line="276" w:lineRule="auto"/>
      </w:pPr>
    </w:p>
    <w:p w14:paraId="419A76DB" w14:textId="77777777" w:rsidR="00BE7026" w:rsidRPr="00BE7026" w:rsidRDefault="00BE7026" w:rsidP="00BE7026">
      <w:pPr>
        <w:spacing w:after="80" w:line="276" w:lineRule="auto"/>
        <w:rPr>
          <w:b/>
          <w:bCs/>
          <w:u w:val="single"/>
        </w:rPr>
      </w:pPr>
      <w:r w:rsidRPr="00BE7026">
        <w:rPr>
          <w:b/>
          <w:bCs/>
          <w:u w:val="single"/>
        </w:rPr>
        <w:t xml:space="preserve">D-LOC-01 RED </w:t>
      </w:r>
      <w:proofErr w:type="spellStart"/>
      <w:r w:rsidRPr="00BE7026">
        <w:rPr>
          <w:b/>
          <w:bCs/>
          <w:u w:val="single"/>
        </w:rPr>
        <w:t>스켈레톤만</w:t>
      </w:r>
      <w:proofErr w:type="spellEnd"/>
      <w:r w:rsidRPr="00BE7026">
        <w:rPr>
          <w:b/>
          <w:bCs/>
          <w:u w:val="single"/>
        </w:rPr>
        <w:t xml:space="preserve"> 실행:</w:t>
      </w:r>
    </w:p>
    <w:p w14:paraId="5DCE8BF2" w14:textId="77777777" w:rsidR="00BE7026" w:rsidRDefault="00BE7026" w:rsidP="00BE7026">
      <w:pPr>
        <w:spacing w:after="80" w:line="276" w:lineRule="auto"/>
      </w:pPr>
      <w:r w:rsidRPr="00BE7026">
        <w:t xml:space="preserve">python -m </w:t>
      </w:r>
      <w:proofErr w:type="spellStart"/>
      <w:r w:rsidRPr="00BE7026">
        <w:t>pytest</w:t>
      </w:r>
      <w:proofErr w:type="spellEnd"/>
      <w:r w:rsidRPr="00BE7026">
        <w:t xml:space="preserve"> </w:t>
      </w:r>
      <w:proofErr w:type="gramStart"/>
      <w:r w:rsidRPr="00BE7026">
        <w:t>tests/entity/test_d_loc_01.py::</w:t>
      </w:r>
      <w:proofErr w:type="gramEnd"/>
      <w:r w:rsidRPr="00BE7026">
        <w:t>test_d_loc_01_blank_coords_row_major -v</w:t>
      </w:r>
    </w:p>
    <w:p w14:paraId="42ECB313" w14:textId="77777777" w:rsidR="00BE7026" w:rsidRDefault="00BE7026" w:rsidP="00BE7026">
      <w:pPr>
        <w:spacing w:after="80" w:line="276" w:lineRule="auto"/>
      </w:pPr>
    </w:p>
    <w:p w14:paraId="1C1AAD47" w14:textId="7586EAF2" w:rsidR="00BE7026" w:rsidRPr="00BE7026" w:rsidRDefault="00BE7026" w:rsidP="00BE7026">
      <w:pPr>
        <w:spacing w:after="80" w:line="276" w:lineRule="auto"/>
      </w:pPr>
      <w:r w:rsidRPr="00BE7026">
        <w:rPr>
          <w:noProof/>
        </w:rPr>
        <w:drawing>
          <wp:inline distT="0" distB="0" distL="0" distR="0" wp14:anchorId="53F0490A" wp14:editId="6184C6DE">
            <wp:extent cx="6121400" cy="4204970"/>
            <wp:effectExtent l="0" t="0" r="0" b="5080"/>
            <wp:docPr id="2082829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98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705" w14:textId="77777777" w:rsidR="00BE7026" w:rsidRPr="00BE7026" w:rsidRDefault="00BE7026" w:rsidP="00BE7026">
      <w:pPr>
        <w:spacing w:after="80" w:line="276" w:lineRule="auto"/>
      </w:pPr>
    </w:p>
    <w:p w14:paraId="57DB9B54" w14:textId="77777777" w:rsidR="00BE7026" w:rsidRPr="00BE7026" w:rsidRDefault="00BE7026" w:rsidP="00BE7026">
      <w:pPr>
        <w:spacing w:after="80" w:line="276" w:lineRule="auto"/>
        <w:rPr>
          <w:b/>
          <w:bCs/>
          <w:u w:val="single"/>
        </w:rPr>
      </w:pPr>
      <w:r w:rsidRPr="00BE7026">
        <w:rPr>
          <w:b/>
          <w:bCs/>
          <w:u w:val="single"/>
        </w:rPr>
        <w:t>같은 파일 전체:</w:t>
      </w:r>
    </w:p>
    <w:p w14:paraId="1EE2CC3F" w14:textId="77777777" w:rsidR="00BE7026" w:rsidRPr="00BE7026" w:rsidRDefault="00BE7026" w:rsidP="00BE7026">
      <w:pPr>
        <w:spacing w:after="80" w:line="276" w:lineRule="auto"/>
      </w:pPr>
      <w:r w:rsidRPr="00BE7026">
        <w:t xml:space="preserve">python -m </w:t>
      </w:r>
      <w:proofErr w:type="spellStart"/>
      <w:r w:rsidRPr="00BE7026">
        <w:t>pytest</w:t>
      </w:r>
      <w:proofErr w:type="spellEnd"/>
      <w:r w:rsidRPr="00BE7026">
        <w:t xml:space="preserve"> tests/entity/test_d_loc_01.py -v</w:t>
      </w:r>
    </w:p>
    <w:p w14:paraId="7DC2417C" w14:textId="77777777" w:rsidR="00BE7026" w:rsidRPr="00BE7026" w:rsidRDefault="00BE7026" w:rsidP="00BE7026">
      <w:pPr>
        <w:spacing w:after="80" w:line="276" w:lineRule="auto"/>
        <w:rPr>
          <w:b/>
          <w:bCs/>
          <w:u w:val="single"/>
        </w:rPr>
      </w:pPr>
      <w:r w:rsidRPr="00BE7026">
        <w:rPr>
          <w:b/>
          <w:bCs/>
          <w:u w:val="single"/>
        </w:rPr>
        <w:t>entity 레이어 전체:</w:t>
      </w:r>
    </w:p>
    <w:p w14:paraId="20571F85" w14:textId="77777777" w:rsidR="00BE7026" w:rsidRPr="00BE7026" w:rsidRDefault="00BE7026" w:rsidP="00BE7026">
      <w:pPr>
        <w:spacing w:after="80" w:line="276" w:lineRule="auto"/>
      </w:pPr>
      <w:r w:rsidRPr="00BE7026">
        <w:t xml:space="preserve">python -m </w:t>
      </w:r>
      <w:proofErr w:type="spellStart"/>
      <w:r w:rsidRPr="00BE7026">
        <w:t>pytest</w:t>
      </w:r>
      <w:proofErr w:type="spellEnd"/>
      <w:r w:rsidRPr="00BE7026">
        <w:t xml:space="preserve"> tests/entity/ -v</w:t>
      </w:r>
    </w:p>
    <w:p w14:paraId="4960F354" w14:textId="77777777" w:rsidR="00BE7026" w:rsidRPr="00BE7026" w:rsidRDefault="00BE7026" w:rsidP="00BE7026">
      <w:pPr>
        <w:spacing w:after="80" w:line="276" w:lineRule="auto"/>
        <w:rPr>
          <w:b/>
          <w:bCs/>
          <w:u w:val="single"/>
        </w:rPr>
      </w:pPr>
      <w:r w:rsidRPr="00BE7026">
        <w:rPr>
          <w:b/>
          <w:bCs/>
          <w:u w:val="single"/>
        </w:rPr>
        <w:lastRenderedPageBreak/>
        <w:t>프로젝트 테스트 전체:</w:t>
      </w:r>
    </w:p>
    <w:p w14:paraId="2763B855" w14:textId="77777777" w:rsidR="00BE7026" w:rsidRPr="00BE7026" w:rsidRDefault="00BE7026" w:rsidP="00BE7026">
      <w:pPr>
        <w:spacing w:after="80" w:line="276" w:lineRule="auto"/>
      </w:pPr>
      <w:r w:rsidRPr="00BE7026">
        <w:t xml:space="preserve">python -m </w:t>
      </w:r>
      <w:proofErr w:type="spellStart"/>
      <w:r w:rsidRPr="00BE7026">
        <w:t>pytest</w:t>
      </w:r>
      <w:proofErr w:type="spellEnd"/>
      <w:r w:rsidRPr="00BE7026">
        <w:t xml:space="preserve"> tests/ -v</w:t>
      </w:r>
    </w:p>
    <w:p w14:paraId="37A34E0D" w14:textId="77777777" w:rsidR="00BE7026" w:rsidRPr="00BE7026" w:rsidRDefault="00BE7026" w:rsidP="00BE7026">
      <w:pPr>
        <w:spacing w:after="80" w:line="276" w:lineRule="auto"/>
        <w:rPr>
          <w:b/>
          <w:bCs/>
          <w:u w:val="single"/>
        </w:rPr>
      </w:pPr>
      <w:r w:rsidRPr="00BE7026">
        <w:rPr>
          <w:b/>
          <w:bCs/>
          <w:u w:val="single"/>
        </w:rPr>
        <w:t>프로젝트 루트(c:\DEV\MagicSquare_1004)에서 실행하면 됩니다.</w:t>
      </w:r>
    </w:p>
    <w:p w14:paraId="24A5D367" w14:textId="77777777" w:rsidR="00BE7026" w:rsidRPr="00BE7026" w:rsidRDefault="00BE7026" w:rsidP="00203ACF">
      <w:pPr>
        <w:spacing w:after="80" w:line="276" w:lineRule="auto"/>
      </w:pPr>
    </w:p>
    <w:p w14:paraId="50604E65" w14:textId="77777777" w:rsidR="00BE7026" w:rsidRDefault="00BE7026" w:rsidP="00203ACF">
      <w:pPr>
        <w:spacing w:after="80" w:line="276" w:lineRule="auto"/>
      </w:pPr>
    </w:p>
    <w:p w14:paraId="1B444040" w14:textId="197D6316" w:rsidR="005929E3" w:rsidRDefault="005929E3" w:rsidP="00203ACF">
      <w:pPr>
        <w:spacing w:after="80" w:line="276" w:lineRule="auto"/>
      </w:pPr>
      <w:r w:rsidRPr="005929E3">
        <w:rPr>
          <w:noProof/>
        </w:rPr>
        <w:drawing>
          <wp:inline distT="0" distB="0" distL="0" distR="0" wp14:anchorId="7A4EF0FF" wp14:editId="71297E21">
            <wp:extent cx="6121400" cy="2539365"/>
            <wp:effectExtent l="0" t="0" r="0" b="0"/>
            <wp:docPr id="1323322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29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169B" w14:textId="77777777" w:rsidR="005929E3" w:rsidRDefault="005929E3" w:rsidP="00203ACF">
      <w:pPr>
        <w:spacing w:after="80" w:line="276" w:lineRule="auto"/>
      </w:pPr>
    </w:p>
    <w:p w14:paraId="7F8F6E7A" w14:textId="77777777" w:rsidR="00E87822" w:rsidRDefault="00E87822" w:rsidP="00E87822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3C8E3C46" w14:textId="77777777" w:rsidR="00E87822" w:rsidRDefault="00E87822" w:rsidP="00E87822">
      <w:pPr>
        <w:spacing w:after="160"/>
        <w:rPr>
          <w:sz w:val="20"/>
          <w:szCs w:val="20"/>
        </w:rPr>
      </w:pPr>
    </w:p>
    <w:p w14:paraId="37AB304F" w14:textId="77777777" w:rsidR="00E87822" w:rsidRDefault="00E87822" w:rsidP="00E87822">
      <w:pPr>
        <w:spacing w:after="160"/>
      </w:pPr>
      <w:r w:rsidRPr="00EF2295">
        <w:rPr>
          <w:noProof/>
        </w:rPr>
        <w:drawing>
          <wp:inline distT="0" distB="0" distL="0" distR="0" wp14:anchorId="74F4A7B5" wp14:editId="68D2CB54">
            <wp:extent cx="5760720" cy="536575"/>
            <wp:effectExtent l="0" t="0" r="0" b="0"/>
            <wp:docPr id="1498256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093C" w14:textId="77777777" w:rsidR="00E87822" w:rsidRDefault="00E87822" w:rsidP="00E8782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 xml:space="preserve">혹은 </w:t>
      </w:r>
    </w:p>
    <w:p w14:paraId="01942807" w14:textId="77777777" w:rsidR="00E87822" w:rsidRDefault="00E87822" w:rsidP="00E8782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/</w:t>
      </w:r>
      <w:proofErr w:type="gramStart"/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export</w:t>
      </w:r>
      <w:proofErr w:type="gramEnd"/>
    </w:p>
    <w:p w14:paraId="2BD0573B" w14:textId="77777777" w:rsidR="00E87822" w:rsidRDefault="00E87822" w:rsidP="00E8782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72AF3F3C" w14:textId="77777777" w:rsidR="00E87822" w:rsidRDefault="00E87822" w:rsidP="00E87822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4819CD1B" w14:textId="77777777" w:rsidR="00E87822" w:rsidRDefault="00E87822" w:rsidP="00E87822">
      <w:pPr>
        <w:spacing w:after="60"/>
      </w:pPr>
      <w:r w:rsidRPr="005E22C4">
        <w:rPr>
          <w:noProof/>
        </w:rPr>
        <w:lastRenderedPageBreak/>
        <w:drawing>
          <wp:inline distT="0" distB="0" distL="0" distR="0" wp14:anchorId="79CF4A07" wp14:editId="2057D9B1">
            <wp:extent cx="6121400" cy="3193415"/>
            <wp:effectExtent l="0" t="0" r="0" b="6985"/>
            <wp:docPr id="292874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13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610C" w14:textId="77777777" w:rsidR="00E87822" w:rsidRDefault="00E87822" w:rsidP="00E87822">
      <w:pPr>
        <w:spacing w:after="60"/>
      </w:pPr>
    </w:p>
    <w:p w14:paraId="0E3DD3D7" w14:textId="77777777" w:rsidR="00E87822" w:rsidRDefault="00E87822" w:rsidP="00E87822">
      <w:pPr>
        <w:widowControl/>
        <w:wordWrap/>
        <w:autoSpaceDE/>
        <w:autoSpaceDN/>
      </w:pPr>
      <w:r>
        <w:br w:type="page"/>
      </w:r>
    </w:p>
    <w:p w14:paraId="08B4D9FB" w14:textId="465EA3AA" w:rsidR="00BD50EA" w:rsidRPr="005102E0" w:rsidRDefault="00BE7026">
      <w:pPr>
        <w:pBdr>
          <w:left w:val="single" w:sz="24" w:space="10" w:color="1E7A45"/>
        </w:pBdr>
        <w:spacing w:before="180" w:after="90" w:line="268" w:lineRule="auto"/>
        <w:ind w:left="140"/>
        <w:rPr>
          <w:sz w:val="48"/>
          <w:szCs w:val="48"/>
        </w:rPr>
      </w:pPr>
      <w:r w:rsidRPr="005102E0">
        <w:rPr>
          <w:b/>
          <w:bCs/>
          <w:color w:val="1E7A45"/>
          <w:sz w:val="48"/>
          <w:szCs w:val="48"/>
        </w:rPr>
        <w:lastRenderedPageBreak/>
        <w:t xml:space="preserve">STEP </w:t>
      </w:r>
      <w:proofErr w:type="gramStart"/>
      <w:r w:rsidRPr="005102E0">
        <w:rPr>
          <w:b/>
          <w:bCs/>
          <w:color w:val="1E7A45"/>
          <w:sz w:val="48"/>
          <w:szCs w:val="48"/>
        </w:rPr>
        <w:t xml:space="preserve">4  </w:t>
      </w:r>
      <w:r w:rsidRPr="005102E0">
        <w:rPr>
          <w:b/>
          <w:bCs/>
          <w:color w:val="1F3A5F"/>
          <w:sz w:val="48"/>
          <w:szCs w:val="48"/>
        </w:rPr>
        <w:t>R</w:t>
      </w:r>
      <w:proofErr w:type="gramEnd"/>
      <w:r w:rsidRPr="005102E0">
        <w:rPr>
          <w:b/>
          <w:bCs/>
          <w:color w:val="1F3A5F"/>
          <w:sz w:val="48"/>
          <w:szCs w:val="48"/>
        </w:rPr>
        <w:t xml:space="preserve"> — Respond (응답) = GREEN</w:t>
      </w:r>
    </w:p>
    <w:p w14:paraId="2627FED0" w14:textId="77777777" w:rsidR="008B278D" w:rsidRDefault="008B278D">
      <w:pPr>
        <w:spacing w:after="80" w:line="276" w:lineRule="auto"/>
      </w:pPr>
    </w:p>
    <w:p w14:paraId="3674AEC6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proofErr w:type="spellStart"/>
      <w:r>
        <w:rPr>
          <w:rFonts w:hint="eastAsia"/>
          <w:b/>
          <w:bCs/>
          <w:color w:val="1F3A5F"/>
          <w:sz w:val="22"/>
          <w:szCs w:val="22"/>
        </w:rPr>
        <w:t>브랜치</w:t>
      </w:r>
      <w:proofErr w:type="spellEnd"/>
      <w:r>
        <w:rPr>
          <w:rFonts w:hint="eastAsia"/>
          <w:b/>
          <w:bCs/>
          <w:color w:val="1F3A5F"/>
          <w:sz w:val="22"/>
          <w:szCs w:val="22"/>
        </w:rPr>
        <w:t xml:space="preserve"> 전략</w:t>
      </w:r>
    </w:p>
    <w:p w14:paraId="3561B148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7FDAD857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main </w:t>
      </w:r>
    </w:p>
    <w:p w14:paraId="09AA82DC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>|</w:t>
      </w:r>
    </w:p>
    <w:p w14:paraId="6D6AF222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staging </w:t>
      </w: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spec</w:t>
      </w:r>
    </w:p>
    <w:p w14:paraId="3AD7F5BE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red</w:t>
      </w:r>
    </w:p>
    <w:p w14:paraId="09FB4960" w14:textId="77777777" w:rsidR="008B278D" w:rsidRPr="008B278D" w:rsidRDefault="008B278D" w:rsidP="008B278D">
      <w:pPr>
        <w:spacing w:after="80" w:line="276" w:lineRule="auto"/>
        <w:ind w:firstLine="800"/>
        <w:rPr>
          <w:b/>
          <w:bCs/>
          <w:sz w:val="28"/>
          <w:szCs w:val="28"/>
          <w:u w:val="single"/>
        </w:rPr>
      </w:pPr>
      <w:r w:rsidRPr="008B278D">
        <w:rPr>
          <w:b/>
          <w:bCs/>
          <w:sz w:val="28"/>
          <w:szCs w:val="28"/>
          <w:u w:val="single"/>
        </w:rPr>
        <w:t>–</w:t>
      </w:r>
      <w:r w:rsidRPr="008B278D">
        <w:rPr>
          <w:rFonts w:hint="eastAsia"/>
          <w:b/>
          <w:bCs/>
          <w:sz w:val="28"/>
          <w:szCs w:val="28"/>
          <w:u w:val="single"/>
        </w:rPr>
        <w:t xml:space="preserve"> green</w:t>
      </w:r>
    </w:p>
    <w:p w14:paraId="083AA911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refactoring</w:t>
      </w:r>
    </w:p>
    <w:p w14:paraId="4D74A5B3" w14:textId="77777777" w:rsidR="008B278D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proofErr w:type="spellStart"/>
      <w:r w:rsidRPr="00F66804">
        <w:rPr>
          <w:rFonts w:hint="eastAsia"/>
        </w:rPr>
        <w:t>new_features</w:t>
      </w:r>
      <w:proofErr w:type="spellEnd"/>
    </w:p>
    <w:p w14:paraId="7C5AD2E9" w14:textId="77777777" w:rsidR="008B278D" w:rsidRDefault="008B278D">
      <w:pPr>
        <w:spacing w:after="80" w:line="276" w:lineRule="auto"/>
      </w:pPr>
    </w:p>
    <w:p w14:paraId="12174E44" w14:textId="77777777" w:rsidR="005929E3" w:rsidRDefault="005929E3" w:rsidP="005929E3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23224FFC" w14:textId="77777777" w:rsidR="005929E3" w:rsidRDefault="005929E3" w:rsidP="005929E3">
      <w:pPr>
        <w:spacing w:after="80" w:line="276" w:lineRule="auto"/>
      </w:pPr>
      <w:r>
        <w:t xml:space="preserve">  main</w:t>
      </w:r>
    </w:p>
    <w:p w14:paraId="766342BF" w14:textId="77777777" w:rsidR="005929E3" w:rsidRDefault="005929E3" w:rsidP="005929E3">
      <w:pPr>
        <w:spacing w:after="80" w:line="276" w:lineRule="auto"/>
      </w:pPr>
      <w:r>
        <w:t xml:space="preserve">* </w:t>
      </w:r>
      <w:proofErr w:type="gramStart"/>
      <w:r>
        <w:t>red</w:t>
      </w:r>
      <w:proofErr w:type="gramEnd"/>
    </w:p>
    <w:p w14:paraId="59048F2C" w14:textId="77777777" w:rsidR="005929E3" w:rsidRDefault="005929E3" w:rsidP="005929E3">
      <w:pPr>
        <w:spacing w:after="80" w:line="276" w:lineRule="auto"/>
      </w:pPr>
      <w:r>
        <w:t xml:space="preserve">  spec</w:t>
      </w:r>
    </w:p>
    <w:p w14:paraId="1EF57982" w14:textId="77777777" w:rsidR="005929E3" w:rsidRDefault="005929E3" w:rsidP="005929E3">
      <w:pPr>
        <w:spacing w:after="80" w:line="276" w:lineRule="auto"/>
      </w:pPr>
      <w:r>
        <w:t xml:space="preserve">  staging</w:t>
      </w:r>
    </w:p>
    <w:p w14:paraId="4A4320A1" w14:textId="77777777" w:rsidR="005929E3" w:rsidRDefault="005929E3" w:rsidP="005929E3">
      <w:pPr>
        <w:spacing w:after="80" w:line="276" w:lineRule="auto"/>
      </w:pPr>
    </w:p>
    <w:p w14:paraId="0C47A75E" w14:textId="77777777" w:rsidR="005929E3" w:rsidRDefault="005929E3" w:rsidP="005929E3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checkout -b green</w:t>
      </w:r>
    </w:p>
    <w:p w14:paraId="33EC83B0" w14:textId="77777777" w:rsidR="005929E3" w:rsidRDefault="005929E3" w:rsidP="005929E3">
      <w:pPr>
        <w:spacing w:after="80" w:line="276" w:lineRule="auto"/>
      </w:pPr>
      <w:r>
        <w:t>Switched to a new branch 'green'</w:t>
      </w:r>
    </w:p>
    <w:p w14:paraId="1384B5CE" w14:textId="77777777" w:rsidR="005929E3" w:rsidRDefault="005929E3" w:rsidP="005929E3">
      <w:pPr>
        <w:spacing w:after="80" w:line="276" w:lineRule="auto"/>
      </w:pPr>
    </w:p>
    <w:p w14:paraId="653F6285" w14:textId="77777777" w:rsidR="005929E3" w:rsidRDefault="005929E3" w:rsidP="005929E3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4BB37B7B" w14:textId="77777777" w:rsidR="005929E3" w:rsidRDefault="005929E3" w:rsidP="005929E3">
      <w:pPr>
        <w:spacing w:after="80" w:line="276" w:lineRule="auto"/>
      </w:pPr>
      <w:r>
        <w:t xml:space="preserve">* </w:t>
      </w:r>
      <w:proofErr w:type="gramStart"/>
      <w:r>
        <w:t>green</w:t>
      </w:r>
      <w:proofErr w:type="gramEnd"/>
    </w:p>
    <w:p w14:paraId="3F94FE7E" w14:textId="77777777" w:rsidR="005929E3" w:rsidRDefault="005929E3" w:rsidP="005929E3">
      <w:pPr>
        <w:spacing w:after="80" w:line="276" w:lineRule="auto"/>
      </w:pPr>
      <w:r>
        <w:t xml:space="preserve">  main</w:t>
      </w:r>
    </w:p>
    <w:p w14:paraId="51F3F553" w14:textId="77777777" w:rsidR="005929E3" w:rsidRDefault="005929E3" w:rsidP="005929E3">
      <w:pPr>
        <w:spacing w:after="80" w:line="276" w:lineRule="auto"/>
      </w:pPr>
      <w:r>
        <w:t xml:space="preserve">  red</w:t>
      </w:r>
    </w:p>
    <w:p w14:paraId="17174AEB" w14:textId="77777777" w:rsidR="005929E3" w:rsidRDefault="005929E3" w:rsidP="005929E3">
      <w:pPr>
        <w:spacing w:after="80" w:line="276" w:lineRule="auto"/>
      </w:pPr>
      <w:r>
        <w:t xml:space="preserve">  spec</w:t>
      </w:r>
    </w:p>
    <w:p w14:paraId="73A1E412" w14:textId="77777777" w:rsidR="005929E3" w:rsidRDefault="005929E3" w:rsidP="005929E3">
      <w:pPr>
        <w:spacing w:after="80" w:line="276" w:lineRule="auto"/>
      </w:pPr>
      <w:r>
        <w:lastRenderedPageBreak/>
        <w:t xml:space="preserve">  staging</w:t>
      </w:r>
    </w:p>
    <w:p w14:paraId="24B78A6A" w14:textId="77777777" w:rsidR="005929E3" w:rsidRDefault="005929E3" w:rsidP="005929E3">
      <w:pPr>
        <w:spacing w:after="80" w:line="276" w:lineRule="auto"/>
      </w:pPr>
    </w:p>
    <w:p w14:paraId="77D80CEC" w14:textId="3045D25C" w:rsidR="008B278D" w:rsidRDefault="005929E3" w:rsidP="005929E3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</w:t>
      </w:r>
    </w:p>
    <w:p w14:paraId="156760D9" w14:textId="71D4B560" w:rsidR="005929E3" w:rsidRDefault="005929E3">
      <w:pPr>
        <w:spacing w:after="80" w:line="276" w:lineRule="auto"/>
      </w:pPr>
    </w:p>
    <w:p w14:paraId="1D1B2CB4" w14:textId="435A3CB7" w:rsidR="00BD50EA" w:rsidRDefault="00000000">
      <w:pPr>
        <w:spacing w:after="80" w:line="276" w:lineRule="auto"/>
      </w:pPr>
      <w:r>
        <w:t>질문(실패 테스트)에 '통과하는 최소 코드'로 답합니다. 1커밋 = RED 1묶음 원칙을 지킵니다 (⑤, /green-minimal Command).</w:t>
      </w:r>
    </w:p>
    <w:tbl>
      <w:tblPr>
        <w:tblpPr w:leftFromText="142" w:rightFromText="142" w:vertAnchor="text" w:horzAnchor="margin" w:tblpY="31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203ACF" w14:paraId="1AA34C10" w14:textId="77777777" w:rsidTr="00203ACF">
        <w:trPr>
          <w:tblHeader/>
        </w:trPr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F4FAC" w14:textId="77777777" w:rsidR="00203ACF" w:rsidRDefault="00203ACF" w:rsidP="00203AC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8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0769E" w14:textId="77777777" w:rsidR="00203ACF" w:rsidRDefault="00203ACF" w:rsidP="00203AC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할 일</w:t>
            </w:r>
          </w:p>
        </w:tc>
      </w:tr>
      <w:tr w:rsidR="00203ACF" w14:paraId="7B9399A9" w14:textId="77777777" w:rsidTr="00203ACF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9D24A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51781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RED 테스트 1개 선택 → 의도한 실패 확인</w:t>
            </w:r>
          </w:p>
        </w:tc>
      </w:tr>
      <w:tr w:rsidR="00203ACF" w14:paraId="3181272D" w14:textId="77777777" w:rsidTr="00203ACF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AD484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7A9FD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통과할 최소 코드만 작성 (하드코딩·</w:t>
            </w:r>
            <w:proofErr w:type="spellStart"/>
            <w:r>
              <w:rPr>
                <w:sz w:val="19"/>
                <w:szCs w:val="19"/>
              </w:rPr>
              <w:t>매직넘버</w:t>
            </w:r>
            <w:proofErr w:type="spellEnd"/>
            <w:r>
              <w:rPr>
                <w:sz w:val="19"/>
                <w:szCs w:val="19"/>
              </w:rPr>
              <w:t xml:space="preserve"> 금지)</w:t>
            </w:r>
          </w:p>
        </w:tc>
      </w:tr>
      <w:tr w:rsidR="00203ACF" w14:paraId="06867319" w14:textId="77777777" w:rsidTr="00203ACF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8C223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C9BEC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동일 테스트 재실행 → PASS 확인</w:t>
            </w:r>
          </w:p>
        </w:tc>
      </w:tr>
      <w:tr w:rsidR="00203ACF" w14:paraId="05983FD5" w14:textId="77777777" w:rsidTr="00203ACF">
        <w:tc>
          <w:tcPr>
            <w:tcW w:w="7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A28B2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831B9" w14:textId="77777777" w:rsidR="00203ACF" w:rsidRDefault="00203ACF" w:rsidP="00203ACF">
            <w:pPr>
              <w:spacing w:line="252" w:lineRule="auto"/>
            </w:pPr>
            <w:r>
              <w:rPr>
                <w:sz w:val="19"/>
                <w:szCs w:val="19"/>
              </w:rPr>
              <w:t xml:space="preserve">git commit (Conventional Commit) — 한 </w:t>
            </w:r>
            <w:proofErr w:type="spellStart"/>
            <w:r>
              <w:rPr>
                <w:sz w:val="19"/>
                <w:szCs w:val="19"/>
              </w:rPr>
              <w:t>커밋에</w:t>
            </w:r>
            <w:proofErr w:type="spellEnd"/>
            <w:r>
              <w:rPr>
                <w:sz w:val="19"/>
                <w:szCs w:val="19"/>
              </w:rPr>
              <w:t xml:space="preserve"> 모든 RED 해결 금지</w:t>
            </w:r>
          </w:p>
        </w:tc>
      </w:tr>
    </w:tbl>
    <w:p w14:paraId="05C72084" w14:textId="77777777" w:rsidR="00203ACF" w:rsidRDefault="00203ACF">
      <w:pPr>
        <w:spacing w:after="80" w:line="276" w:lineRule="auto"/>
      </w:pPr>
    </w:p>
    <w:p w14:paraId="14E905E3" w14:textId="3C3EA2F5" w:rsidR="00203ACF" w:rsidRPr="00BE7026" w:rsidRDefault="00BE7026" w:rsidP="00203ACF">
      <w:pPr>
        <w:spacing w:after="80" w:line="276" w:lineRule="auto"/>
        <w:rPr>
          <w:b/>
          <w:bCs/>
          <w:color w:val="1E7A45"/>
          <w:sz w:val="48"/>
          <w:szCs w:val="48"/>
        </w:rPr>
      </w:pPr>
      <w:r w:rsidRPr="005102E0">
        <w:rPr>
          <w:b/>
          <w:bCs/>
          <w:color w:val="1E7A45"/>
          <w:sz w:val="48"/>
          <w:szCs w:val="48"/>
        </w:rPr>
        <w:t xml:space="preserve">STEP </w:t>
      </w:r>
      <w:proofErr w:type="gramStart"/>
      <w:r w:rsidRPr="005102E0">
        <w:rPr>
          <w:b/>
          <w:bCs/>
          <w:color w:val="1E7A45"/>
          <w:sz w:val="48"/>
          <w:szCs w:val="48"/>
        </w:rPr>
        <w:t xml:space="preserve">4  </w:t>
      </w:r>
      <w:r>
        <w:rPr>
          <w:rFonts w:hint="eastAsia"/>
          <w:b/>
          <w:bCs/>
          <w:color w:val="1E7A45"/>
          <w:sz w:val="48"/>
          <w:szCs w:val="48"/>
        </w:rPr>
        <w:t>-</w:t>
      </w:r>
      <w:proofErr w:type="gramEnd"/>
      <w:r>
        <w:rPr>
          <w:rFonts w:hint="eastAsia"/>
          <w:b/>
          <w:bCs/>
          <w:color w:val="1E7A45"/>
          <w:sz w:val="48"/>
          <w:szCs w:val="48"/>
        </w:rPr>
        <w:t xml:space="preserve">1 </w:t>
      </w:r>
      <w:r w:rsidR="00203ACF" w:rsidRPr="00BE7026">
        <w:rPr>
          <w:b/>
          <w:bCs/>
          <w:color w:val="1E7A45"/>
          <w:sz w:val="48"/>
          <w:szCs w:val="48"/>
        </w:rPr>
        <w:t>GREEN 최소 구현 (1커밋 = RED 1묶음)</w:t>
      </w:r>
    </w:p>
    <w:p w14:paraId="4A93923B" w14:textId="77777777" w:rsidR="00203ACF" w:rsidRDefault="00203ACF" w:rsidP="00203ACF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Agent</w:t>
      </w:r>
      <w:r w:rsidRPr="00203ACF">
        <w:br/>
      </w:r>
      <w:r w:rsidRPr="00203ACF">
        <w:rPr>
          <w:b/>
          <w:bCs/>
        </w:rPr>
        <w:t>Command:</w:t>
      </w:r>
      <w:r w:rsidRPr="00203ACF">
        <w:t> /green-minimal</w:t>
      </w:r>
      <w:r w:rsidRPr="00203ACF">
        <w:br/>
      </w:r>
      <w:proofErr w:type="spellStart"/>
      <w:r w:rsidRPr="00203ACF">
        <w:rPr>
          <w:b/>
          <w:bCs/>
        </w:rPr>
        <w:t>브랜치</w:t>
      </w:r>
      <w:proofErr w:type="spellEnd"/>
      <w:r w:rsidRPr="00203ACF">
        <w:rPr>
          <w:b/>
          <w:bCs/>
        </w:rPr>
        <w:t>:</w:t>
      </w:r>
      <w:r w:rsidRPr="00203ACF">
        <w:t> green</w:t>
      </w:r>
    </w:p>
    <w:p w14:paraId="413B20EA" w14:textId="35E80D4B" w:rsidR="00203ACF" w:rsidRP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1A5DC730" w14:textId="77777777" w:rsidR="00203ACF" w:rsidRPr="00203ACF" w:rsidRDefault="00203ACF" w:rsidP="00203ACF">
      <w:pPr>
        <w:spacing w:after="80" w:line="276" w:lineRule="auto"/>
      </w:pPr>
      <w:r w:rsidRPr="00203ACF">
        <w:t>/</w:t>
      </w:r>
      <w:proofErr w:type="gramStart"/>
      <w:r w:rsidRPr="00203ACF">
        <w:t>green</w:t>
      </w:r>
      <w:proofErr w:type="gramEnd"/>
      <w:r w:rsidRPr="00203ACF">
        <w:t>-minimal</w:t>
      </w:r>
    </w:p>
    <w:p w14:paraId="1AAF498B" w14:textId="77777777" w:rsidR="00203ACF" w:rsidRPr="00203ACF" w:rsidRDefault="00203ACF" w:rsidP="00203ACF">
      <w:pPr>
        <w:spacing w:after="80" w:line="276" w:lineRule="auto"/>
      </w:pPr>
      <w:r w:rsidRPr="00203ACF">
        <w:t>Phase: green | Layer: entity | Track: Logic</w:t>
      </w:r>
    </w:p>
    <w:p w14:paraId="51A50973" w14:textId="77777777" w:rsidR="00203ACF" w:rsidRPr="00203ACF" w:rsidRDefault="00203ACF" w:rsidP="00203ACF">
      <w:pPr>
        <w:spacing w:after="80" w:line="276" w:lineRule="auto"/>
      </w:pPr>
      <w:r w:rsidRPr="00203ACF">
        <w:t>RED 대상: D-LOC-01 (tests/entity/test_d_loc_01.py)</w:t>
      </w:r>
    </w:p>
    <w:p w14:paraId="43686435" w14:textId="77777777" w:rsidR="00203ACF" w:rsidRPr="00203ACF" w:rsidRDefault="00203ACF" w:rsidP="00203ACF">
      <w:pPr>
        <w:spacing w:after="80" w:line="276" w:lineRule="auto"/>
      </w:pPr>
      <w:r w:rsidRPr="00203ACF">
        <w:t>1. RED 재확인 — 의도적 fail/</w:t>
      </w:r>
      <w:proofErr w:type="spellStart"/>
      <w:r w:rsidRPr="00203ACF">
        <w:t>pytest.fail</w:t>
      </w:r>
      <w:proofErr w:type="spellEnd"/>
      <w:r w:rsidRPr="00203ACF">
        <w:t xml:space="preserve"> 상태인지 </w:t>
      </w:r>
      <w:proofErr w:type="spellStart"/>
      <w:r w:rsidRPr="00203ACF">
        <w:t>pytest</w:t>
      </w:r>
      <w:proofErr w:type="spellEnd"/>
      <w:r w:rsidRPr="00203ACF">
        <w:t xml:space="preserve"> 실행</w:t>
      </w:r>
    </w:p>
    <w:p w14:paraId="16D92085" w14:textId="77777777" w:rsidR="00203ACF" w:rsidRPr="00203ACF" w:rsidRDefault="00203ACF" w:rsidP="00203ACF">
      <w:pPr>
        <w:spacing w:after="80" w:line="276" w:lineRule="auto"/>
      </w:pPr>
      <w:r w:rsidRPr="00203ACF">
        <w:t xml:space="preserve">2. </w:t>
      </w:r>
      <w:proofErr w:type="spellStart"/>
      <w:r w:rsidRPr="00203ACF">
        <w:t>src</w:t>
      </w:r>
      <w:proofErr w:type="spellEnd"/>
      <w:r w:rsidRPr="00203ACF">
        <w:t>/</w:t>
      </w:r>
      <w:proofErr w:type="gramStart"/>
      <w:r w:rsidRPr="00203ACF">
        <w:t xml:space="preserve">entity/ </w:t>
      </w:r>
      <w:proofErr w:type="spellStart"/>
      <w:r w:rsidRPr="00203ACF">
        <w:t>에</w:t>
      </w:r>
      <w:proofErr w:type="spellEnd"/>
      <w:proofErr w:type="gramEnd"/>
      <w:r w:rsidRPr="00203ACF">
        <w:t xml:space="preserve"> </w:t>
      </w:r>
      <w:proofErr w:type="spellStart"/>
      <w:r w:rsidRPr="00203ACF">
        <w:t>find_blank_coords</w:t>
      </w:r>
      <w:proofErr w:type="spellEnd"/>
      <w:r w:rsidRPr="00203ACF">
        <w:t>() 최소 구현</w:t>
      </w:r>
    </w:p>
    <w:p w14:paraId="22C14AEF" w14:textId="77777777" w:rsidR="00203ACF" w:rsidRPr="00203ACF" w:rsidRDefault="00203ACF" w:rsidP="00203ACF">
      <w:pPr>
        <w:spacing w:after="80" w:line="276" w:lineRule="auto"/>
      </w:pPr>
      <w:r w:rsidRPr="00203ACF">
        <w:t xml:space="preserve">   - 하드코딩·</w:t>
      </w:r>
      <w:proofErr w:type="spellStart"/>
      <w:r w:rsidRPr="00203ACF">
        <w:t>매직넘버</w:t>
      </w:r>
      <w:proofErr w:type="spellEnd"/>
      <w:r w:rsidRPr="00203ACF">
        <w:t xml:space="preserve"> 금지 → entity/constants.py SSOT</w:t>
      </w:r>
    </w:p>
    <w:p w14:paraId="6C648AA3" w14:textId="77777777" w:rsidR="00203ACF" w:rsidRPr="00203ACF" w:rsidRDefault="00203ACF" w:rsidP="00203ACF">
      <w:pPr>
        <w:spacing w:after="80" w:line="276" w:lineRule="auto"/>
      </w:pPr>
      <w:r w:rsidRPr="00203ACF">
        <w:lastRenderedPageBreak/>
        <w:t xml:space="preserve">   - E001~E005 raise/return 금지</w:t>
      </w:r>
    </w:p>
    <w:p w14:paraId="68278AEB" w14:textId="77777777" w:rsidR="00203ACF" w:rsidRPr="00203ACF" w:rsidRDefault="00203ACF" w:rsidP="00203ACF">
      <w:pPr>
        <w:spacing w:after="80" w:line="276" w:lineRule="auto"/>
      </w:pPr>
      <w:r w:rsidRPr="00203ACF">
        <w:t xml:space="preserve">   - ECB: entity는 boundary/control import 금지</w:t>
      </w:r>
    </w:p>
    <w:p w14:paraId="50095560" w14:textId="77777777" w:rsidR="00203ACF" w:rsidRPr="00203ACF" w:rsidRDefault="00203ACF" w:rsidP="00203ACF">
      <w:pPr>
        <w:spacing w:after="80" w:line="276" w:lineRule="auto"/>
      </w:pPr>
      <w:r w:rsidRPr="00203ACF">
        <w:t xml:space="preserve">3. RED </w:t>
      </w:r>
      <w:proofErr w:type="spellStart"/>
      <w:r w:rsidRPr="00203ACF">
        <w:t>스켈레톤의</w:t>
      </w:r>
      <w:proofErr w:type="spellEnd"/>
      <w:r w:rsidRPr="00203ACF">
        <w:t xml:space="preserve"> </w:t>
      </w:r>
      <w:proofErr w:type="spellStart"/>
      <w:proofErr w:type="gramStart"/>
      <w:r w:rsidRPr="00203ACF">
        <w:t>pytest.fail</w:t>
      </w:r>
      <w:proofErr w:type="spellEnd"/>
      <w:proofErr w:type="gramEnd"/>
      <w:r w:rsidRPr="00203ACF">
        <w:t xml:space="preserve"> 제거 → 실제 assert로 교체</w:t>
      </w:r>
    </w:p>
    <w:p w14:paraId="111D3552" w14:textId="77777777" w:rsidR="00203ACF" w:rsidRPr="00203ACF" w:rsidRDefault="00203ACF" w:rsidP="00203ACF">
      <w:pPr>
        <w:spacing w:after="80" w:line="276" w:lineRule="auto"/>
      </w:pPr>
      <w:r w:rsidRPr="00203ACF">
        <w:t>4. PASS 확인:</w:t>
      </w:r>
    </w:p>
    <w:p w14:paraId="28933E6B" w14:textId="77777777" w:rsidR="00203ACF" w:rsidRPr="00203ACF" w:rsidRDefault="00203ACF" w:rsidP="00203ACF">
      <w:pPr>
        <w:spacing w:after="80" w:line="276" w:lineRule="auto"/>
      </w:pPr>
      <w:r w:rsidRPr="00203ACF">
        <w:t xml:space="preserve">   python -m </w:t>
      </w:r>
      <w:proofErr w:type="spellStart"/>
      <w:r w:rsidRPr="00203ACF">
        <w:t>pytest</w:t>
      </w:r>
      <w:proofErr w:type="spellEnd"/>
      <w:r w:rsidRPr="00203ACF">
        <w:t xml:space="preserve"> </w:t>
      </w:r>
      <w:proofErr w:type="gramStart"/>
      <w:r w:rsidRPr="00203ACF">
        <w:t>tests/entity/test_d_loc_01.py::</w:t>
      </w:r>
      <w:proofErr w:type="gramEnd"/>
      <w:r w:rsidRPr="00203ACF">
        <w:t>test_d_loc_01_blank_coords_row_major -v</w:t>
      </w:r>
    </w:p>
    <w:p w14:paraId="33CE481E" w14:textId="77777777" w:rsidR="00203ACF" w:rsidRPr="00203ACF" w:rsidRDefault="00203ACF" w:rsidP="00203ACF">
      <w:pPr>
        <w:spacing w:after="80" w:line="276" w:lineRule="auto"/>
      </w:pPr>
      <w:r w:rsidRPr="00203ACF">
        <w:t xml:space="preserve">   python -m </w:t>
      </w:r>
      <w:proofErr w:type="spellStart"/>
      <w:r w:rsidRPr="00203ACF">
        <w:t>pytest</w:t>
      </w:r>
      <w:proofErr w:type="spellEnd"/>
      <w:r w:rsidRPr="00203ACF">
        <w:t xml:space="preserve"> tests/entity/test_d_loc_01.py -v</w:t>
      </w:r>
    </w:p>
    <w:p w14:paraId="0BB1780D" w14:textId="77777777" w:rsidR="00203ACF" w:rsidRPr="00203ACF" w:rsidRDefault="00203ACF" w:rsidP="00203ACF">
      <w:pPr>
        <w:spacing w:after="80" w:line="276" w:lineRule="auto"/>
      </w:pPr>
      <w:r w:rsidRPr="00203ACF">
        <w:t xml:space="preserve">5. (선택) REPL </w:t>
      </w:r>
      <w:proofErr w:type="spellStart"/>
      <w:r w:rsidRPr="00203ACF">
        <w:t>스모크</w:t>
      </w:r>
      <w:proofErr w:type="spellEnd"/>
      <w:r w:rsidRPr="00203ACF">
        <w:t xml:space="preserve"> — G1 입력 vs Then [(2,2</w:t>
      </w:r>
      <w:proofErr w:type="gramStart"/>
      <w:r w:rsidRPr="00203ACF">
        <w:t>),(</w:t>
      </w:r>
      <w:proofErr w:type="gramEnd"/>
      <w:r w:rsidRPr="00203ACF">
        <w:t>3,3)]</w:t>
      </w:r>
    </w:p>
    <w:p w14:paraId="32573356" w14:textId="77777777" w:rsidR="00203ACF" w:rsidRPr="00203ACF" w:rsidRDefault="00203ACF" w:rsidP="00203ACF">
      <w:pPr>
        <w:spacing w:after="80" w:line="276" w:lineRule="auto"/>
      </w:pPr>
      <w:r w:rsidRPr="00203ACF">
        <w:t>금지: 이번 RED 묶음 외 ID 동시 해결, REFACTOR, assert 완화</w:t>
      </w:r>
    </w:p>
    <w:p w14:paraId="56592EF3" w14:textId="77777777" w:rsidR="00203ACF" w:rsidRPr="00203ACF" w:rsidRDefault="00203ACF" w:rsidP="00203ACF">
      <w:pPr>
        <w:spacing w:after="80" w:line="276" w:lineRule="auto"/>
      </w:pPr>
      <w:r w:rsidRPr="00203ACF">
        <w:t>보고: PASS Test ID · 변경 파일 · 회귀 실패 시 즉시 수정</w:t>
      </w:r>
    </w:p>
    <w:p w14:paraId="366B0FC6" w14:textId="77777777" w:rsidR="00203ACF" w:rsidRDefault="00203ACF" w:rsidP="00203ACF">
      <w:pPr>
        <w:spacing w:after="80" w:line="276" w:lineRule="auto"/>
      </w:pPr>
      <w:r w:rsidRPr="00203ACF">
        <w:t>git commit은 내가 요청할 때만.</w:t>
      </w:r>
    </w:p>
    <w:p w14:paraId="5AEC515B" w14:textId="7000D8D0" w:rsid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58FF28EF" w14:textId="77777777" w:rsidR="00FD6502" w:rsidRDefault="00FD6502" w:rsidP="00203ACF">
      <w:pPr>
        <w:spacing w:after="80" w:line="276" w:lineRule="auto"/>
      </w:pPr>
    </w:p>
    <w:p w14:paraId="4D98394F" w14:textId="28F45592" w:rsidR="00FD6502" w:rsidRDefault="00FD6502" w:rsidP="00203ACF">
      <w:pPr>
        <w:spacing w:after="80" w:line="276" w:lineRule="auto"/>
      </w:pPr>
      <w:r w:rsidRPr="00FD6502">
        <w:rPr>
          <w:noProof/>
        </w:rPr>
        <w:drawing>
          <wp:inline distT="0" distB="0" distL="0" distR="0" wp14:anchorId="40838B18" wp14:editId="781FF542">
            <wp:extent cx="6121400" cy="3034665"/>
            <wp:effectExtent l="0" t="0" r="0" b="0"/>
            <wp:docPr id="13497592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924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A2D6" w14:textId="77777777" w:rsidR="00FD6502" w:rsidRDefault="00FD6502" w:rsidP="00203ACF">
      <w:pPr>
        <w:spacing w:after="80" w:line="276" w:lineRule="auto"/>
      </w:pPr>
    </w:p>
    <w:p w14:paraId="6989D7A5" w14:textId="77777777" w:rsidR="00FD6502" w:rsidRPr="00FD6502" w:rsidRDefault="00FD6502" w:rsidP="00FD6502">
      <w:pPr>
        <w:spacing w:after="80" w:line="276" w:lineRule="auto"/>
        <w:rPr>
          <w:b/>
          <w:bCs/>
        </w:rPr>
      </w:pPr>
      <w:r w:rsidRPr="00FD6502">
        <w:rPr>
          <w:b/>
          <w:bCs/>
        </w:rPr>
        <w:t>변경 파일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6389"/>
      </w:tblGrid>
      <w:tr w:rsidR="00FD6502" w:rsidRPr="00FD6502" w14:paraId="1DF1E8CD" w14:textId="77777777" w:rsidTr="00FD6502">
        <w:trPr>
          <w:tblHeader/>
        </w:trPr>
        <w:tc>
          <w:tcPr>
            <w:tcW w:w="168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2D48B" w14:textId="77777777" w:rsidR="00FD6502" w:rsidRPr="00FD6502" w:rsidRDefault="00FD6502" w:rsidP="00FD6502">
            <w:pPr>
              <w:spacing w:after="80" w:line="276" w:lineRule="auto"/>
              <w:rPr>
                <w:b/>
                <w:bCs/>
              </w:rPr>
            </w:pPr>
            <w:r w:rsidRPr="00FD6502">
              <w:rPr>
                <w:b/>
                <w:bCs/>
              </w:rPr>
              <w:t>파일</w:t>
            </w:r>
          </w:p>
        </w:tc>
        <w:tc>
          <w:tcPr>
            <w:tcW w:w="331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40BF27" w14:textId="77777777" w:rsidR="00FD6502" w:rsidRPr="00FD6502" w:rsidRDefault="00FD6502" w:rsidP="00FD6502">
            <w:pPr>
              <w:spacing w:after="80" w:line="276" w:lineRule="auto"/>
              <w:rPr>
                <w:b/>
                <w:bCs/>
              </w:rPr>
            </w:pPr>
            <w:r w:rsidRPr="00FD6502">
              <w:rPr>
                <w:b/>
                <w:bCs/>
              </w:rPr>
              <w:t>내용</w:t>
            </w:r>
          </w:p>
        </w:tc>
      </w:tr>
      <w:tr w:rsidR="00FD6502" w:rsidRPr="00FD6502" w14:paraId="5B165D01" w14:textId="77777777" w:rsidTr="00FD6502">
        <w:tc>
          <w:tcPr>
            <w:tcW w:w="16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CCBB3" w14:textId="77777777" w:rsidR="00FD6502" w:rsidRPr="00FD6502" w:rsidRDefault="00FD6502" w:rsidP="00FD6502">
            <w:pPr>
              <w:spacing w:after="80" w:line="276" w:lineRule="auto"/>
            </w:pPr>
            <w:r w:rsidRPr="00FD6502">
              <w:t>src/entity/find_blank_coords.py</w:t>
            </w:r>
          </w:p>
        </w:tc>
        <w:tc>
          <w:tcPr>
            <w:tcW w:w="33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F79F4" w14:textId="77777777" w:rsidR="00FD6502" w:rsidRPr="00FD6502" w:rsidRDefault="00FD6502" w:rsidP="00FD6502">
            <w:pPr>
              <w:spacing w:after="80" w:line="276" w:lineRule="auto"/>
            </w:pPr>
            <w:r w:rsidRPr="00FD6502">
              <w:rPr>
                <w:b/>
                <w:bCs/>
              </w:rPr>
              <w:t>신규</w:t>
            </w:r>
            <w:r w:rsidRPr="00FD6502">
              <w:t> — row-major 순회, 1-index 좌표 반환</w:t>
            </w:r>
          </w:p>
        </w:tc>
      </w:tr>
      <w:tr w:rsidR="00FD6502" w:rsidRPr="00FD6502" w14:paraId="21BFDA50" w14:textId="77777777" w:rsidTr="00FD6502">
        <w:tc>
          <w:tcPr>
            <w:tcW w:w="16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AE7A1" w14:textId="77777777" w:rsidR="00FD6502" w:rsidRPr="00FD6502" w:rsidRDefault="00FD6502" w:rsidP="00FD6502">
            <w:pPr>
              <w:spacing w:after="80" w:line="276" w:lineRule="auto"/>
            </w:pPr>
            <w:r w:rsidRPr="00FD6502">
              <w:lastRenderedPageBreak/>
              <w:t>src/entity/constants.py</w:t>
            </w:r>
          </w:p>
        </w:tc>
        <w:tc>
          <w:tcPr>
            <w:tcW w:w="33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4AD0E" w14:textId="77777777" w:rsidR="00FD6502" w:rsidRPr="00FD6502" w:rsidRDefault="00FD6502" w:rsidP="00FD6502">
            <w:pPr>
              <w:spacing w:after="80" w:line="276" w:lineRule="auto"/>
            </w:pPr>
            <w:r w:rsidRPr="00FD6502">
              <w:t>BLANK_CELL = 0 추가</w:t>
            </w:r>
          </w:p>
        </w:tc>
      </w:tr>
      <w:tr w:rsidR="00FD6502" w:rsidRPr="00FD6502" w14:paraId="7FD08628" w14:textId="77777777" w:rsidTr="00FD6502">
        <w:tc>
          <w:tcPr>
            <w:tcW w:w="168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26FBF0" w14:textId="77777777" w:rsidR="00FD6502" w:rsidRPr="00FD6502" w:rsidRDefault="00FD6502" w:rsidP="00FD6502">
            <w:pPr>
              <w:spacing w:after="80" w:line="276" w:lineRule="auto"/>
            </w:pPr>
            <w:r w:rsidRPr="00FD6502">
              <w:t>tests/entity/test_d_loc_01.py</w:t>
            </w:r>
          </w:p>
        </w:tc>
        <w:tc>
          <w:tcPr>
            <w:tcW w:w="331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C0DF6" w14:textId="77777777" w:rsidR="00FD6502" w:rsidRPr="00FD6502" w:rsidRDefault="00FD6502" w:rsidP="00FD6502">
            <w:pPr>
              <w:spacing w:after="80" w:line="276" w:lineRule="auto"/>
            </w:pPr>
            <w:proofErr w:type="spellStart"/>
            <w:proofErr w:type="gramStart"/>
            <w:r w:rsidRPr="00FD6502">
              <w:t>pytest.fail</w:t>
            </w:r>
            <w:proofErr w:type="spellEnd"/>
            <w:proofErr w:type="gramEnd"/>
            <w:r w:rsidRPr="00FD6502">
              <w:t xml:space="preserve"> → assert </w:t>
            </w:r>
            <w:proofErr w:type="spellStart"/>
            <w:r w:rsidRPr="00FD6502">
              <w:t>find_blank_coords</w:t>
            </w:r>
            <w:proofErr w:type="spellEnd"/>
            <w:r w:rsidRPr="00FD6502">
              <w:t>(grid_g1) == [(2, 3), (4, 4)]</w:t>
            </w:r>
          </w:p>
        </w:tc>
      </w:tr>
    </w:tbl>
    <w:p w14:paraId="415096D7" w14:textId="577F739B" w:rsidR="005929E3" w:rsidRDefault="005929E3" w:rsidP="00203ACF">
      <w:pPr>
        <w:spacing w:after="80" w:line="276" w:lineRule="auto"/>
      </w:pPr>
    </w:p>
    <w:p w14:paraId="557622A0" w14:textId="77777777" w:rsidR="00904B70" w:rsidRPr="00904B70" w:rsidRDefault="00904B70" w:rsidP="00904B70">
      <w:pPr>
        <w:spacing w:after="80" w:line="276" w:lineRule="auto"/>
        <w:rPr>
          <w:b/>
          <w:bCs/>
        </w:rPr>
      </w:pPr>
      <w:r w:rsidRPr="00904B70">
        <w:rPr>
          <w:b/>
          <w:bCs/>
        </w:rPr>
        <w:t>(선택) dev 의존성 설치</w:t>
      </w:r>
    </w:p>
    <w:p w14:paraId="301B27E5" w14:textId="77777777" w:rsidR="00904B70" w:rsidRPr="00904B70" w:rsidRDefault="00904B70" w:rsidP="00904B70">
      <w:pPr>
        <w:spacing w:after="80" w:line="276" w:lineRule="auto"/>
      </w:pPr>
      <w:r w:rsidRPr="00904B70">
        <w:t>다른 환경에서 처음 세팅할 때:</w:t>
      </w:r>
    </w:p>
    <w:p w14:paraId="1CD658E1" w14:textId="77777777" w:rsidR="00904B70" w:rsidRPr="00904B70" w:rsidRDefault="00904B70" w:rsidP="00904B70">
      <w:pPr>
        <w:spacing w:after="80" w:line="276" w:lineRule="auto"/>
      </w:pPr>
      <w:r w:rsidRPr="00904B70">
        <w:t xml:space="preserve">pip install -e </w:t>
      </w:r>
      <w:proofErr w:type="gramStart"/>
      <w:r w:rsidRPr="00904B70">
        <w:t>".[</w:t>
      </w:r>
      <w:proofErr w:type="gramEnd"/>
      <w:r w:rsidRPr="00904B70">
        <w:t xml:space="preserve">dev]" </w:t>
      </w:r>
      <w:proofErr w:type="spellStart"/>
      <w:r w:rsidRPr="00904B70">
        <w:t>pytest-cov</w:t>
      </w:r>
      <w:proofErr w:type="spellEnd"/>
    </w:p>
    <w:p w14:paraId="57129225" w14:textId="77777777" w:rsidR="00904B70" w:rsidRPr="00904B70" w:rsidRDefault="00904B70" w:rsidP="00203ACF">
      <w:pPr>
        <w:spacing w:after="80" w:line="276" w:lineRule="auto"/>
      </w:pPr>
    </w:p>
    <w:p w14:paraId="32CE144C" w14:textId="77777777" w:rsidR="00904B70" w:rsidRPr="00904B70" w:rsidRDefault="00904B70" w:rsidP="00904B70">
      <w:pPr>
        <w:spacing w:after="80" w:line="276" w:lineRule="auto"/>
        <w:rPr>
          <w:b/>
          <w:bCs/>
        </w:rPr>
      </w:pPr>
      <w:r w:rsidRPr="00904B70">
        <w:rPr>
          <w:b/>
          <w:bCs/>
        </w:rPr>
        <w:t>기본 테스트</w:t>
      </w:r>
    </w:p>
    <w:p w14:paraId="26ED6654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프로젝트 루트에서 실행</w:t>
      </w:r>
    </w:p>
    <w:p w14:paraId="7C7B5943" w14:textId="77777777" w:rsidR="00904B70" w:rsidRPr="00904B70" w:rsidRDefault="00904B70" w:rsidP="00904B70">
      <w:pPr>
        <w:spacing w:after="80" w:line="276" w:lineRule="auto"/>
      </w:pPr>
      <w:r w:rsidRPr="00904B70">
        <w:t>cd c:/DEV/MagicSquare_1004</w:t>
      </w:r>
    </w:p>
    <w:p w14:paraId="231C5AC0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전체 테스트</w:t>
      </w:r>
    </w:p>
    <w:p w14:paraId="11D23186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 -v</w:t>
      </w:r>
    </w:p>
    <w:p w14:paraId="47C296E1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Track B (entity)만</w:t>
      </w:r>
    </w:p>
    <w:p w14:paraId="0F230E3B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tests/entity/ -v</w:t>
      </w:r>
    </w:p>
    <w:p w14:paraId="4EE5B4C4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D-LOC-01 단일 테스트</w:t>
      </w:r>
    </w:p>
    <w:p w14:paraId="5D549A0B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</w:t>
      </w:r>
      <w:proofErr w:type="gramStart"/>
      <w:r w:rsidRPr="00904B70">
        <w:t>tests/entity/test_d_loc_01.py::</w:t>
      </w:r>
      <w:proofErr w:type="gramEnd"/>
      <w:r w:rsidRPr="00904B70">
        <w:t>test_d_loc_01_blank_coords_row_major -v</w:t>
      </w:r>
    </w:p>
    <w:p w14:paraId="11A685D8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D-LOC-01 파일 전체</w:t>
      </w:r>
    </w:p>
    <w:p w14:paraId="3C696DE2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tests/entity/test_d_loc_01.py -v</w:t>
      </w:r>
    </w:p>
    <w:p w14:paraId="33A95CB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 xml:space="preserve"># </w:t>
      </w:r>
      <w:proofErr w:type="spellStart"/>
      <w:r w:rsidRPr="00904B70">
        <w:rPr>
          <w:i/>
          <w:iCs/>
        </w:rPr>
        <w:t>validate_lines</w:t>
      </w:r>
      <w:proofErr w:type="spellEnd"/>
      <w:r w:rsidRPr="00904B70">
        <w:rPr>
          <w:i/>
          <w:iCs/>
        </w:rPr>
        <w:t xml:space="preserve"> (세션 3)</w:t>
      </w:r>
    </w:p>
    <w:p w14:paraId="03564AEC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tests/test_validate_lines.py -v</w:t>
      </w:r>
    </w:p>
    <w:p w14:paraId="2084F7EF" w14:textId="77777777" w:rsidR="00904B70" w:rsidRPr="00904B70" w:rsidRDefault="00904B70" w:rsidP="00904B70">
      <w:pPr>
        <w:spacing w:after="80" w:line="276" w:lineRule="auto"/>
        <w:rPr>
          <w:b/>
          <w:bCs/>
        </w:rPr>
      </w:pPr>
      <w:r w:rsidRPr="00904B70">
        <w:rPr>
          <w:b/>
          <w:bCs/>
        </w:rPr>
        <w:t>커버리지 — 터미널</w:t>
      </w:r>
    </w:p>
    <w:p w14:paraId="2828482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 xml:space="preserve"># 전체 테스트 + </w:t>
      </w:r>
      <w:proofErr w:type="spellStart"/>
      <w:r w:rsidRPr="00904B70">
        <w:rPr>
          <w:i/>
          <w:iCs/>
        </w:rPr>
        <w:t>src</w:t>
      </w:r>
      <w:proofErr w:type="spellEnd"/>
      <w:r w:rsidRPr="00904B70">
        <w:rPr>
          <w:i/>
          <w:iCs/>
        </w:rPr>
        <w:t xml:space="preserve"> 커버리지 (</w:t>
      </w:r>
      <w:proofErr w:type="spellStart"/>
      <w:r w:rsidRPr="00904B70">
        <w:rPr>
          <w:i/>
          <w:iCs/>
        </w:rPr>
        <w:t>미실행</w:t>
      </w:r>
      <w:proofErr w:type="spellEnd"/>
      <w:r w:rsidRPr="00904B70">
        <w:rPr>
          <w:i/>
          <w:iCs/>
        </w:rPr>
        <w:t xml:space="preserve"> 줄 표시)</w:t>
      </w:r>
    </w:p>
    <w:p w14:paraId="2C646F63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 --</w:t>
      </w:r>
      <w:proofErr w:type="spellStart"/>
      <w:r w:rsidRPr="00904B70">
        <w:t>cov</w:t>
      </w:r>
      <w:proofErr w:type="spellEnd"/>
      <w:r w:rsidRPr="00904B70">
        <w:t>=</w:t>
      </w:r>
      <w:proofErr w:type="spellStart"/>
      <w:r w:rsidRPr="00904B70">
        <w:t>src</w:t>
      </w:r>
      <w:proofErr w:type="spell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-report=term-missing -v</w:t>
      </w:r>
    </w:p>
    <w:p w14:paraId="2411E86E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entity 테스트만 (D-LOC-01 GREEN 확인용)</w:t>
      </w:r>
    </w:p>
    <w:p w14:paraId="5E0E9807" w14:textId="77777777" w:rsidR="00904B70" w:rsidRPr="00904B70" w:rsidRDefault="00904B70" w:rsidP="00904B70">
      <w:pPr>
        <w:spacing w:after="80" w:line="276" w:lineRule="auto"/>
      </w:pPr>
      <w:r w:rsidRPr="00904B70">
        <w:lastRenderedPageBreak/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tests/entity/ --</w:t>
      </w:r>
      <w:proofErr w:type="spellStart"/>
      <w:r w:rsidRPr="00904B70">
        <w:t>cov</w:t>
      </w:r>
      <w:proofErr w:type="spellEnd"/>
      <w:r w:rsidRPr="00904B70">
        <w:t>=</w:t>
      </w:r>
      <w:proofErr w:type="spellStart"/>
      <w:r w:rsidRPr="00904B70">
        <w:t>src</w:t>
      </w:r>
      <w:proofErr w:type="spell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-report=term-missing -v</w:t>
      </w:r>
    </w:p>
    <w:p w14:paraId="70EB3D1A" w14:textId="77777777" w:rsidR="00904B70" w:rsidRPr="00904B70" w:rsidRDefault="00904B70" w:rsidP="00904B70">
      <w:pPr>
        <w:spacing w:after="80" w:line="276" w:lineRule="auto"/>
        <w:rPr>
          <w:b/>
          <w:bCs/>
        </w:rPr>
      </w:pPr>
      <w:r w:rsidRPr="00904B70">
        <w:rPr>
          <w:b/>
          <w:bCs/>
        </w:rPr>
        <w:t>커버리지 — HTML 리포트</w:t>
      </w:r>
    </w:p>
    <w:p w14:paraId="0B93F241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HTML 생성 (</w:t>
      </w:r>
      <w:proofErr w:type="spellStart"/>
      <w:proofErr w:type="gramStart"/>
      <w:r w:rsidRPr="00904B70">
        <w:rPr>
          <w:i/>
          <w:iCs/>
        </w:rPr>
        <w:t>htmlcov</w:t>
      </w:r>
      <w:proofErr w:type="spellEnd"/>
      <w:r w:rsidRPr="00904B70">
        <w:rPr>
          <w:i/>
          <w:iCs/>
        </w:rPr>
        <w:t>/ 폴더</w:t>
      </w:r>
      <w:proofErr w:type="gramEnd"/>
      <w:r w:rsidRPr="00904B70">
        <w:rPr>
          <w:i/>
          <w:iCs/>
        </w:rPr>
        <w:t>)</w:t>
      </w:r>
    </w:p>
    <w:p w14:paraId="45C158FE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 --</w:t>
      </w:r>
      <w:proofErr w:type="spellStart"/>
      <w:r w:rsidRPr="00904B70">
        <w:t>cov</w:t>
      </w:r>
      <w:proofErr w:type="spellEnd"/>
      <w:r w:rsidRPr="00904B70">
        <w:t>=</w:t>
      </w:r>
      <w:proofErr w:type="spellStart"/>
      <w:r w:rsidRPr="00904B70">
        <w:t>src</w:t>
      </w:r>
      <w:proofErr w:type="spell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</w:t>
      </w:r>
      <w:proofErr w:type="spellStart"/>
      <w:proofErr w:type="gramStart"/>
      <w:r w:rsidRPr="00904B70">
        <w:t>html:htmlcov</w:t>
      </w:r>
      <w:proofErr w:type="spellEnd"/>
      <w:proofErr w:type="gram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-report=term-missing -v</w:t>
      </w:r>
    </w:p>
    <w:p w14:paraId="257FD6A6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entity만 HTML</w:t>
      </w:r>
    </w:p>
    <w:p w14:paraId="345A77FF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tests/entity/ --</w:t>
      </w:r>
      <w:proofErr w:type="spellStart"/>
      <w:r w:rsidRPr="00904B70">
        <w:t>cov</w:t>
      </w:r>
      <w:proofErr w:type="spellEnd"/>
      <w:r w:rsidRPr="00904B70">
        <w:t>=</w:t>
      </w:r>
      <w:proofErr w:type="spellStart"/>
      <w:r w:rsidRPr="00904B70">
        <w:t>src</w:t>
      </w:r>
      <w:proofErr w:type="spell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</w:t>
      </w:r>
      <w:proofErr w:type="spellStart"/>
      <w:proofErr w:type="gramStart"/>
      <w:r w:rsidRPr="00904B70">
        <w:t>html:htmlcov</w:t>
      </w:r>
      <w:proofErr w:type="spellEnd"/>
      <w:proofErr w:type="gramEnd"/>
      <w:r w:rsidRPr="00904B70">
        <w:t xml:space="preserve"> --</w:t>
      </w:r>
      <w:proofErr w:type="spellStart"/>
      <w:r w:rsidRPr="00904B70">
        <w:t>cov</w:t>
      </w:r>
      <w:proofErr w:type="spellEnd"/>
      <w:r w:rsidRPr="00904B70">
        <w:t>-report=term-missing -v</w:t>
      </w:r>
    </w:p>
    <w:p w14:paraId="0DBA3560" w14:textId="77777777" w:rsidR="00904B70" w:rsidRPr="00904B70" w:rsidRDefault="00904B70" w:rsidP="00904B70">
      <w:pPr>
        <w:spacing w:after="80" w:line="276" w:lineRule="auto"/>
      </w:pPr>
      <w:r w:rsidRPr="00904B70">
        <w:t>생성 후 브라우저에서 열기:</w:t>
      </w:r>
    </w:p>
    <w:p w14:paraId="3B9E5F2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Windows</w:t>
      </w:r>
    </w:p>
    <w:p w14:paraId="45B4DBEB" w14:textId="77777777" w:rsidR="00904B70" w:rsidRPr="00904B70" w:rsidRDefault="00904B70" w:rsidP="00904B70">
      <w:pPr>
        <w:spacing w:after="80" w:line="276" w:lineRule="auto"/>
      </w:pPr>
      <w:r w:rsidRPr="00904B70">
        <w:t xml:space="preserve">start </w:t>
      </w:r>
      <w:proofErr w:type="spellStart"/>
      <w:r w:rsidRPr="00904B70">
        <w:t>htmlcov</w:t>
      </w:r>
      <w:proofErr w:type="spellEnd"/>
      <w:r w:rsidRPr="00904B70">
        <w:t>/index.html</w:t>
      </w:r>
    </w:p>
    <w:p w14:paraId="4665992B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또는 Git Bash</w:t>
      </w:r>
    </w:p>
    <w:p w14:paraId="42B1D572" w14:textId="77777777" w:rsidR="00904B70" w:rsidRPr="00904B70" w:rsidRDefault="00904B70" w:rsidP="00904B70">
      <w:pPr>
        <w:spacing w:after="80" w:line="276" w:lineRule="auto"/>
      </w:pPr>
      <w:r w:rsidRPr="00904B70">
        <w:t xml:space="preserve">explorer </w:t>
      </w:r>
      <w:proofErr w:type="spellStart"/>
      <w:r w:rsidRPr="00904B70">
        <w:t>htmlcov</w:t>
      </w:r>
      <w:proofErr w:type="spellEnd"/>
      <w:r w:rsidRPr="00904B70">
        <w:t>/index.html</w:t>
      </w:r>
    </w:p>
    <w:p w14:paraId="3D8C733D" w14:textId="77777777" w:rsidR="005929E3" w:rsidRDefault="005929E3" w:rsidP="00203ACF">
      <w:pPr>
        <w:spacing w:after="80" w:line="276" w:lineRule="auto"/>
      </w:pPr>
    </w:p>
    <w:p w14:paraId="68C0689B" w14:textId="0D56CBAF" w:rsidR="00904B70" w:rsidRDefault="00904B70" w:rsidP="00203ACF">
      <w:pPr>
        <w:spacing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D0B4AA" wp14:editId="7A758B12">
                <wp:simplePos x="0" y="0"/>
                <wp:positionH relativeFrom="column">
                  <wp:posOffset>3298825</wp:posOffset>
                </wp:positionH>
                <wp:positionV relativeFrom="paragraph">
                  <wp:posOffset>859031</wp:posOffset>
                </wp:positionV>
                <wp:extent cx="1476375" cy="581149"/>
                <wp:effectExtent l="19050" t="0" r="28575" b="47625"/>
                <wp:wrapNone/>
                <wp:docPr id="1658553965" name="자유형: 도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81149"/>
                        </a:xfrm>
                        <a:custGeom>
                          <a:avLst/>
                          <a:gdLst>
                            <a:gd name="csX0" fmla="*/ 428625 w 1476375"/>
                            <a:gd name="csY0" fmla="*/ 124 h 581149"/>
                            <a:gd name="csX1" fmla="*/ 190500 w 1476375"/>
                            <a:gd name="csY1" fmla="*/ 38224 h 581149"/>
                            <a:gd name="csX2" fmla="*/ 161925 w 1476375"/>
                            <a:gd name="csY2" fmla="*/ 57274 h 581149"/>
                            <a:gd name="csX3" fmla="*/ 57150 w 1476375"/>
                            <a:gd name="csY3" fmla="*/ 190624 h 581149"/>
                            <a:gd name="csX4" fmla="*/ 0 w 1476375"/>
                            <a:gd name="csY4" fmla="*/ 247774 h 581149"/>
                            <a:gd name="csX5" fmla="*/ 114300 w 1476375"/>
                            <a:gd name="csY5" fmla="*/ 276349 h 581149"/>
                            <a:gd name="csX6" fmla="*/ 142875 w 1476375"/>
                            <a:gd name="csY6" fmla="*/ 295399 h 581149"/>
                            <a:gd name="csX7" fmla="*/ 209550 w 1476375"/>
                            <a:gd name="csY7" fmla="*/ 333499 h 581149"/>
                            <a:gd name="csX8" fmla="*/ 276225 w 1476375"/>
                            <a:gd name="csY8" fmla="*/ 362074 h 581149"/>
                            <a:gd name="csX9" fmla="*/ 390525 w 1476375"/>
                            <a:gd name="csY9" fmla="*/ 419224 h 581149"/>
                            <a:gd name="csX10" fmla="*/ 542925 w 1476375"/>
                            <a:gd name="csY10" fmla="*/ 457324 h 581149"/>
                            <a:gd name="csX11" fmla="*/ 857250 w 1476375"/>
                            <a:gd name="csY11" fmla="*/ 533524 h 581149"/>
                            <a:gd name="csX12" fmla="*/ 1200150 w 1476375"/>
                            <a:gd name="csY12" fmla="*/ 581149 h 581149"/>
                            <a:gd name="csX13" fmla="*/ 1400175 w 1476375"/>
                            <a:gd name="csY13" fmla="*/ 552574 h 581149"/>
                            <a:gd name="csX14" fmla="*/ 1447800 w 1476375"/>
                            <a:gd name="csY14" fmla="*/ 504949 h 581149"/>
                            <a:gd name="csX15" fmla="*/ 1476375 w 1476375"/>
                            <a:gd name="csY15" fmla="*/ 409699 h 581149"/>
                            <a:gd name="csX16" fmla="*/ 1314450 w 1476375"/>
                            <a:gd name="csY16" fmla="*/ 247774 h 581149"/>
                            <a:gd name="csX17" fmla="*/ 771525 w 1476375"/>
                            <a:gd name="csY17" fmla="*/ 57274 h 581149"/>
                            <a:gd name="csX18" fmla="*/ 704850 w 1476375"/>
                            <a:gd name="csY18" fmla="*/ 28699 h 581149"/>
                            <a:gd name="csX19" fmla="*/ 428625 w 1476375"/>
                            <a:gd name="csY19" fmla="*/ 124 h 58114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</a:cxnLst>
                          <a:rect l="l" t="t" r="r" b="b"/>
                          <a:pathLst>
                            <a:path w="1476375" h="581149">
                              <a:moveTo>
                                <a:pt x="428625" y="124"/>
                              </a:moveTo>
                              <a:cubicBezTo>
                                <a:pt x="342900" y="1712"/>
                                <a:pt x="269100" y="21381"/>
                                <a:pt x="190500" y="38224"/>
                              </a:cubicBezTo>
                              <a:cubicBezTo>
                                <a:pt x="179306" y="40623"/>
                                <a:pt x="169463" y="48659"/>
                                <a:pt x="161925" y="57274"/>
                              </a:cubicBezTo>
                              <a:cubicBezTo>
                                <a:pt x="124700" y="99817"/>
                                <a:pt x="93761" y="147552"/>
                                <a:pt x="57150" y="190624"/>
                              </a:cubicBezTo>
                              <a:cubicBezTo>
                                <a:pt x="39702" y="211151"/>
                                <a:pt x="19050" y="228724"/>
                                <a:pt x="0" y="247774"/>
                              </a:cubicBezTo>
                              <a:cubicBezTo>
                                <a:pt x="65385" y="291364"/>
                                <a:pt x="-15170" y="243981"/>
                                <a:pt x="114300" y="276349"/>
                              </a:cubicBezTo>
                              <a:cubicBezTo>
                                <a:pt x="125406" y="279125"/>
                                <a:pt x="133059" y="289509"/>
                                <a:pt x="142875" y="295399"/>
                              </a:cubicBezTo>
                              <a:cubicBezTo>
                                <a:pt x="164825" y="308569"/>
                                <a:pt x="186655" y="322051"/>
                                <a:pt x="209550" y="333499"/>
                              </a:cubicBezTo>
                              <a:cubicBezTo>
                                <a:pt x="231177" y="344313"/>
                                <a:pt x="254373" y="351723"/>
                                <a:pt x="276225" y="362074"/>
                              </a:cubicBezTo>
                              <a:cubicBezTo>
                                <a:pt x="314722" y="380309"/>
                                <a:pt x="350410" y="404897"/>
                                <a:pt x="390525" y="419224"/>
                              </a:cubicBezTo>
                              <a:cubicBezTo>
                                <a:pt x="439838" y="436836"/>
                                <a:pt x="492330" y="443832"/>
                                <a:pt x="542925" y="457324"/>
                              </a:cubicBezTo>
                              <a:cubicBezTo>
                                <a:pt x="693960" y="497600"/>
                                <a:pt x="686500" y="505583"/>
                                <a:pt x="857250" y="533524"/>
                              </a:cubicBezTo>
                              <a:cubicBezTo>
                                <a:pt x="971133" y="552159"/>
                                <a:pt x="1085850" y="565274"/>
                                <a:pt x="1200150" y="581149"/>
                              </a:cubicBezTo>
                              <a:cubicBezTo>
                                <a:pt x="1266825" y="571624"/>
                                <a:pt x="1335801" y="572381"/>
                                <a:pt x="1400175" y="552574"/>
                              </a:cubicBezTo>
                              <a:cubicBezTo>
                                <a:pt x="1421633" y="545972"/>
                                <a:pt x="1434925" y="523341"/>
                                <a:pt x="1447800" y="504949"/>
                              </a:cubicBezTo>
                              <a:cubicBezTo>
                                <a:pt x="1465344" y="479886"/>
                                <a:pt x="1470616" y="438494"/>
                                <a:pt x="1476375" y="409699"/>
                              </a:cubicBezTo>
                              <a:cubicBezTo>
                                <a:pt x="1434757" y="312590"/>
                                <a:pt x="1448331" y="312406"/>
                                <a:pt x="1314450" y="247774"/>
                              </a:cubicBezTo>
                              <a:cubicBezTo>
                                <a:pt x="959223" y="76285"/>
                                <a:pt x="1016167" y="94911"/>
                                <a:pt x="771525" y="57274"/>
                              </a:cubicBezTo>
                              <a:cubicBezTo>
                                <a:pt x="749300" y="47749"/>
                                <a:pt x="728983" y="30207"/>
                                <a:pt x="704850" y="28699"/>
                              </a:cubicBezTo>
                              <a:cubicBezTo>
                                <a:pt x="442984" y="12332"/>
                                <a:pt x="514350" y="-1464"/>
                                <a:pt x="428625" y="124"/>
                              </a:cubicBezTo>
                              <a:close/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2305" id="자유형: 도형 7" o:spid="_x0000_s1026" style="position:absolute;margin-left:259.75pt;margin-top:67.65pt;width:116.25pt;height:4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76375,58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" path="m428625,124c342900,1712,269100,21381,190500,38224v-11194,2399,-21037,10435,-28575,19050c124700,99817,93761,147552,57150,190624,39702,211151,19050,228724,,247774v65385,43590,-15170,-3793,114300,28575c125406,279125,133059,289509,142875,295399v21950,13170,43780,26652,66675,38100c231177,344313,254373,351723,276225,362074v38497,18235,74185,42823,114300,57150c439838,436836,492330,443832,542925,457324v151035,40276,143575,48259,314325,76200c971133,552159,1085850,565274,1200150,581149v66675,-9525,135651,-8768,200025,-28575c1421633,545972,1434925,523341,1447800,504949v17544,-25063,22816,-66455,28575,-95250c1434757,312590,1448331,312406,1314450,247774,959223,76285,1016167,94911,771525,57274,749300,47749,728983,30207,704850,28699,442984,12332,514350,-1464,428625,124xe" filled="f" strokecolor="#030e13 [484]" strokeweight="1.5pt">
                <v:stroke joinstyle="miter"/>
                <v:path arrowok="t" o:connecttype="custom" o:connectlocs="428625,124;190500,38224;161925,57274;57150,190624;0,247774;114300,276349;142875,295399;209550,333499;276225,362074;390525,419224;542925,457324;857250,533524;1200150,581149;1400175,552574;1447800,504949;1476375,409699;1314450,247774;771525,57274;704850,28699;428625,124" o:connectangles="0,0,0,0,0,0,0,0,0,0,0,0,0,0,0,0,0,0,0,0"/>
              </v:shape>
            </w:pict>
          </mc:Fallback>
        </mc:AlternateContent>
      </w:r>
      <w:r w:rsidRPr="00904B70">
        <w:rPr>
          <w:noProof/>
        </w:rPr>
        <w:drawing>
          <wp:inline distT="0" distB="0" distL="0" distR="0" wp14:anchorId="470D861E" wp14:editId="2AEC77CC">
            <wp:extent cx="6121400" cy="3539490"/>
            <wp:effectExtent l="0" t="0" r="0" b="3810"/>
            <wp:docPr id="13669222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229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3EA0" w14:textId="77777777" w:rsidR="00B13112" w:rsidRDefault="00B13112" w:rsidP="00B13112">
      <w:pPr>
        <w:spacing w:after="80" w:line="276" w:lineRule="auto"/>
      </w:pPr>
    </w:p>
    <w:p w14:paraId="772AA5D3" w14:textId="221977D8" w:rsidR="00904B70" w:rsidRDefault="00904B70" w:rsidP="00B13112">
      <w:pPr>
        <w:spacing w:after="80" w:line="276" w:lineRule="auto"/>
      </w:pPr>
      <w:r w:rsidRPr="00904B70">
        <w:rPr>
          <w:noProof/>
        </w:rPr>
        <w:lastRenderedPageBreak/>
        <w:drawing>
          <wp:inline distT="0" distB="0" distL="0" distR="0" wp14:anchorId="46174E85" wp14:editId="0C4F6615">
            <wp:extent cx="6121400" cy="3302000"/>
            <wp:effectExtent l="0" t="0" r="0" b="0"/>
            <wp:docPr id="2965768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68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489E" w14:textId="77777777" w:rsidR="00904B70" w:rsidRDefault="00904B70" w:rsidP="00B13112">
      <w:pPr>
        <w:spacing w:after="80" w:line="276" w:lineRule="auto"/>
      </w:pPr>
    </w:p>
    <w:p w14:paraId="0A60CA13" w14:textId="77777777" w:rsidR="00904B70" w:rsidRDefault="00904B70" w:rsidP="00B13112">
      <w:pPr>
        <w:spacing w:after="80" w:line="276" w:lineRule="auto"/>
      </w:pPr>
    </w:p>
    <w:p w14:paraId="775655FD" w14:textId="77777777" w:rsidR="00B13112" w:rsidRDefault="00B13112" w:rsidP="00B13112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462DD142" w14:textId="77777777" w:rsidR="00B13112" w:rsidRDefault="00B13112" w:rsidP="00B13112">
      <w:pPr>
        <w:spacing w:after="160"/>
        <w:rPr>
          <w:sz w:val="20"/>
          <w:szCs w:val="20"/>
        </w:rPr>
      </w:pPr>
    </w:p>
    <w:p w14:paraId="66C19EAD" w14:textId="77777777" w:rsidR="00B13112" w:rsidRDefault="00B13112" w:rsidP="00B13112">
      <w:pPr>
        <w:spacing w:after="160"/>
      </w:pPr>
      <w:r w:rsidRPr="00EF2295">
        <w:rPr>
          <w:noProof/>
        </w:rPr>
        <w:drawing>
          <wp:inline distT="0" distB="0" distL="0" distR="0" wp14:anchorId="256118D6" wp14:editId="1902908D">
            <wp:extent cx="5760720" cy="536575"/>
            <wp:effectExtent l="0" t="0" r="0" b="0"/>
            <wp:docPr id="3481384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3A8D" w14:textId="7FA96691" w:rsidR="00B13112" w:rsidRDefault="00904B70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혹은</w:t>
      </w:r>
    </w:p>
    <w:p w14:paraId="017E3688" w14:textId="2D439746" w:rsidR="00904B70" w:rsidRDefault="00904B70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/</w:t>
      </w:r>
      <w:proofErr w:type="gramStart"/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export</w:t>
      </w:r>
      <w:proofErr w:type="gramEnd"/>
    </w:p>
    <w:p w14:paraId="01D7A073" w14:textId="77777777" w:rsidR="00904B70" w:rsidRDefault="00904B70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3D5FF5AF" w14:textId="77777777" w:rsidR="00B13112" w:rsidRDefault="00B13112" w:rsidP="00B13112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5A599CC2" w14:textId="343944F0" w:rsidR="005929E3" w:rsidRPr="00203ACF" w:rsidRDefault="00B13112" w:rsidP="00203ACF">
      <w:pPr>
        <w:spacing w:after="80" w:line="276" w:lineRule="auto"/>
      </w:pPr>
      <w:r w:rsidRPr="00B13112">
        <w:rPr>
          <w:noProof/>
        </w:rPr>
        <w:lastRenderedPageBreak/>
        <w:drawing>
          <wp:inline distT="0" distB="0" distL="0" distR="0" wp14:anchorId="14166E8D" wp14:editId="59D1D8A0">
            <wp:extent cx="6121400" cy="3938270"/>
            <wp:effectExtent l="0" t="0" r="0" b="5080"/>
            <wp:docPr id="1767091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12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DD32" w14:textId="77777777" w:rsidR="00203ACF" w:rsidRPr="00203ACF" w:rsidRDefault="00000000" w:rsidP="00203ACF">
      <w:pPr>
        <w:spacing w:after="80" w:line="276" w:lineRule="auto"/>
      </w:pPr>
      <w:r>
        <w:pict w14:anchorId="7992EF08">
          <v:rect id="_x0000_i1057" style="width:0;height:1.5pt" o:hralign="center" o:hrstd="t" o:hr="t" fillcolor="#a0a0a0" stroked="f"/>
        </w:pict>
      </w:r>
    </w:p>
    <w:p w14:paraId="78654084" w14:textId="77777777" w:rsidR="00904B70" w:rsidRDefault="00904B70">
      <w:pPr>
        <w:widowControl/>
        <w:wordWrap/>
        <w:autoSpaceDE/>
        <w:autoSpaceDN/>
        <w:rPr>
          <w:b/>
          <w:bCs/>
          <w:color w:val="1E7A45"/>
          <w:sz w:val="48"/>
          <w:szCs w:val="48"/>
        </w:rPr>
      </w:pPr>
      <w:r>
        <w:rPr>
          <w:b/>
          <w:bCs/>
          <w:color w:val="1E7A45"/>
          <w:sz w:val="48"/>
          <w:szCs w:val="48"/>
        </w:rPr>
        <w:br w:type="page"/>
      </w:r>
    </w:p>
    <w:p w14:paraId="3A5A9ED5" w14:textId="1B326BFB" w:rsidR="00203ACF" w:rsidRPr="00BE7026" w:rsidRDefault="00BE7026" w:rsidP="00203ACF">
      <w:pPr>
        <w:spacing w:after="80" w:line="276" w:lineRule="auto"/>
        <w:rPr>
          <w:b/>
          <w:bCs/>
          <w:color w:val="1E7A45"/>
          <w:sz w:val="48"/>
          <w:szCs w:val="48"/>
        </w:rPr>
      </w:pPr>
      <w:r w:rsidRPr="005102E0">
        <w:rPr>
          <w:b/>
          <w:bCs/>
          <w:color w:val="1E7A45"/>
          <w:sz w:val="48"/>
          <w:szCs w:val="48"/>
        </w:rPr>
        <w:lastRenderedPageBreak/>
        <w:t xml:space="preserve">STEP </w:t>
      </w:r>
      <w:proofErr w:type="gramStart"/>
      <w:r w:rsidRPr="005102E0">
        <w:rPr>
          <w:b/>
          <w:bCs/>
          <w:color w:val="1E7A45"/>
          <w:sz w:val="48"/>
          <w:szCs w:val="48"/>
        </w:rPr>
        <w:t xml:space="preserve">4  </w:t>
      </w:r>
      <w:r>
        <w:rPr>
          <w:rFonts w:hint="eastAsia"/>
          <w:b/>
          <w:bCs/>
          <w:color w:val="1E7A45"/>
          <w:sz w:val="48"/>
          <w:szCs w:val="48"/>
        </w:rPr>
        <w:t>-</w:t>
      </w:r>
      <w:proofErr w:type="gramEnd"/>
      <w:r>
        <w:rPr>
          <w:rFonts w:hint="eastAsia"/>
          <w:b/>
          <w:bCs/>
          <w:color w:val="1E7A45"/>
          <w:sz w:val="48"/>
          <w:szCs w:val="48"/>
        </w:rPr>
        <w:t xml:space="preserve">2 </w:t>
      </w:r>
      <w:r w:rsidR="00203ACF" w:rsidRPr="00BE7026">
        <w:rPr>
          <w:b/>
          <w:bCs/>
          <w:color w:val="1E7A45"/>
          <w:sz w:val="48"/>
          <w:szCs w:val="48"/>
        </w:rPr>
        <w:t>Golden Master · Approval Test (출력 계약 고정)</w:t>
      </w:r>
    </w:p>
    <w:p w14:paraId="418C18C9" w14:textId="77777777" w:rsidR="00203ACF" w:rsidRDefault="00203ACF" w:rsidP="00203ACF">
      <w:pPr>
        <w:spacing w:after="80" w:line="276" w:lineRule="auto"/>
      </w:pPr>
      <w:r w:rsidRPr="00203ACF">
        <w:rPr>
          <w:b/>
          <w:bCs/>
        </w:rPr>
        <w:t>전제:</w:t>
      </w:r>
      <w:r w:rsidRPr="00203ACF">
        <w:t> 해당 Test ID </w:t>
      </w:r>
      <w:proofErr w:type="spellStart"/>
      <w:r w:rsidRPr="00203ACF">
        <w:rPr>
          <w:b/>
          <w:bCs/>
        </w:rPr>
        <w:t>pytest</w:t>
      </w:r>
      <w:proofErr w:type="spellEnd"/>
      <w:r w:rsidRPr="00203ACF">
        <w:rPr>
          <w:b/>
          <w:bCs/>
        </w:rPr>
        <w:t xml:space="preserve"> PASS</w:t>
      </w:r>
      <w:r w:rsidRPr="00203ACF">
        <w:br/>
      </w:r>
      <w:r w:rsidRPr="00203ACF">
        <w:rPr>
          <w:b/>
          <w:bCs/>
        </w:rPr>
        <w:t>Command:</w:t>
      </w:r>
      <w:r w:rsidRPr="00203ACF">
        <w:t> /golden-master</w:t>
      </w:r>
    </w:p>
    <w:p w14:paraId="5D115A40" w14:textId="20618F2F" w:rsidR="00203ACF" w:rsidRP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369FB4D5" w14:textId="77777777" w:rsidR="00203ACF" w:rsidRPr="00203ACF" w:rsidRDefault="00203ACF" w:rsidP="00203ACF">
      <w:pPr>
        <w:spacing w:after="80" w:line="276" w:lineRule="auto"/>
      </w:pPr>
      <w:r w:rsidRPr="00203ACF">
        <w:t>/</w:t>
      </w:r>
      <w:proofErr w:type="gramStart"/>
      <w:r w:rsidRPr="00203ACF">
        <w:t>golden</w:t>
      </w:r>
      <w:proofErr w:type="gramEnd"/>
      <w:r w:rsidRPr="00203ACF">
        <w:t>-master</w:t>
      </w:r>
    </w:p>
    <w:p w14:paraId="27E912BE" w14:textId="77777777" w:rsidR="00203ACF" w:rsidRPr="00203ACF" w:rsidRDefault="00203ACF" w:rsidP="00203ACF">
      <w:pPr>
        <w:spacing w:after="80" w:line="276" w:lineRule="auto"/>
      </w:pPr>
      <w:r w:rsidRPr="00203ACF">
        <w:t>Phase: green | Layer: entity | Track: Logic</w:t>
      </w:r>
    </w:p>
    <w:p w14:paraId="3380C1D0" w14:textId="77777777" w:rsidR="00203ACF" w:rsidRPr="00203ACF" w:rsidRDefault="00203ACF" w:rsidP="00203ACF">
      <w:pPr>
        <w:spacing w:after="80" w:line="276" w:lineRule="auto"/>
      </w:pPr>
      <w:r w:rsidRPr="00203ACF">
        <w:t>대상: D-SOL-01 (또는 boundary 출력 U-OUT-01)</w:t>
      </w:r>
    </w:p>
    <w:p w14:paraId="6D982AA4" w14:textId="77777777" w:rsidR="00203ACF" w:rsidRPr="00203ACF" w:rsidRDefault="00203ACF" w:rsidP="00203ACF">
      <w:pPr>
        <w:spacing w:after="80" w:line="276" w:lineRule="auto"/>
      </w:pPr>
      <w:proofErr w:type="spellStart"/>
      <w:r w:rsidRPr="00203ACF">
        <w:t>pytest</w:t>
      </w:r>
      <w:proofErr w:type="spellEnd"/>
      <w:r w:rsidRPr="00203ACF">
        <w:t xml:space="preserve"> PASS 상태 확인 후 Golden Master만 구축해.</w:t>
      </w:r>
    </w:p>
    <w:p w14:paraId="01A8CCDE" w14:textId="77777777" w:rsidR="00203ACF" w:rsidRPr="00203ACF" w:rsidRDefault="00203ACF" w:rsidP="00203ACF">
      <w:pPr>
        <w:spacing w:after="80" w:line="276" w:lineRule="auto"/>
      </w:pPr>
      <w:r w:rsidRPr="00203ACF">
        <w:t xml:space="preserve">1. tests/_approval.py — </w:t>
      </w:r>
      <w:proofErr w:type="spellStart"/>
      <w:r w:rsidRPr="00203ACF">
        <w:t>assert_matches_golden</w:t>
      </w:r>
      <w:proofErr w:type="spellEnd"/>
      <w:r w:rsidRPr="00203ACF">
        <w:t>(actual, relative) (없으면 생성)</w:t>
      </w:r>
    </w:p>
    <w:p w14:paraId="43C81AB8" w14:textId="77777777" w:rsidR="00203ACF" w:rsidRPr="00203ACF" w:rsidRDefault="00203ACF" w:rsidP="00203ACF">
      <w:pPr>
        <w:spacing w:after="80" w:line="276" w:lineRule="auto"/>
      </w:pPr>
      <w:r w:rsidRPr="00203ACF">
        <w:t>2. 테스트에 golden 경로 연결:</w:t>
      </w:r>
    </w:p>
    <w:p w14:paraId="6EB5D5EA" w14:textId="77777777" w:rsidR="00203ACF" w:rsidRPr="00203ACF" w:rsidRDefault="00203ACF" w:rsidP="00203ACF">
      <w:pPr>
        <w:spacing w:after="80" w:line="276" w:lineRule="auto"/>
      </w:pPr>
      <w:r w:rsidRPr="00203ACF">
        <w:t xml:space="preserve">   tests/golden/d_sol_01_g1_step_a.approved.txt</w:t>
      </w:r>
    </w:p>
    <w:p w14:paraId="50DC6BD7" w14:textId="77777777" w:rsidR="00203ACF" w:rsidRPr="00203ACF" w:rsidRDefault="00203ACF" w:rsidP="00203ACF">
      <w:pPr>
        <w:spacing w:after="80" w:line="276" w:lineRule="auto"/>
      </w:pPr>
      <w:r w:rsidRPr="00203ACF">
        <w:t>3. 기준 파일 생성 (bash):</w:t>
      </w:r>
    </w:p>
    <w:p w14:paraId="3321FE6F" w14:textId="77777777" w:rsidR="00203ACF" w:rsidRPr="00203ACF" w:rsidRDefault="00203ACF" w:rsidP="00203ACF">
      <w:pPr>
        <w:spacing w:after="80" w:line="276" w:lineRule="auto"/>
      </w:pPr>
      <w:r w:rsidRPr="00203ACF">
        <w:t xml:space="preserve">   UPDATE_GOLDEN=1 python -m </w:t>
      </w:r>
      <w:proofErr w:type="spellStart"/>
      <w:r w:rsidRPr="00203ACF">
        <w:t>pytest</w:t>
      </w:r>
      <w:proofErr w:type="spellEnd"/>
      <w:r w:rsidRPr="00203ACF">
        <w:t xml:space="preserve"> </w:t>
      </w:r>
      <w:proofErr w:type="gramStart"/>
      <w:r w:rsidRPr="00203ACF">
        <w:t>tests/entity/test_d_sol_01.py::</w:t>
      </w:r>
      <w:proofErr w:type="gramEnd"/>
      <w:r w:rsidRPr="00203ACF">
        <w:t>test_d_sol_01_step_a_success -v</w:t>
      </w:r>
    </w:p>
    <w:p w14:paraId="3A2AAE4F" w14:textId="77777777" w:rsidR="00203ACF" w:rsidRPr="00203ACF" w:rsidRDefault="00203ACF" w:rsidP="00203ACF">
      <w:pPr>
        <w:spacing w:after="80" w:line="276" w:lineRule="auto"/>
      </w:pPr>
      <w:r w:rsidRPr="00203ACF">
        <w:t>4. 검증 (UPDATE_GOLDEN 없음) → matched 확인:</w:t>
      </w:r>
    </w:p>
    <w:p w14:paraId="126DD934" w14:textId="77777777" w:rsidR="00203ACF" w:rsidRPr="00203ACF" w:rsidRDefault="00203ACF" w:rsidP="00203ACF">
      <w:pPr>
        <w:spacing w:after="80" w:line="276" w:lineRule="auto"/>
      </w:pPr>
      <w:r w:rsidRPr="00203ACF">
        <w:t xml:space="preserve">   python -m </w:t>
      </w:r>
      <w:proofErr w:type="spellStart"/>
      <w:r w:rsidRPr="00203ACF">
        <w:t>pytest</w:t>
      </w:r>
      <w:proofErr w:type="spellEnd"/>
      <w:r w:rsidRPr="00203ACF">
        <w:t xml:space="preserve"> </w:t>
      </w:r>
      <w:proofErr w:type="gramStart"/>
      <w:r w:rsidRPr="00203ACF">
        <w:t>tests/entity/test_d_sol_01.py::</w:t>
      </w:r>
      <w:proofErr w:type="gramEnd"/>
      <w:r w:rsidRPr="00203ACF">
        <w:t>test_d_sol_01_step_a_success -v</w:t>
      </w:r>
    </w:p>
    <w:p w14:paraId="1B3264D4" w14:textId="77777777" w:rsidR="00203ACF" w:rsidRPr="00203ACF" w:rsidRDefault="00203ACF" w:rsidP="00203ACF">
      <w:pPr>
        <w:spacing w:after="80" w:line="276" w:lineRule="auto"/>
      </w:pPr>
      <w:r w:rsidRPr="00203ACF">
        <w:t>규칙:</w:t>
      </w:r>
    </w:p>
    <w:p w14:paraId="7752D0AF" w14:textId="77777777" w:rsidR="00203ACF" w:rsidRPr="00203ACF" w:rsidRDefault="00203ACF" w:rsidP="00203ACF">
      <w:pPr>
        <w:spacing w:after="80" w:line="276" w:lineRule="auto"/>
      </w:pPr>
      <w:r w:rsidRPr="00203ACF">
        <w:t>- int[6] 1-index, 에러 코드 문자열 — golden 포맷 고정</w:t>
      </w:r>
    </w:p>
    <w:p w14:paraId="3F1CC834" w14:textId="77777777" w:rsidR="00203ACF" w:rsidRPr="00203ACF" w:rsidRDefault="00203ACF" w:rsidP="00203ACF">
      <w:pPr>
        <w:spacing w:after="80" w:line="276" w:lineRule="auto"/>
      </w:pPr>
      <w:r w:rsidRPr="00203ACF">
        <w:t>- golden 수동 편집으로 통과 우회 금지</w:t>
      </w:r>
    </w:p>
    <w:p w14:paraId="4E394BD4" w14:textId="77777777" w:rsidR="00203ACF" w:rsidRDefault="00203ACF" w:rsidP="00203ACF">
      <w:pPr>
        <w:spacing w:after="80" w:line="276" w:lineRule="auto"/>
      </w:pPr>
      <w:r w:rsidRPr="00203ACF">
        <w:t>보고: golden 파일 경로 · matched 여부 · diff 있으면 내용 요약</w:t>
      </w:r>
    </w:p>
    <w:p w14:paraId="04F31149" w14:textId="3B920E95" w:rsid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3C680A3B" w14:textId="77777777" w:rsidR="00203ACF" w:rsidRPr="00203ACF" w:rsidRDefault="00203ACF" w:rsidP="00203ACF">
      <w:pPr>
        <w:spacing w:after="80" w:line="276" w:lineRule="auto"/>
      </w:pPr>
    </w:p>
    <w:p w14:paraId="071EF529" w14:textId="6E7BDE43" w:rsidR="00203ACF" w:rsidRPr="00203ACF" w:rsidRDefault="00203ACF" w:rsidP="00203ACF">
      <w:pPr>
        <w:spacing w:after="80" w:line="276" w:lineRule="auto"/>
      </w:pPr>
      <w:proofErr w:type="spellStart"/>
      <w:r w:rsidRPr="00203ACF">
        <w:rPr>
          <w:b/>
          <w:bCs/>
        </w:rPr>
        <w:t>cmd</w:t>
      </w:r>
      <w:proofErr w:type="spellEnd"/>
      <w:r w:rsidRPr="00203ACF">
        <w:rPr>
          <w:b/>
          <w:bCs/>
        </w:rPr>
        <w:t>:</w:t>
      </w:r>
    </w:p>
    <w:p w14:paraId="6165F406" w14:textId="77777777" w:rsidR="00904B70" w:rsidRPr="00904B70" w:rsidRDefault="00904B70" w:rsidP="00904B70">
      <w:pPr>
        <w:spacing w:after="80" w:line="276" w:lineRule="auto"/>
      </w:pPr>
      <w:r w:rsidRPr="00904B70">
        <w:rPr>
          <w:b/>
          <w:bCs/>
        </w:rPr>
        <w:t>지금 실행 가능한 Golden Master</w:t>
      </w:r>
      <w:r w:rsidRPr="00904B70">
        <w:t>는 D-LOC-01입니다. 예시:</w:t>
      </w:r>
    </w:p>
    <w:p w14:paraId="1F4F719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lastRenderedPageBreak/>
        <w:t># 1) tests/_approval.py 생성 + test에 golden 연결</w:t>
      </w:r>
    </w:p>
    <w:p w14:paraId="45C52E1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2) 기준 생성</w:t>
      </w:r>
    </w:p>
    <w:p w14:paraId="3885A403" w14:textId="77777777" w:rsidR="00904B70" w:rsidRPr="00904B70" w:rsidRDefault="00904B70" w:rsidP="00904B70">
      <w:pPr>
        <w:spacing w:after="80" w:line="276" w:lineRule="auto"/>
      </w:pPr>
      <w:r w:rsidRPr="00904B70">
        <w:t xml:space="preserve">UPDATE_GOLDEN=1 python -m </w:t>
      </w:r>
      <w:proofErr w:type="spellStart"/>
      <w:r w:rsidRPr="00904B70">
        <w:t>pytest</w:t>
      </w:r>
      <w:proofErr w:type="spellEnd"/>
      <w:r w:rsidRPr="00904B70">
        <w:t xml:space="preserve"> </w:t>
      </w:r>
      <w:proofErr w:type="gramStart"/>
      <w:r w:rsidRPr="00904B70">
        <w:t>tests/entity/test_d_loc_01.py::</w:t>
      </w:r>
      <w:proofErr w:type="gramEnd"/>
      <w:r w:rsidRPr="00904B70">
        <w:t>test_d_loc_01_blank_coords_row_major -v</w:t>
      </w:r>
    </w:p>
    <w:p w14:paraId="79F1CC65" w14:textId="77777777" w:rsidR="00904B70" w:rsidRPr="00904B70" w:rsidRDefault="00904B70" w:rsidP="00904B70">
      <w:pPr>
        <w:spacing w:after="80" w:line="276" w:lineRule="auto"/>
      </w:pPr>
      <w:r w:rsidRPr="00904B70">
        <w:rPr>
          <w:i/>
          <w:iCs/>
        </w:rPr>
        <w:t># 3) 검증</w:t>
      </w:r>
    </w:p>
    <w:p w14:paraId="4C3B3F91" w14:textId="77777777" w:rsidR="00904B70" w:rsidRPr="00904B70" w:rsidRDefault="00904B70" w:rsidP="00904B70">
      <w:pPr>
        <w:spacing w:after="80" w:line="276" w:lineRule="auto"/>
      </w:pPr>
      <w:r w:rsidRPr="00904B70">
        <w:t xml:space="preserve">python -m </w:t>
      </w:r>
      <w:proofErr w:type="spellStart"/>
      <w:r w:rsidRPr="00904B70">
        <w:t>pytest</w:t>
      </w:r>
      <w:proofErr w:type="spellEnd"/>
      <w:r w:rsidRPr="00904B70">
        <w:t xml:space="preserve"> </w:t>
      </w:r>
      <w:proofErr w:type="gramStart"/>
      <w:r w:rsidRPr="00904B70">
        <w:t>tests/entity/test_d_loc_01.py::</w:t>
      </w:r>
      <w:proofErr w:type="gramEnd"/>
      <w:r w:rsidRPr="00904B70">
        <w:t>test_d_loc_01_blank_coords_row_major -v</w:t>
      </w:r>
    </w:p>
    <w:p w14:paraId="36CE192C" w14:textId="50DF661B" w:rsidR="00203ACF" w:rsidRDefault="00240200">
      <w:pPr>
        <w:spacing w:after="80" w:line="276" w:lineRule="auto"/>
      </w:pPr>
      <w:r w:rsidRPr="00240200">
        <w:rPr>
          <w:noProof/>
        </w:rPr>
        <w:drawing>
          <wp:inline distT="0" distB="0" distL="0" distR="0" wp14:anchorId="255D03E9" wp14:editId="3366F82A">
            <wp:extent cx="6121400" cy="1790700"/>
            <wp:effectExtent l="0" t="0" r="0" b="0"/>
            <wp:docPr id="2043576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66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6F2" w14:textId="77777777" w:rsidR="00240200" w:rsidRDefault="00240200">
      <w:pPr>
        <w:spacing w:after="80" w:line="276" w:lineRule="auto"/>
      </w:pPr>
    </w:p>
    <w:p w14:paraId="4FDF6952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지금 터미널 출력이 의미하는 것</w:t>
      </w:r>
    </w:p>
    <w:p w14:paraId="48D840AF" w14:textId="77777777" w:rsidR="00923289" w:rsidRPr="00923289" w:rsidRDefault="00923289" w:rsidP="00923289">
      <w:pPr>
        <w:spacing w:after="80" w:line="276" w:lineRule="auto"/>
      </w:pPr>
      <w:proofErr w:type="gramStart"/>
      <w:r w:rsidRPr="00923289">
        <w:t>tests/entity/test_d_loc_01.py::</w:t>
      </w:r>
      <w:proofErr w:type="gramEnd"/>
      <w:r w:rsidRPr="00923289">
        <w:t>test_d_loc_01_blank_coords_row_major PASSED [100%]</w:t>
      </w:r>
    </w:p>
    <w:p w14:paraId="2B3667DF" w14:textId="77777777" w:rsidR="00923289" w:rsidRPr="00923289" w:rsidRDefault="00923289" w:rsidP="00923289">
      <w:pPr>
        <w:spacing w:after="80" w:line="276" w:lineRule="auto"/>
      </w:pPr>
      <w:r w:rsidRPr="00923289">
        <w:t>1 passed in 0.02s</w:t>
      </w:r>
    </w:p>
    <w:p w14:paraId="613B97DF" w14:textId="77777777" w:rsidR="00923289" w:rsidRPr="00923289" w:rsidRDefault="00923289" w:rsidP="00923289">
      <w:pPr>
        <w:spacing w:after="80" w:line="276" w:lineRule="auto"/>
      </w:pPr>
      <w:r w:rsidRPr="00923289">
        <w:t>이것만 보면:</w:t>
      </w:r>
    </w:p>
    <w:p w14:paraId="463E3940" w14:textId="77777777" w:rsidR="00923289" w:rsidRPr="00923289" w:rsidRDefault="00923289">
      <w:pPr>
        <w:numPr>
          <w:ilvl w:val="0"/>
          <w:numId w:val="40"/>
        </w:numPr>
        <w:spacing w:after="80" w:line="276" w:lineRule="auto"/>
      </w:pPr>
      <w:proofErr w:type="spellStart"/>
      <w:r w:rsidRPr="00923289">
        <w:t>find_blank_coords</w:t>
      </w:r>
      <w:proofErr w:type="spellEnd"/>
      <w:r w:rsidRPr="00923289">
        <w:t>(grid_g1)이 [(2, 3), (4, 4)]를 반환함</w:t>
      </w:r>
    </w:p>
    <w:p w14:paraId="5C273406" w14:textId="77777777" w:rsidR="00923289" w:rsidRPr="00923289" w:rsidRDefault="00923289">
      <w:pPr>
        <w:numPr>
          <w:ilvl w:val="0"/>
          <w:numId w:val="40"/>
        </w:numPr>
        <w:spacing w:after="80" w:line="276" w:lineRule="auto"/>
      </w:pPr>
      <w:r w:rsidRPr="00923289">
        <w:t>테스트의 assert가 성공함</w:t>
      </w:r>
    </w:p>
    <w:p w14:paraId="6703B9F8" w14:textId="77777777" w:rsidR="00923289" w:rsidRPr="00923289" w:rsidRDefault="00923289">
      <w:pPr>
        <w:numPr>
          <w:ilvl w:val="0"/>
          <w:numId w:val="40"/>
        </w:numPr>
        <w:spacing w:after="80" w:line="276" w:lineRule="auto"/>
      </w:pPr>
      <w:r w:rsidRPr="00923289">
        <w:rPr>
          <w:b/>
          <w:bCs/>
        </w:rPr>
        <w:t>GREEN 구현은 정상</w:t>
      </w:r>
      <w:r w:rsidRPr="00923289">
        <w:t>이라는 뜻</w:t>
      </w:r>
    </w:p>
    <w:p w14:paraId="15025F99" w14:textId="77777777" w:rsidR="00923289" w:rsidRPr="00923289" w:rsidRDefault="00923289" w:rsidP="00923289">
      <w:pPr>
        <w:spacing w:after="80" w:line="276" w:lineRule="auto"/>
      </w:pPr>
      <w:r w:rsidRPr="00923289">
        <w:t>UPDATE_GOLDEN=1을 붙였어도 결과가 같았던 이유는, 현재 테스트가 이렇게만 되어 있기 때문입니다:</w:t>
      </w:r>
    </w:p>
    <w:p w14:paraId="171A37C4" w14:textId="77777777" w:rsidR="00923289" w:rsidRPr="00923289" w:rsidRDefault="00923289" w:rsidP="00923289">
      <w:pPr>
        <w:spacing w:after="80" w:line="276" w:lineRule="auto"/>
      </w:pPr>
      <w:r w:rsidRPr="00923289">
        <w:t>test_d_loc_</w:t>
      </w:r>
      <w:proofErr w:type="gramStart"/>
      <w:r w:rsidRPr="00923289">
        <w:t>01.pyLines</w:t>
      </w:r>
      <w:proofErr w:type="gramEnd"/>
      <w:r w:rsidRPr="00923289">
        <w:t> 4-8</w:t>
      </w:r>
    </w:p>
    <w:p w14:paraId="63DA231B" w14:textId="77777777" w:rsidR="00923289" w:rsidRPr="00923289" w:rsidRDefault="00923289" w:rsidP="00923289">
      <w:pPr>
        <w:spacing w:after="80" w:line="276" w:lineRule="auto"/>
      </w:pPr>
      <w:r w:rsidRPr="00923289">
        <w:t>def test_d_loc_01_blank_coords_row_major(grid_g1):</w:t>
      </w:r>
    </w:p>
    <w:p w14:paraId="4281B8E5" w14:textId="77777777" w:rsidR="00923289" w:rsidRPr="00923289" w:rsidRDefault="00923289" w:rsidP="00923289">
      <w:pPr>
        <w:spacing w:after="80" w:line="276" w:lineRule="auto"/>
      </w:pPr>
      <w:r w:rsidRPr="00923289">
        <w:t xml:space="preserve">    </w:t>
      </w:r>
      <w:r w:rsidRPr="00923289">
        <w:rPr>
          <w:i/>
          <w:iCs/>
        </w:rPr>
        <w:t># Given: G1 격자 (0이 2개)</w:t>
      </w:r>
    </w:p>
    <w:p w14:paraId="059F0D39" w14:textId="77777777" w:rsidR="00923289" w:rsidRPr="00923289" w:rsidRDefault="00923289" w:rsidP="00923289">
      <w:pPr>
        <w:spacing w:after="80" w:line="276" w:lineRule="auto"/>
      </w:pPr>
      <w:r w:rsidRPr="00923289">
        <w:t xml:space="preserve">    </w:t>
      </w:r>
      <w:r w:rsidRPr="00923289">
        <w:rPr>
          <w:i/>
          <w:iCs/>
        </w:rPr>
        <w:t xml:space="preserve"># When: </w:t>
      </w:r>
      <w:proofErr w:type="spellStart"/>
      <w:r w:rsidRPr="00923289">
        <w:rPr>
          <w:i/>
          <w:iCs/>
        </w:rPr>
        <w:t>find_blank_coords</w:t>
      </w:r>
      <w:proofErr w:type="spellEnd"/>
      <w:r w:rsidRPr="00923289">
        <w:rPr>
          <w:i/>
          <w:iCs/>
        </w:rPr>
        <w:t>(grid_g1) 호출</w:t>
      </w:r>
    </w:p>
    <w:p w14:paraId="41CB09FD" w14:textId="77777777" w:rsidR="00923289" w:rsidRPr="00923289" w:rsidRDefault="00923289" w:rsidP="00923289">
      <w:pPr>
        <w:spacing w:after="80" w:line="276" w:lineRule="auto"/>
      </w:pPr>
      <w:r w:rsidRPr="00923289">
        <w:t xml:space="preserve">    </w:t>
      </w:r>
      <w:r w:rsidRPr="00923289">
        <w:rPr>
          <w:i/>
          <w:iCs/>
        </w:rPr>
        <w:t># Then: [(2,3</w:t>
      </w:r>
      <w:proofErr w:type="gramStart"/>
      <w:r w:rsidRPr="00923289">
        <w:rPr>
          <w:i/>
          <w:iCs/>
        </w:rPr>
        <w:t>),(</w:t>
      </w:r>
      <w:proofErr w:type="gramEnd"/>
      <w:r w:rsidRPr="00923289">
        <w:rPr>
          <w:i/>
          <w:iCs/>
        </w:rPr>
        <w:t>4,4)] 반환 (1-index, row-major)</w:t>
      </w:r>
    </w:p>
    <w:p w14:paraId="254B174A" w14:textId="77777777" w:rsidR="00923289" w:rsidRPr="00923289" w:rsidRDefault="00923289" w:rsidP="00923289">
      <w:pPr>
        <w:spacing w:after="80" w:line="276" w:lineRule="auto"/>
      </w:pPr>
      <w:r w:rsidRPr="00923289">
        <w:lastRenderedPageBreak/>
        <w:t xml:space="preserve">    assert </w:t>
      </w:r>
      <w:proofErr w:type="spellStart"/>
      <w:r w:rsidRPr="00923289">
        <w:t>find_blank_coords</w:t>
      </w:r>
      <w:proofErr w:type="spellEnd"/>
      <w:r w:rsidRPr="00923289">
        <w:t>(grid_g1) == [(2, 3), (4, 4)]</w:t>
      </w:r>
    </w:p>
    <w:p w14:paraId="4CC92655" w14:textId="77777777" w:rsidR="00923289" w:rsidRPr="00923289" w:rsidRDefault="00923289" w:rsidP="00923289">
      <w:pPr>
        <w:spacing w:after="80" w:line="276" w:lineRule="auto"/>
      </w:pPr>
      <w:r w:rsidRPr="00923289">
        <w:t>아직 없는 것:</w:t>
      </w:r>
    </w:p>
    <w:p w14:paraId="5BD06A69" w14:textId="77777777" w:rsidR="00923289" w:rsidRPr="00923289" w:rsidRDefault="00923289">
      <w:pPr>
        <w:numPr>
          <w:ilvl w:val="0"/>
          <w:numId w:val="41"/>
        </w:numPr>
        <w:spacing w:after="80" w:line="276" w:lineRule="auto"/>
      </w:pPr>
      <w:r w:rsidRPr="00923289">
        <w:t>tests/_approval.py (</w:t>
      </w:r>
      <w:proofErr w:type="spellStart"/>
      <w:r w:rsidRPr="00923289">
        <w:t>assert_matches_golden</w:t>
      </w:r>
      <w:proofErr w:type="spellEnd"/>
      <w:r w:rsidRPr="00923289">
        <w:t>)</w:t>
      </w:r>
    </w:p>
    <w:p w14:paraId="658F2EAF" w14:textId="77777777" w:rsidR="00923289" w:rsidRPr="00923289" w:rsidRDefault="00923289">
      <w:pPr>
        <w:numPr>
          <w:ilvl w:val="0"/>
          <w:numId w:val="41"/>
        </w:numPr>
        <w:spacing w:after="80" w:line="276" w:lineRule="auto"/>
      </w:pPr>
      <w:r w:rsidRPr="00923289">
        <w:t>tests/</w:t>
      </w:r>
      <w:proofErr w:type="gramStart"/>
      <w:r w:rsidRPr="00923289">
        <w:t>golden/ 디렉터리</w:t>
      </w:r>
      <w:proofErr w:type="gramEnd"/>
    </w:p>
    <w:p w14:paraId="40FEE909" w14:textId="77777777" w:rsidR="00923289" w:rsidRPr="00923289" w:rsidRDefault="00923289">
      <w:pPr>
        <w:numPr>
          <w:ilvl w:val="0"/>
          <w:numId w:val="41"/>
        </w:numPr>
        <w:spacing w:after="80" w:line="276" w:lineRule="auto"/>
      </w:pPr>
      <w:r w:rsidRPr="00923289">
        <w:t>테스트 안의 golden 연결 코드</w:t>
      </w:r>
    </w:p>
    <w:p w14:paraId="0E3EC29C" w14:textId="77777777" w:rsidR="00923289" w:rsidRPr="00923289" w:rsidRDefault="00923289" w:rsidP="00923289">
      <w:pPr>
        <w:spacing w:after="80" w:line="276" w:lineRule="auto"/>
      </w:pPr>
      <w:r w:rsidRPr="00923289">
        <w:t>그래서 UPDATE_GOLDEN=1은 </w:t>
      </w:r>
      <w:r w:rsidRPr="00923289">
        <w:rPr>
          <w:b/>
          <w:bCs/>
        </w:rPr>
        <w:t>읽을 코드가 없어서 무시</w:t>
      </w:r>
      <w:r w:rsidRPr="00923289">
        <w:t>되었고, 그냥 일반 assert 테스트만 PASS한 것입니다.</w:t>
      </w:r>
    </w:p>
    <w:p w14:paraId="3007C0CC" w14:textId="77777777" w:rsidR="00923289" w:rsidRPr="00923289" w:rsidRDefault="00923289">
      <w:pPr>
        <w:spacing w:after="80" w:line="276" w:lineRule="auto"/>
      </w:pPr>
    </w:p>
    <w:p w14:paraId="48A46AB8" w14:textId="77777777" w:rsidR="00240200" w:rsidRDefault="00240200">
      <w:pPr>
        <w:spacing w:after="80" w:line="276" w:lineRule="auto"/>
      </w:pPr>
    </w:p>
    <w:p w14:paraId="7B9071B9" w14:textId="0AE568CC" w:rsidR="00240200" w:rsidRPr="00240200" w:rsidRDefault="00240200">
      <w:pPr>
        <w:spacing w:after="80" w:line="276" w:lineRule="auto"/>
        <w:rPr>
          <w:b/>
          <w:bCs/>
          <w:sz w:val="28"/>
          <w:szCs w:val="28"/>
          <w:u w:val="single"/>
        </w:rPr>
      </w:pPr>
      <w:r w:rsidRPr="00240200">
        <w:rPr>
          <w:b/>
          <w:bCs/>
          <w:sz w:val="28"/>
          <w:szCs w:val="28"/>
          <w:u w:val="single"/>
        </w:rPr>
        <w:t>GREEN PASS 단계 완료</w:t>
      </w:r>
    </w:p>
    <w:p w14:paraId="26940068" w14:textId="0488BFF0" w:rsidR="00240200" w:rsidRDefault="00240200">
      <w:pPr>
        <w:spacing w:after="80" w:line="276" w:lineRule="auto"/>
      </w:pPr>
      <w:r>
        <w:rPr>
          <w:rFonts w:hint="eastAsia"/>
        </w:rPr>
        <w:t>```</w:t>
      </w:r>
    </w:p>
    <w:p w14:paraId="3896B9C5" w14:textId="6CDD6ACF" w:rsidR="00240200" w:rsidRDefault="00923289">
      <w:pPr>
        <w:spacing w:after="80" w:line="276" w:lineRule="auto"/>
      </w:pPr>
      <w:r w:rsidRPr="00923289">
        <w:t xml:space="preserve">Golden Master · Approval Test </w:t>
      </w:r>
      <w:r w:rsidR="00240200" w:rsidRPr="00240200">
        <w:t>위해 GREEN PASS 단계를 완료해 주세요.</w:t>
      </w:r>
    </w:p>
    <w:p w14:paraId="2F07DF4D" w14:textId="766E254F" w:rsidR="00240200" w:rsidRDefault="00240200">
      <w:pPr>
        <w:spacing w:after="80" w:line="276" w:lineRule="auto"/>
      </w:pPr>
      <w:r>
        <w:rPr>
          <w:rFonts w:hint="eastAsia"/>
        </w:rPr>
        <w:t>```</w:t>
      </w:r>
    </w:p>
    <w:p w14:paraId="5F83D4CD" w14:textId="77777777" w:rsidR="00923289" w:rsidRDefault="00923289">
      <w:pPr>
        <w:spacing w:after="80" w:line="276" w:lineRule="auto"/>
      </w:pPr>
    </w:p>
    <w:p w14:paraId="6FFD2877" w14:textId="3A2C06B4" w:rsidR="00923289" w:rsidRDefault="00923289">
      <w:pPr>
        <w:spacing w:after="80" w:line="276" w:lineRule="auto"/>
      </w:pPr>
      <w:r w:rsidRPr="00923289">
        <w:rPr>
          <w:noProof/>
        </w:rPr>
        <w:drawing>
          <wp:inline distT="0" distB="0" distL="0" distR="0" wp14:anchorId="4609F05F" wp14:editId="3CBF9EAD">
            <wp:extent cx="6121400" cy="970280"/>
            <wp:effectExtent l="0" t="0" r="0" b="1270"/>
            <wp:docPr id="922833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36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201" w14:textId="77777777" w:rsidR="00923289" w:rsidRDefault="00923289">
      <w:pPr>
        <w:spacing w:after="80" w:line="276" w:lineRule="auto"/>
      </w:pPr>
    </w:p>
    <w:p w14:paraId="4559672A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수행 내용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5643"/>
      </w:tblGrid>
      <w:tr w:rsidR="00923289" w:rsidRPr="00923289" w14:paraId="502884F7" w14:textId="77777777" w:rsidTr="00923289">
        <w:trPr>
          <w:tblHeader/>
        </w:trPr>
        <w:tc>
          <w:tcPr>
            <w:tcW w:w="207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782C3" w14:textId="77777777" w:rsidR="00923289" w:rsidRPr="00923289" w:rsidRDefault="00923289" w:rsidP="00923289">
            <w:pPr>
              <w:spacing w:after="80" w:line="276" w:lineRule="auto"/>
              <w:rPr>
                <w:b/>
                <w:bCs/>
              </w:rPr>
            </w:pPr>
            <w:r w:rsidRPr="00923289">
              <w:rPr>
                <w:b/>
                <w:bCs/>
              </w:rPr>
              <w:t>단계</w:t>
            </w:r>
          </w:p>
        </w:tc>
        <w:tc>
          <w:tcPr>
            <w:tcW w:w="2930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037C7" w14:textId="77777777" w:rsidR="00923289" w:rsidRPr="00923289" w:rsidRDefault="00923289" w:rsidP="00923289">
            <w:pPr>
              <w:spacing w:after="80" w:line="276" w:lineRule="auto"/>
              <w:rPr>
                <w:b/>
                <w:bCs/>
              </w:rPr>
            </w:pPr>
            <w:r w:rsidRPr="00923289">
              <w:rPr>
                <w:b/>
                <w:bCs/>
              </w:rPr>
              <w:t>결과</w:t>
            </w:r>
          </w:p>
        </w:tc>
      </w:tr>
      <w:tr w:rsidR="00923289" w:rsidRPr="00923289" w14:paraId="22A232CE" w14:textId="77777777" w:rsidTr="00923289">
        <w:tc>
          <w:tcPr>
            <w:tcW w:w="207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1CFFF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1. tests/_approval.py</w:t>
            </w:r>
          </w:p>
        </w:tc>
        <w:tc>
          <w:tcPr>
            <w:tcW w:w="293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5426D" w14:textId="77777777" w:rsidR="00923289" w:rsidRPr="00923289" w:rsidRDefault="00923289" w:rsidP="00923289">
            <w:pPr>
              <w:spacing w:after="80" w:line="276" w:lineRule="auto"/>
            </w:pPr>
            <w:proofErr w:type="spellStart"/>
            <w:r w:rsidRPr="00923289">
              <w:t>assert_matches_golden</w:t>
            </w:r>
            <w:proofErr w:type="spellEnd"/>
            <w:r w:rsidRPr="00923289">
              <w:t>, </w:t>
            </w:r>
            <w:proofErr w:type="spellStart"/>
            <w:r w:rsidRPr="00923289">
              <w:t>format_coord_list</w:t>
            </w:r>
            <w:proofErr w:type="spellEnd"/>
            <w:r w:rsidRPr="00923289">
              <w:t> 생성</w:t>
            </w:r>
          </w:p>
        </w:tc>
      </w:tr>
      <w:tr w:rsidR="00923289" w:rsidRPr="00923289" w14:paraId="374AB422" w14:textId="77777777" w:rsidTr="00923289">
        <w:tc>
          <w:tcPr>
            <w:tcW w:w="207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3CF32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2. 테스트 golden 연결</w:t>
            </w:r>
          </w:p>
        </w:tc>
        <w:tc>
          <w:tcPr>
            <w:tcW w:w="293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07A25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test_d_loc_01.py → approval 호출로 교체</w:t>
            </w:r>
          </w:p>
        </w:tc>
      </w:tr>
      <w:tr w:rsidR="00923289" w:rsidRPr="00923289" w14:paraId="2FA5E77E" w14:textId="77777777" w:rsidTr="00923289">
        <w:tc>
          <w:tcPr>
            <w:tcW w:w="207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D5C42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3. UPDATE_GOLDEN=1</w:t>
            </w:r>
          </w:p>
        </w:tc>
        <w:tc>
          <w:tcPr>
            <w:tcW w:w="293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93CFE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기준 파일 생성 — </w:t>
            </w:r>
            <w:r w:rsidRPr="00923289">
              <w:rPr>
                <w:b/>
                <w:bCs/>
              </w:rPr>
              <w:t>PASSED</w:t>
            </w:r>
          </w:p>
        </w:tc>
      </w:tr>
      <w:tr w:rsidR="00923289" w:rsidRPr="00923289" w14:paraId="0A96BB93" w14:textId="77777777" w:rsidTr="00923289">
        <w:tc>
          <w:tcPr>
            <w:tcW w:w="207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E9322" w14:textId="77777777" w:rsidR="00923289" w:rsidRPr="00923289" w:rsidRDefault="00923289" w:rsidP="00923289">
            <w:pPr>
              <w:spacing w:after="80" w:line="276" w:lineRule="auto"/>
            </w:pPr>
            <w:r w:rsidRPr="00923289">
              <w:t>4. 검증 (UPDATE_GOLDEN 없음)</w:t>
            </w:r>
          </w:p>
        </w:tc>
        <w:tc>
          <w:tcPr>
            <w:tcW w:w="2930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F4854" w14:textId="77777777" w:rsidR="00923289" w:rsidRPr="00923289" w:rsidRDefault="00923289" w:rsidP="00923289">
            <w:pPr>
              <w:spacing w:after="80" w:line="276" w:lineRule="auto"/>
            </w:pPr>
            <w:proofErr w:type="gramStart"/>
            <w:r w:rsidRPr="00923289">
              <w:t>golden</w:t>
            </w:r>
            <w:proofErr w:type="gramEnd"/>
            <w:r w:rsidRPr="00923289">
              <w:t> </w:t>
            </w:r>
            <w:r w:rsidRPr="00923289">
              <w:rPr>
                <w:b/>
                <w:bCs/>
              </w:rPr>
              <w:t>matched</w:t>
            </w:r>
            <w:r w:rsidRPr="00923289">
              <w:t> — </w:t>
            </w:r>
            <w:r w:rsidRPr="00923289">
              <w:rPr>
                <w:b/>
                <w:bCs/>
              </w:rPr>
              <w:t>PASSED</w:t>
            </w:r>
          </w:p>
        </w:tc>
      </w:tr>
    </w:tbl>
    <w:p w14:paraId="53A6AFF2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lastRenderedPageBreak/>
        <w:t>생성·변경 파일</w:t>
      </w:r>
    </w:p>
    <w:p w14:paraId="3CB8C3EF" w14:textId="77777777" w:rsidR="00923289" w:rsidRPr="00923289" w:rsidRDefault="00923289">
      <w:pPr>
        <w:numPr>
          <w:ilvl w:val="0"/>
          <w:numId w:val="42"/>
        </w:numPr>
        <w:spacing w:after="80" w:line="276" w:lineRule="auto"/>
      </w:pPr>
      <w:r w:rsidRPr="00923289">
        <w:t>tests/_approval.py — Approval harness (신규)</w:t>
      </w:r>
    </w:p>
    <w:p w14:paraId="17418CAE" w14:textId="77777777" w:rsidR="00923289" w:rsidRPr="00923289" w:rsidRDefault="00923289">
      <w:pPr>
        <w:numPr>
          <w:ilvl w:val="0"/>
          <w:numId w:val="42"/>
        </w:numPr>
        <w:spacing w:after="80" w:line="276" w:lineRule="auto"/>
      </w:pPr>
      <w:r w:rsidRPr="00923289">
        <w:t>tests/entity/test_d_loc_01.py — golden 연결</w:t>
      </w:r>
    </w:p>
    <w:p w14:paraId="48BEB56B" w14:textId="77777777" w:rsidR="00923289" w:rsidRPr="00923289" w:rsidRDefault="00923289">
      <w:pPr>
        <w:numPr>
          <w:ilvl w:val="0"/>
          <w:numId w:val="42"/>
        </w:numPr>
        <w:spacing w:after="80" w:line="276" w:lineRule="auto"/>
      </w:pPr>
      <w:r w:rsidRPr="00923289">
        <w:t>tests/golden/d_loc_01_g1_blank_coords.approved.txt — 기준 파일 (신규)</w:t>
      </w:r>
    </w:p>
    <w:p w14:paraId="5742AB47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golden 파일</w:t>
      </w:r>
    </w:p>
    <w:p w14:paraId="33B1A1BA" w14:textId="77777777" w:rsidR="00923289" w:rsidRPr="00923289" w:rsidRDefault="00923289" w:rsidP="00923289">
      <w:pPr>
        <w:spacing w:after="80" w:line="276" w:lineRule="auto"/>
      </w:pPr>
      <w:r w:rsidRPr="00923289">
        <w:rPr>
          <w:b/>
          <w:bCs/>
        </w:rPr>
        <w:t>경로:</w:t>
      </w:r>
      <w:r w:rsidRPr="00923289">
        <w:t> tests/golden/d_loc_01_g1_blank_coords.approved.txt</w:t>
      </w:r>
    </w:p>
    <w:p w14:paraId="40963BBB" w14:textId="77777777" w:rsidR="00923289" w:rsidRPr="00923289" w:rsidRDefault="00923289" w:rsidP="00923289">
      <w:pPr>
        <w:spacing w:after="80" w:line="276" w:lineRule="auto"/>
      </w:pPr>
      <w:r w:rsidRPr="00923289">
        <w:t>2,3</w:t>
      </w:r>
    </w:p>
    <w:p w14:paraId="5E7E42A2" w14:textId="77777777" w:rsidR="00923289" w:rsidRPr="00923289" w:rsidRDefault="00923289" w:rsidP="00923289">
      <w:pPr>
        <w:spacing w:after="80" w:line="276" w:lineRule="auto"/>
      </w:pPr>
      <w:r w:rsidRPr="00923289">
        <w:t>4,4</w:t>
      </w:r>
    </w:p>
    <w:p w14:paraId="2CCF288E" w14:textId="77777777" w:rsidR="00923289" w:rsidRPr="00923289" w:rsidRDefault="00923289" w:rsidP="00923289">
      <w:pPr>
        <w:spacing w:after="80" w:line="276" w:lineRule="auto"/>
      </w:pPr>
      <w:r w:rsidRPr="00923289">
        <w:t>포맷: 1-index </w:t>
      </w:r>
      <w:proofErr w:type="spellStart"/>
      <w:proofErr w:type="gramStart"/>
      <w:r w:rsidRPr="00923289">
        <w:t>row,col</w:t>
      </w:r>
      <w:proofErr w:type="spellEnd"/>
      <w:proofErr w:type="gramEnd"/>
      <w:r w:rsidRPr="00923289">
        <w:t>, row-major, 줄당 좌표 1개 (I6)</w:t>
      </w:r>
    </w:p>
    <w:p w14:paraId="2253920D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matched 여부</w:t>
      </w:r>
    </w:p>
    <w:p w14:paraId="7B16B49E" w14:textId="77777777" w:rsidR="00923289" w:rsidRPr="00923289" w:rsidRDefault="00923289" w:rsidP="00923289">
      <w:pPr>
        <w:spacing w:after="80" w:line="276" w:lineRule="auto"/>
      </w:pPr>
      <w:r w:rsidRPr="00923289">
        <w:rPr>
          <w:b/>
          <w:bCs/>
        </w:rPr>
        <w:t>matched</w:t>
      </w:r>
      <w:r w:rsidRPr="00923289">
        <w:t xml:space="preserve"> — UPDATE_GOLDEN 없이 </w:t>
      </w:r>
      <w:proofErr w:type="spellStart"/>
      <w:r w:rsidRPr="00923289">
        <w:t>pytest</w:t>
      </w:r>
      <w:proofErr w:type="spellEnd"/>
      <w:r w:rsidRPr="00923289">
        <w:t xml:space="preserve"> PASS 확인됨.</w:t>
      </w:r>
    </w:p>
    <w:p w14:paraId="311BFE92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사용법</w:t>
      </w:r>
    </w:p>
    <w:p w14:paraId="1A01F38B" w14:textId="77777777" w:rsidR="00923289" w:rsidRPr="00923289" w:rsidRDefault="00923289" w:rsidP="00923289">
      <w:pPr>
        <w:spacing w:after="80" w:line="276" w:lineRule="auto"/>
      </w:pPr>
      <w:r w:rsidRPr="00923289">
        <w:rPr>
          <w:i/>
          <w:iCs/>
        </w:rPr>
        <w:t># 기준 갱신 (의도적 출력 변경 시만)</w:t>
      </w:r>
    </w:p>
    <w:p w14:paraId="57E8E06E" w14:textId="77777777" w:rsidR="00923289" w:rsidRPr="00923289" w:rsidRDefault="00923289" w:rsidP="00923289">
      <w:pPr>
        <w:spacing w:after="80" w:line="276" w:lineRule="auto"/>
      </w:pPr>
      <w:r w:rsidRPr="00923289">
        <w:t xml:space="preserve">UPDATE_GOLDEN=1 python -m </w:t>
      </w:r>
      <w:proofErr w:type="spellStart"/>
      <w:r w:rsidRPr="00923289">
        <w:t>pytest</w:t>
      </w:r>
      <w:proofErr w:type="spellEnd"/>
      <w:r w:rsidRPr="00923289">
        <w:t xml:space="preserve"> </w:t>
      </w:r>
      <w:proofErr w:type="gramStart"/>
      <w:r w:rsidRPr="00923289">
        <w:t>tests/entity/test_d_loc_01.py::</w:t>
      </w:r>
      <w:proofErr w:type="gramEnd"/>
      <w:r w:rsidRPr="00923289">
        <w:t>test_d_loc_01_blank_coords_row_major -v</w:t>
      </w:r>
    </w:p>
    <w:p w14:paraId="1BF6BA00" w14:textId="77777777" w:rsidR="00923289" w:rsidRPr="00923289" w:rsidRDefault="00923289" w:rsidP="00923289">
      <w:pPr>
        <w:spacing w:after="80" w:line="276" w:lineRule="auto"/>
      </w:pPr>
      <w:r w:rsidRPr="00923289">
        <w:rPr>
          <w:i/>
          <w:iCs/>
        </w:rPr>
        <w:t># 일반 검증</w:t>
      </w:r>
    </w:p>
    <w:p w14:paraId="634A43E7" w14:textId="77777777" w:rsidR="00923289" w:rsidRPr="00923289" w:rsidRDefault="00923289" w:rsidP="00923289">
      <w:pPr>
        <w:spacing w:after="80" w:line="276" w:lineRule="auto"/>
      </w:pPr>
      <w:r w:rsidRPr="00923289">
        <w:t xml:space="preserve">python -m </w:t>
      </w:r>
      <w:proofErr w:type="spellStart"/>
      <w:r w:rsidRPr="00923289">
        <w:t>pytest</w:t>
      </w:r>
      <w:proofErr w:type="spellEnd"/>
      <w:r w:rsidRPr="00923289">
        <w:t xml:space="preserve"> </w:t>
      </w:r>
      <w:proofErr w:type="gramStart"/>
      <w:r w:rsidRPr="00923289">
        <w:t>tests/entity/test_d_loc_01.py::</w:t>
      </w:r>
      <w:proofErr w:type="gramEnd"/>
      <w:r w:rsidRPr="00923289">
        <w:t>test_d_loc_01_blank_coords_row_major -v</w:t>
      </w:r>
    </w:p>
    <w:p w14:paraId="2F19BB5C" w14:textId="77777777" w:rsidR="00923289" w:rsidRDefault="00923289" w:rsidP="00657DEF">
      <w:pPr>
        <w:spacing w:after="80" w:line="276" w:lineRule="auto"/>
      </w:pPr>
    </w:p>
    <w:p w14:paraId="4883F246" w14:textId="6E64E107" w:rsidR="00657DEF" w:rsidRPr="00657DEF" w:rsidRDefault="00657DEF" w:rsidP="00657DEF">
      <w:pPr>
        <w:spacing w:after="80" w:line="276" w:lineRule="auto"/>
      </w:pPr>
      <w:r w:rsidRPr="00657DEF">
        <w:t>Track </w:t>
      </w:r>
      <w:r w:rsidRPr="00657DEF">
        <w:rPr>
          <w:b/>
          <w:bCs/>
        </w:rPr>
        <w:t>전부 PASS</w:t>
      </w:r>
      <w:r w:rsidRPr="00657DEF">
        <w:t>인지 확인한 뒤 REFACTOR를 이어갑니다.</w:t>
      </w:r>
    </w:p>
    <w:p w14:paraId="0A7AA977" w14:textId="77777777" w:rsidR="00240200" w:rsidRDefault="00240200">
      <w:pPr>
        <w:spacing w:after="80" w:line="276" w:lineRule="auto"/>
      </w:pPr>
    </w:p>
    <w:p w14:paraId="23A9253B" w14:textId="2B2E78B3" w:rsidR="00923289" w:rsidRDefault="00923289">
      <w:pPr>
        <w:spacing w:after="80" w:line="276" w:lineRule="auto"/>
      </w:pPr>
      <w:r>
        <w:rPr>
          <w:rFonts w:hint="eastAsia"/>
        </w:rPr>
        <w:t>```</w:t>
      </w:r>
    </w:p>
    <w:p w14:paraId="1803438B" w14:textId="0BBBE69B" w:rsidR="00923289" w:rsidRDefault="00923289">
      <w:pPr>
        <w:spacing w:after="80" w:line="276" w:lineRule="auto"/>
      </w:pPr>
      <w:proofErr w:type="spellStart"/>
      <w:r w:rsidRPr="00923289">
        <w:t>TrackA</w:t>
      </w:r>
      <w:proofErr w:type="spellEnd"/>
      <w:r w:rsidRPr="00923289">
        <w:t>, B 전부 PASS가 되도록 작업해줘</w:t>
      </w:r>
    </w:p>
    <w:p w14:paraId="415311DC" w14:textId="61EC9C7C" w:rsidR="00923289" w:rsidRDefault="00923289">
      <w:pPr>
        <w:spacing w:after="80" w:line="276" w:lineRule="auto"/>
      </w:pPr>
      <w:r>
        <w:rPr>
          <w:rFonts w:hint="eastAsia"/>
        </w:rPr>
        <w:t>```</w:t>
      </w:r>
    </w:p>
    <w:p w14:paraId="2E5C6BD3" w14:textId="0DC903A9" w:rsidR="00240200" w:rsidRDefault="00923289">
      <w:pPr>
        <w:spacing w:after="80" w:line="276" w:lineRule="auto"/>
      </w:pPr>
      <w:r w:rsidRPr="00923289">
        <w:rPr>
          <w:noProof/>
        </w:rPr>
        <w:lastRenderedPageBreak/>
        <w:drawing>
          <wp:inline distT="0" distB="0" distL="0" distR="0" wp14:anchorId="739E2FC6" wp14:editId="0C04274D">
            <wp:extent cx="6121400" cy="4537710"/>
            <wp:effectExtent l="0" t="0" r="0" b="0"/>
            <wp:docPr id="1523694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944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C978" w14:textId="77777777" w:rsidR="00923289" w:rsidRDefault="00923289">
      <w:pPr>
        <w:spacing w:after="80" w:line="276" w:lineRule="auto"/>
      </w:pPr>
    </w:p>
    <w:p w14:paraId="10C3CC0E" w14:textId="77777777" w:rsidR="00923289" w:rsidRPr="00923289" w:rsidRDefault="00923289" w:rsidP="00923289">
      <w:pPr>
        <w:spacing w:after="80" w:line="276" w:lineRule="auto"/>
        <w:rPr>
          <w:b/>
          <w:bCs/>
        </w:rPr>
      </w:pPr>
      <w:r w:rsidRPr="00923289">
        <w:rPr>
          <w:b/>
          <w:bCs/>
        </w:rPr>
        <w:t>추가한 파일</w:t>
      </w:r>
    </w:p>
    <w:p w14:paraId="4277E471" w14:textId="77777777" w:rsidR="00923289" w:rsidRPr="00923289" w:rsidRDefault="00923289" w:rsidP="00923289">
      <w:pPr>
        <w:spacing w:after="80" w:line="276" w:lineRule="auto"/>
      </w:pPr>
      <w:r w:rsidRPr="00923289">
        <w:rPr>
          <w:b/>
          <w:bCs/>
        </w:rPr>
        <w:t>Track A — boundary</w:t>
      </w:r>
    </w:p>
    <w:p w14:paraId="0C83951A" w14:textId="77777777" w:rsidR="00923289" w:rsidRPr="00923289" w:rsidRDefault="00923289">
      <w:pPr>
        <w:numPr>
          <w:ilvl w:val="0"/>
          <w:numId w:val="43"/>
        </w:numPr>
        <w:spacing w:after="80" w:line="276" w:lineRule="auto"/>
      </w:pPr>
      <w:r w:rsidRPr="00923289">
        <w:t>src/boundary/input_handler.py — </w:t>
      </w:r>
      <w:proofErr w:type="spellStart"/>
      <w:r w:rsidRPr="00923289">
        <w:t>InputHandler.validate</w:t>
      </w:r>
      <w:proofErr w:type="spellEnd"/>
      <w:r w:rsidRPr="00923289">
        <w:t>() 최소 구현</w:t>
      </w:r>
    </w:p>
    <w:p w14:paraId="2EFBB5F4" w14:textId="77777777" w:rsidR="00923289" w:rsidRPr="00923289" w:rsidRDefault="00923289">
      <w:pPr>
        <w:numPr>
          <w:ilvl w:val="0"/>
          <w:numId w:val="43"/>
        </w:numPr>
        <w:spacing w:after="80" w:line="276" w:lineRule="auto"/>
      </w:pPr>
      <w:r w:rsidRPr="00923289">
        <w:t>tests/boundary/test_u_in_01.py</w:t>
      </w:r>
    </w:p>
    <w:p w14:paraId="09800B44" w14:textId="77777777" w:rsidR="00923289" w:rsidRPr="00923289" w:rsidRDefault="00923289">
      <w:pPr>
        <w:numPr>
          <w:ilvl w:val="0"/>
          <w:numId w:val="43"/>
        </w:numPr>
        <w:spacing w:after="80" w:line="276" w:lineRule="auto"/>
      </w:pPr>
      <w:r w:rsidRPr="00923289">
        <w:t>tests/boundary/test_u_in_02.py</w:t>
      </w:r>
    </w:p>
    <w:p w14:paraId="103CD6F8" w14:textId="77777777" w:rsidR="00923289" w:rsidRPr="00923289" w:rsidRDefault="00923289" w:rsidP="00923289">
      <w:pPr>
        <w:spacing w:after="80" w:line="276" w:lineRule="auto"/>
      </w:pPr>
      <w:r w:rsidRPr="00923289">
        <w:rPr>
          <w:b/>
          <w:bCs/>
        </w:rPr>
        <w:t>검증 규칙 (</w:t>
      </w:r>
      <w:proofErr w:type="spellStart"/>
      <w:r w:rsidRPr="00923289">
        <w:rPr>
          <w:b/>
          <w:bCs/>
        </w:rPr>
        <w:t>InputHandler</w:t>
      </w:r>
      <w:proofErr w:type="spellEnd"/>
      <w:r w:rsidRPr="00923289">
        <w:rPr>
          <w:b/>
          <w:bCs/>
        </w:rPr>
        <w:t>)</w:t>
      </w:r>
    </w:p>
    <w:p w14:paraId="090FA277" w14:textId="77777777" w:rsidR="00923289" w:rsidRPr="00923289" w:rsidRDefault="00923289">
      <w:pPr>
        <w:numPr>
          <w:ilvl w:val="0"/>
          <w:numId w:val="44"/>
        </w:numPr>
        <w:spacing w:after="80" w:line="276" w:lineRule="auto"/>
      </w:pPr>
      <w:r w:rsidRPr="00923289">
        <w:t>grid is None → </w:t>
      </w:r>
      <w:proofErr w:type="spellStart"/>
      <w:r w:rsidRPr="00923289">
        <w:t>error_code</w:t>
      </w:r>
      <w:proofErr w:type="spellEnd"/>
      <w:r w:rsidRPr="00923289">
        <w:t>: "E003"</w:t>
      </w:r>
    </w:p>
    <w:p w14:paraId="37D875D0" w14:textId="77777777" w:rsidR="00923289" w:rsidRPr="00923289" w:rsidRDefault="00923289">
      <w:pPr>
        <w:numPr>
          <w:ilvl w:val="0"/>
          <w:numId w:val="44"/>
        </w:numPr>
        <w:spacing w:after="80" w:line="276" w:lineRule="auto"/>
      </w:pPr>
      <w:r w:rsidRPr="00923289">
        <w:t>셀 값이 0이 아니면서 1~16 범위 밖 → </w:t>
      </w:r>
      <w:proofErr w:type="spellStart"/>
      <w:r w:rsidRPr="00923289">
        <w:t>error_code</w:t>
      </w:r>
      <w:proofErr w:type="spellEnd"/>
      <w:r w:rsidRPr="00923289">
        <w:t>: "E002"</w:t>
      </w:r>
    </w:p>
    <w:p w14:paraId="062C8A74" w14:textId="77777777" w:rsidR="00923289" w:rsidRPr="00923289" w:rsidRDefault="00923289">
      <w:pPr>
        <w:numPr>
          <w:ilvl w:val="0"/>
          <w:numId w:val="44"/>
        </w:numPr>
        <w:spacing w:after="80" w:line="276" w:lineRule="auto"/>
      </w:pPr>
      <w:r w:rsidRPr="00923289">
        <w:t>그 외 → </w:t>
      </w:r>
      <w:proofErr w:type="spellStart"/>
      <w:r w:rsidRPr="00923289">
        <w:t>error_code</w:t>
      </w:r>
      <w:proofErr w:type="spellEnd"/>
      <w:r w:rsidRPr="00923289">
        <w:t>: None</w:t>
      </w:r>
    </w:p>
    <w:p w14:paraId="75C8281A" w14:textId="77777777" w:rsidR="00923289" w:rsidRPr="00923289" w:rsidRDefault="00923289" w:rsidP="00923289">
      <w:pPr>
        <w:spacing w:after="80" w:line="276" w:lineRule="auto"/>
      </w:pPr>
      <w:r w:rsidRPr="00923289">
        <w:t>상수는 src/entity/constants.py의 BLANK_CELL, MAX_CELL_VALUE를 재사용했습니다 (ECB: boundary → entity import 허용).</w:t>
      </w:r>
    </w:p>
    <w:p w14:paraId="73D8743D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lastRenderedPageBreak/>
        <w:t>테스트</w:t>
      </w:r>
    </w:p>
    <w:p w14:paraId="51F041C5" w14:textId="77777777" w:rsidR="00A65392" w:rsidRPr="00A65392" w:rsidRDefault="00A65392" w:rsidP="00A65392">
      <w:pPr>
        <w:spacing w:after="80" w:line="276" w:lineRule="auto"/>
      </w:pPr>
      <w:r w:rsidRPr="00A65392">
        <w:t>프로젝트 루트(C:\DEV\MagicSquare_1004)에서:</w:t>
      </w:r>
    </w:p>
    <w:p w14:paraId="0917F4EB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전체 테스트</w:t>
      </w:r>
    </w:p>
    <w:p w14:paraId="771B8062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 -v</w:t>
      </w:r>
    </w:p>
    <w:p w14:paraId="75192576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Track B (entity / Logic)</w:t>
      </w:r>
    </w:p>
    <w:p w14:paraId="60BF156E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tests/entity/ -v</w:t>
      </w:r>
    </w:p>
    <w:p w14:paraId="1DA5F6A7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Track A (boundary / UI)</w:t>
      </w:r>
    </w:p>
    <w:p w14:paraId="02F42868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tests/boundary/ -v</w:t>
      </w:r>
    </w:p>
    <w:p w14:paraId="6BBED90C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 xml:space="preserve"># 세션 3 </w:t>
      </w:r>
      <w:proofErr w:type="spellStart"/>
      <w:r w:rsidRPr="00A65392">
        <w:rPr>
          <w:i/>
          <w:iCs/>
        </w:rPr>
        <w:t>validate_lines</w:t>
      </w:r>
      <w:proofErr w:type="spellEnd"/>
    </w:p>
    <w:p w14:paraId="13999534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tests/test_validate_lines.py -v</w:t>
      </w:r>
    </w:p>
    <w:p w14:paraId="05FDAF68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단일 테스트</w:t>
      </w:r>
    </w:p>
    <w:p w14:paraId="703ECF24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</w:t>
      </w:r>
      <w:proofErr w:type="gramStart"/>
      <w:r w:rsidRPr="00A65392">
        <w:t>tests/entity/test_d_loc_01.py::</w:t>
      </w:r>
      <w:proofErr w:type="gramEnd"/>
      <w:r w:rsidRPr="00A65392">
        <w:t>test_d_loc_01_blank_coords_row_major -v</w:t>
      </w:r>
    </w:p>
    <w:p w14:paraId="349D9848" w14:textId="77777777" w:rsidR="00A65392" w:rsidRPr="00A65392" w:rsidRDefault="00A65392" w:rsidP="00A65392">
      <w:pPr>
        <w:spacing w:after="80" w:line="276" w:lineRule="auto"/>
      </w:pPr>
      <w:r w:rsidRPr="00A65392">
        <w:t>가상환경이 이미 활성화되어 있으면:</w:t>
      </w:r>
    </w:p>
    <w:p w14:paraId="1CE7D3E8" w14:textId="77777777" w:rsidR="00A65392" w:rsidRPr="00A65392" w:rsidRDefault="00A65392" w:rsidP="00A65392">
      <w:pPr>
        <w:spacing w:after="80" w:line="276" w:lineRule="auto"/>
      </w:pPr>
      <w:r w:rsidRPr="00A65392">
        <w:t xml:space="preserve">python -m </w:t>
      </w:r>
      <w:proofErr w:type="spellStart"/>
      <w:r w:rsidRPr="00A65392">
        <w:t>pytest</w:t>
      </w:r>
      <w:proofErr w:type="spellEnd"/>
      <w:r w:rsidRPr="00A65392">
        <w:t xml:space="preserve"> tests/ -v</w:t>
      </w:r>
    </w:p>
    <w:p w14:paraId="04B92548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HTML 커버리지</w:t>
      </w:r>
    </w:p>
    <w:p w14:paraId="4DD7DEE6" w14:textId="77777777" w:rsidR="00A65392" w:rsidRPr="00A65392" w:rsidRDefault="00A65392" w:rsidP="00A65392">
      <w:pPr>
        <w:spacing w:after="80" w:line="276" w:lineRule="auto"/>
      </w:pPr>
      <w:proofErr w:type="spellStart"/>
      <w:r w:rsidRPr="00A65392">
        <w:t>pytest-cov</w:t>
      </w:r>
      <w:proofErr w:type="spellEnd"/>
      <w:proofErr w:type="gramStart"/>
      <w:r w:rsidRPr="00A65392">
        <w:t>가 .</w:t>
      </w:r>
      <w:proofErr w:type="spellStart"/>
      <w:r w:rsidRPr="00A65392">
        <w:t>venv</w:t>
      </w:r>
      <w:proofErr w:type="spellEnd"/>
      <w:proofErr w:type="gramEnd"/>
      <w:r w:rsidRPr="00A65392">
        <w:t>에 설치되어 있어야 합니다.</w:t>
      </w:r>
    </w:p>
    <w:p w14:paraId="6D8EE9AE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전체 + 터미널 요약 + HTML 리포트</w:t>
      </w:r>
    </w:p>
    <w:p w14:paraId="1EA7A708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 --</w:t>
      </w:r>
      <w:proofErr w:type="spellStart"/>
      <w:r w:rsidRPr="00A65392">
        <w:t>cov</w:t>
      </w:r>
      <w:proofErr w:type="spellEnd"/>
      <w:r w:rsidRPr="00A65392">
        <w:t>=</w:t>
      </w:r>
      <w:proofErr w:type="spellStart"/>
      <w:r w:rsidRPr="00A65392">
        <w:t>src</w:t>
      </w:r>
      <w:proofErr w:type="spell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</w:t>
      </w:r>
      <w:proofErr w:type="spellStart"/>
      <w:proofErr w:type="gramStart"/>
      <w:r w:rsidRPr="00A65392">
        <w:t>html:htmlcov</w:t>
      </w:r>
      <w:proofErr w:type="spellEnd"/>
      <w:proofErr w:type="gram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-report=term-missing -v</w:t>
      </w:r>
    </w:p>
    <w:p w14:paraId="20BFAA43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Track B만</w:t>
      </w:r>
    </w:p>
    <w:p w14:paraId="73F38356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tests/entity/ --</w:t>
      </w:r>
      <w:proofErr w:type="spellStart"/>
      <w:r w:rsidRPr="00A65392">
        <w:t>cov</w:t>
      </w:r>
      <w:proofErr w:type="spellEnd"/>
      <w:r w:rsidRPr="00A65392">
        <w:t>=</w:t>
      </w:r>
      <w:proofErr w:type="spellStart"/>
      <w:r w:rsidRPr="00A65392">
        <w:t>src</w:t>
      </w:r>
      <w:proofErr w:type="spell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</w:t>
      </w:r>
      <w:proofErr w:type="spellStart"/>
      <w:proofErr w:type="gramStart"/>
      <w:r w:rsidRPr="00A65392">
        <w:t>html:htmlcov</w:t>
      </w:r>
      <w:proofErr w:type="spellEnd"/>
      <w:proofErr w:type="gram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-report=term-missing -v</w:t>
      </w:r>
    </w:p>
    <w:p w14:paraId="60026085" w14:textId="77777777" w:rsidR="00A65392" w:rsidRPr="00A65392" w:rsidRDefault="00A65392" w:rsidP="00A65392">
      <w:pPr>
        <w:spacing w:after="80" w:line="276" w:lineRule="auto"/>
      </w:pPr>
      <w:r w:rsidRPr="00A65392">
        <w:rPr>
          <w:i/>
          <w:iCs/>
        </w:rPr>
        <w:t># Track A만</w:t>
      </w:r>
    </w:p>
    <w:p w14:paraId="563DA5E8" w14:textId="77777777" w:rsidR="00A65392" w:rsidRPr="00A65392" w:rsidRDefault="00A65392" w:rsidP="00A65392">
      <w:pPr>
        <w:spacing w:after="80" w:line="276" w:lineRule="auto"/>
      </w:pPr>
      <w:r w:rsidRPr="00A65392">
        <w:t>.</w:t>
      </w:r>
      <w:proofErr w:type="spellStart"/>
      <w:r w:rsidRPr="00A65392">
        <w:t>venv</w:t>
      </w:r>
      <w:proofErr w:type="spellEnd"/>
      <w:r w:rsidRPr="00A65392">
        <w:t xml:space="preserve">/Scripts/python.exe -m </w:t>
      </w:r>
      <w:proofErr w:type="spellStart"/>
      <w:r w:rsidRPr="00A65392">
        <w:t>pytest</w:t>
      </w:r>
      <w:proofErr w:type="spellEnd"/>
      <w:r w:rsidRPr="00A65392">
        <w:t xml:space="preserve"> tests/boundary/ --</w:t>
      </w:r>
      <w:proofErr w:type="spellStart"/>
      <w:r w:rsidRPr="00A65392">
        <w:t>cov</w:t>
      </w:r>
      <w:proofErr w:type="spellEnd"/>
      <w:r w:rsidRPr="00A65392">
        <w:t>=</w:t>
      </w:r>
      <w:proofErr w:type="spellStart"/>
      <w:r w:rsidRPr="00A65392">
        <w:t>src</w:t>
      </w:r>
      <w:proofErr w:type="spell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</w:t>
      </w:r>
      <w:proofErr w:type="spellStart"/>
      <w:proofErr w:type="gramStart"/>
      <w:r w:rsidRPr="00A65392">
        <w:t>html:htmlcov</w:t>
      </w:r>
      <w:proofErr w:type="spellEnd"/>
      <w:proofErr w:type="gramEnd"/>
      <w:r w:rsidRPr="00A65392">
        <w:t xml:space="preserve"> --</w:t>
      </w:r>
      <w:proofErr w:type="spellStart"/>
      <w:r w:rsidRPr="00A65392">
        <w:t>cov</w:t>
      </w:r>
      <w:proofErr w:type="spellEnd"/>
      <w:r w:rsidRPr="00A65392">
        <w:t>-report=term-missing -v</w:t>
      </w:r>
    </w:p>
    <w:p w14:paraId="16129C16" w14:textId="77777777" w:rsidR="00A65392" w:rsidRPr="00A65392" w:rsidRDefault="00A65392" w:rsidP="00A65392">
      <w:pPr>
        <w:spacing w:after="80" w:line="276" w:lineRule="auto"/>
      </w:pPr>
      <w:r w:rsidRPr="00A65392">
        <w:t>실행 후 </w:t>
      </w:r>
      <w:proofErr w:type="spellStart"/>
      <w:r w:rsidRPr="00A65392">
        <w:t>htmlcov</w:t>
      </w:r>
      <w:proofErr w:type="spellEnd"/>
      <w:r w:rsidRPr="00A65392">
        <w:t>/index.html이 생성됩니다.</w:t>
      </w:r>
    </w:p>
    <w:p w14:paraId="62FAB38F" w14:textId="77777777" w:rsidR="00A65392" w:rsidRPr="00A65392" w:rsidRDefault="00A65392" w:rsidP="00A65392">
      <w:pPr>
        <w:spacing w:after="80" w:line="276" w:lineRule="auto"/>
      </w:pPr>
      <w:r w:rsidRPr="00A65392">
        <w:rPr>
          <w:b/>
          <w:bCs/>
        </w:rPr>
        <w:lastRenderedPageBreak/>
        <w:t>브라우저로 열기 (Windows):</w:t>
      </w:r>
    </w:p>
    <w:p w14:paraId="46C75E4C" w14:textId="77777777" w:rsidR="00A65392" w:rsidRPr="00A65392" w:rsidRDefault="00A65392" w:rsidP="00A65392">
      <w:pPr>
        <w:spacing w:after="80" w:line="276" w:lineRule="auto"/>
      </w:pPr>
      <w:r w:rsidRPr="00A65392">
        <w:t xml:space="preserve">start </w:t>
      </w:r>
      <w:proofErr w:type="spellStart"/>
      <w:r w:rsidRPr="00A65392">
        <w:t>htmlcov</w:t>
      </w:r>
      <w:proofErr w:type="spellEnd"/>
      <w:r w:rsidRPr="00A65392">
        <w:t>/index.html</w:t>
      </w:r>
    </w:p>
    <w:p w14:paraId="69797248" w14:textId="77777777" w:rsidR="00A65392" w:rsidRPr="00A65392" w:rsidRDefault="00A65392" w:rsidP="00A65392">
      <w:pPr>
        <w:spacing w:after="80" w:line="276" w:lineRule="auto"/>
      </w:pPr>
      <w:r w:rsidRPr="00A65392">
        <w:t>또는 탐색기에서 </w:t>
      </w:r>
      <w:proofErr w:type="spellStart"/>
      <w:r w:rsidRPr="00A65392">
        <w:t>htmlcov</w:t>
      </w:r>
      <w:proofErr w:type="spellEnd"/>
      <w:r w:rsidRPr="00A65392">
        <w:t xml:space="preserve">/index.html을 </w:t>
      </w:r>
      <w:proofErr w:type="spellStart"/>
      <w:r w:rsidRPr="00A65392">
        <w:t>더블클릭하면</w:t>
      </w:r>
      <w:proofErr w:type="spellEnd"/>
      <w:r w:rsidRPr="00A65392">
        <w:t xml:space="preserve"> 됩니다.</w:t>
      </w:r>
    </w:p>
    <w:p w14:paraId="194FE091" w14:textId="77777777" w:rsidR="00923289" w:rsidRDefault="00923289">
      <w:pPr>
        <w:spacing w:after="80" w:line="276" w:lineRule="auto"/>
      </w:pPr>
    </w:p>
    <w:p w14:paraId="33E0CA52" w14:textId="77777777" w:rsidR="00923289" w:rsidRDefault="00923289">
      <w:pPr>
        <w:spacing w:after="80" w:line="276" w:lineRule="auto"/>
      </w:pPr>
    </w:p>
    <w:p w14:paraId="0FEC116B" w14:textId="4964AE8C" w:rsidR="00A65392" w:rsidRDefault="00A65392">
      <w:pPr>
        <w:widowControl/>
        <w:wordWrap/>
        <w:autoSpaceDE/>
        <w:autoSpaceDN/>
      </w:pPr>
      <w:r>
        <w:br w:type="page"/>
      </w:r>
    </w:p>
    <w:p w14:paraId="3AA8B85F" w14:textId="1FC0844C" w:rsidR="00BE7026" w:rsidRDefault="00BE7026">
      <w:pPr>
        <w:spacing w:after="80" w:line="276" w:lineRule="auto"/>
      </w:pPr>
      <w:r w:rsidRPr="005102E0">
        <w:rPr>
          <w:b/>
          <w:bCs/>
          <w:color w:val="1E7A45"/>
          <w:sz w:val="48"/>
          <w:szCs w:val="48"/>
        </w:rPr>
        <w:lastRenderedPageBreak/>
        <w:t>STEP 4</w:t>
      </w:r>
      <w:r>
        <w:rPr>
          <w:rFonts w:hint="eastAsia"/>
          <w:b/>
          <w:bCs/>
          <w:color w:val="1E7A45"/>
          <w:sz w:val="48"/>
          <w:szCs w:val="48"/>
        </w:rPr>
        <w:t xml:space="preserve">-3 </w:t>
      </w:r>
      <w:r w:rsidRPr="00BE7026">
        <w:rPr>
          <w:b/>
          <w:bCs/>
          <w:color w:val="1E7A45"/>
          <w:sz w:val="48"/>
          <w:szCs w:val="48"/>
        </w:rPr>
        <w:t>Smoke Test</w:t>
      </w:r>
    </w:p>
    <w:p w14:paraId="1B8F71A2" w14:textId="7B149EE4" w:rsidR="00BE7026" w:rsidRPr="00BE7026" w:rsidRDefault="00BE7026" w:rsidP="00BE7026">
      <w:pPr>
        <w:spacing w:after="80" w:line="276" w:lineRule="auto"/>
      </w:pPr>
      <w:proofErr w:type="gramStart"/>
      <w:r w:rsidRPr="00BE7026">
        <w:t xml:space="preserve">  </w:t>
      </w:r>
      <w:r w:rsidRPr="00BE7026">
        <w:rPr>
          <w:b/>
          <w:bCs/>
        </w:rPr>
        <w:t>빌드</w:t>
      </w:r>
      <w:proofErr w:type="gramEnd"/>
      <w:r w:rsidRPr="00BE7026">
        <w:rPr>
          <w:b/>
          <w:bCs/>
        </w:rPr>
        <w:t xml:space="preserve"> 검증:</w:t>
      </w:r>
      <w:r w:rsidRPr="00BE7026">
        <w:t xml:space="preserve"> 새로운 버전(빌드)이 나올 때마다 QA(품질 보증) 팀이나 개발자가 수행하는 가장 첫 번째 테스트입니다. </w:t>
      </w:r>
    </w:p>
    <w:p w14:paraId="690726B8" w14:textId="61208471" w:rsidR="00BE7026" w:rsidRPr="00BE7026" w:rsidRDefault="00BE7026" w:rsidP="00BE7026">
      <w:pPr>
        <w:spacing w:after="80" w:line="276" w:lineRule="auto"/>
      </w:pPr>
      <w:proofErr w:type="gramStart"/>
      <w:r w:rsidRPr="00BE7026">
        <w:t xml:space="preserve">  </w:t>
      </w:r>
      <w:r w:rsidRPr="00BE7026">
        <w:rPr>
          <w:b/>
          <w:bCs/>
        </w:rPr>
        <w:t>목적</w:t>
      </w:r>
      <w:proofErr w:type="gramEnd"/>
      <w:r w:rsidRPr="00BE7026">
        <w:rPr>
          <w:b/>
          <w:bCs/>
        </w:rPr>
        <w:t>:</w:t>
      </w:r>
      <w:r w:rsidRPr="00BE7026">
        <w:t xml:space="preserve"> 깊은 테스트를 진행하기 전에 시스템이 작동 불가 상태인지, 아니면 진행할 가치가 있는지 빠르게 판단하여 개발팀에 피드백을 줍니다. </w:t>
      </w:r>
    </w:p>
    <w:p w14:paraId="5E9A0EF8" w14:textId="3785C761" w:rsidR="00BE7026" w:rsidRDefault="00BE7026" w:rsidP="00BE7026">
      <w:pPr>
        <w:spacing w:after="80" w:line="276" w:lineRule="auto"/>
      </w:pPr>
      <w:proofErr w:type="gramStart"/>
      <w:r w:rsidRPr="00BE7026">
        <w:t xml:space="preserve">  </w:t>
      </w:r>
      <w:r w:rsidRPr="00BE7026">
        <w:rPr>
          <w:b/>
          <w:bCs/>
        </w:rPr>
        <w:t>관련</w:t>
      </w:r>
      <w:proofErr w:type="gramEnd"/>
      <w:r w:rsidRPr="00BE7026">
        <w:rPr>
          <w:b/>
          <w:bCs/>
        </w:rPr>
        <w:t xml:space="preserve"> 명칭:</w:t>
      </w:r>
      <w:r w:rsidRPr="00BE7026">
        <w:t xml:space="preserve"> 빌드 검증 테스트(BVT, Build Verification Test) 또는 빌드 승인 테스트(BAT, Build Acceptance Test)라고도 부릅니다. </w:t>
      </w:r>
    </w:p>
    <w:p w14:paraId="5EAC33D8" w14:textId="77777777" w:rsidR="00BE7026" w:rsidRDefault="00BE7026" w:rsidP="00BE7026">
      <w:pPr>
        <w:spacing w:after="80" w:line="276" w:lineRule="auto"/>
      </w:pPr>
    </w:p>
    <w:p w14:paraId="7E8F554D" w14:textId="50CA93EE" w:rsidR="00FD6502" w:rsidRPr="00A65392" w:rsidRDefault="00FD6502" w:rsidP="00FD6502">
      <w:pPr>
        <w:spacing w:after="80" w:line="276" w:lineRule="auto"/>
        <w:rPr>
          <w:b/>
          <w:bCs/>
          <w:sz w:val="28"/>
          <w:szCs w:val="28"/>
        </w:rPr>
      </w:pPr>
      <w:r w:rsidRPr="00A65392">
        <w:rPr>
          <w:b/>
          <w:bCs/>
          <w:sz w:val="28"/>
          <w:szCs w:val="28"/>
        </w:rPr>
        <w:t xml:space="preserve">REPL </w:t>
      </w:r>
      <w:proofErr w:type="spellStart"/>
      <w:r w:rsidRPr="00A65392">
        <w:rPr>
          <w:b/>
          <w:bCs/>
          <w:sz w:val="28"/>
          <w:szCs w:val="28"/>
        </w:rPr>
        <w:t>스모크</w:t>
      </w:r>
      <w:proofErr w:type="spellEnd"/>
      <w:r w:rsidR="00A65392">
        <w:rPr>
          <w:rFonts w:hint="eastAsia"/>
          <w:b/>
          <w:bCs/>
          <w:sz w:val="28"/>
          <w:szCs w:val="28"/>
        </w:rPr>
        <w:t>(생략)</w:t>
      </w:r>
    </w:p>
    <w:p w14:paraId="5BC85B97" w14:textId="77777777" w:rsidR="00FD6502" w:rsidRPr="005929E3" w:rsidRDefault="00FD6502" w:rsidP="00FD6502">
      <w:pPr>
        <w:spacing w:after="80" w:line="276" w:lineRule="auto"/>
      </w:pPr>
      <w:proofErr w:type="spellStart"/>
      <w:r w:rsidRPr="005929E3">
        <w:t>find_blank_coords</w:t>
      </w:r>
      <w:proofErr w:type="spellEnd"/>
      <w:r w:rsidRPr="005929E3">
        <w:t>(G1) → [(2, 3), (4, 4)</w:t>
      </w:r>
      <w:proofErr w:type="gramStart"/>
      <w:r w:rsidRPr="005929E3">
        <w:t>]  #</w:t>
      </w:r>
      <w:proofErr w:type="gramEnd"/>
      <w:r w:rsidRPr="005929E3">
        <w:t xml:space="preserve"> PRD·테스트 Then과 일치</w:t>
      </w:r>
    </w:p>
    <w:p w14:paraId="306E89FF" w14:textId="77777777" w:rsidR="00FD6502" w:rsidRPr="005929E3" w:rsidRDefault="00FD6502" w:rsidP="00FD6502">
      <w:pPr>
        <w:spacing w:after="80" w:line="276" w:lineRule="auto"/>
      </w:pPr>
      <w:r w:rsidRPr="005929E3">
        <w:t>(요청 문구의 [(2,2</w:t>
      </w:r>
      <w:proofErr w:type="gramStart"/>
      <w:r w:rsidRPr="005929E3">
        <w:t>),(</w:t>
      </w:r>
      <w:proofErr w:type="gramEnd"/>
      <w:r w:rsidRPr="005929E3">
        <w:t>3,3)]은 G1 기준과 다름 — 실제 G1 빈칸은 (2,3), (4,4)입니다.)</w:t>
      </w:r>
    </w:p>
    <w:p w14:paraId="35F580BF" w14:textId="77777777" w:rsidR="00BE7026" w:rsidRDefault="00BE7026" w:rsidP="00BE7026">
      <w:pPr>
        <w:spacing w:after="80" w:line="276" w:lineRule="auto"/>
      </w:pPr>
    </w:p>
    <w:p w14:paraId="7DBCB47E" w14:textId="4455159D" w:rsidR="00FD6502" w:rsidRPr="00A65392" w:rsidRDefault="00FD6502" w:rsidP="00FD6502">
      <w:pPr>
        <w:spacing w:after="80" w:line="276" w:lineRule="auto"/>
        <w:rPr>
          <w:b/>
          <w:bCs/>
          <w:sz w:val="28"/>
          <w:szCs w:val="28"/>
        </w:rPr>
      </w:pPr>
      <w:r w:rsidRPr="00A65392">
        <w:rPr>
          <w:rFonts w:hint="eastAsia"/>
          <w:b/>
          <w:bCs/>
          <w:sz w:val="28"/>
          <w:szCs w:val="28"/>
        </w:rPr>
        <w:t>GUI</w:t>
      </w:r>
      <w:r w:rsidRPr="00A65392">
        <w:rPr>
          <w:b/>
          <w:bCs/>
          <w:sz w:val="28"/>
          <w:szCs w:val="28"/>
        </w:rPr>
        <w:t xml:space="preserve"> </w:t>
      </w:r>
      <w:proofErr w:type="spellStart"/>
      <w:r w:rsidRPr="00A65392">
        <w:rPr>
          <w:b/>
          <w:bCs/>
          <w:sz w:val="28"/>
          <w:szCs w:val="28"/>
        </w:rPr>
        <w:t>스모크</w:t>
      </w:r>
      <w:proofErr w:type="spellEnd"/>
    </w:p>
    <w:p w14:paraId="672EBB31" w14:textId="77777777" w:rsidR="00FD6502" w:rsidRDefault="00FD6502" w:rsidP="00BE7026">
      <w:pPr>
        <w:spacing w:after="80" w:line="276" w:lineRule="auto"/>
      </w:pPr>
    </w:p>
    <w:p w14:paraId="52634FCB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1. 먼저 GUI 목적을 한 줄로 정하기</w:t>
      </w:r>
    </w:p>
    <w:p w14:paraId="46F8F2BE" w14:textId="77777777" w:rsidR="00A65392" w:rsidRPr="00A65392" w:rsidRDefault="00A65392" w:rsidP="00A65392">
      <w:pPr>
        <w:spacing w:after="80" w:line="276" w:lineRule="auto"/>
      </w:pPr>
      <w:r w:rsidRPr="00A65392">
        <w:t>Mom Test 관점에서 이 프로젝트의 </w:t>
      </w:r>
      <w:r w:rsidRPr="00A65392">
        <w:rPr>
          <w:b/>
          <w:bCs/>
        </w:rPr>
        <w:t>진짜 문제</w:t>
      </w:r>
      <w:r w:rsidRPr="00A65392">
        <w:t>는 “풀기”가 아니라 </w:t>
      </w:r>
      <w:r w:rsidRPr="00A65392">
        <w:rPr>
          <w:b/>
          <w:bCs/>
        </w:rPr>
        <w:t>맞는지 확인 + 어느 줄이 틀렸는지 보기</w:t>
      </w:r>
      <w:r w:rsidRPr="00A65392">
        <w:t>입니다. 프롬프트 맨 앞에 아래 중 하나를 고르세요.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7436"/>
      </w:tblGrid>
      <w:tr w:rsidR="00A65392" w:rsidRPr="00A65392" w14:paraId="25A0D6B7" w14:textId="77777777" w:rsidTr="00A65392">
        <w:trPr>
          <w:tblHeader/>
        </w:trPr>
        <w:tc>
          <w:tcPr>
            <w:tcW w:w="1139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52E40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목적</w:t>
            </w:r>
          </w:p>
        </w:tc>
        <w:tc>
          <w:tcPr>
            <w:tcW w:w="3861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C352D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설명</w:t>
            </w:r>
          </w:p>
        </w:tc>
      </w:tr>
      <w:tr w:rsidR="00A65392" w:rsidRPr="00A65392" w14:paraId="11B8A2D9" w14:textId="77777777" w:rsidTr="00A65392">
        <w:tc>
          <w:tcPr>
            <w:tcW w:w="113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9FC61" w14:textId="77777777" w:rsidR="00A65392" w:rsidRPr="00A65392" w:rsidRDefault="00A65392" w:rsidP="00A65392">
            <w:pPr>
              <w:spacing w:after="80" w:line="276" w:lineRule="auto"/>
            </w:pPr>
            <w:r w:rsidRPr="00A65392">
              <w:rPr>
                <w:b/>
                <w:bCs/>
              </w:rPr>
              <w:t>A. 검증 데모</w:t>
            </w:r>
            <w:r w:rsidRPr="00A65392">
              <w:t> (추천)</w:t>
            </w:r>
          </w:p>
        </w:tc>
        <w:tc>
          <w:tcPr>
            <w:tcW w:w="386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3DD2B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G1 격자 표시 → 빈칸 2칸 입력 → 검증 버튼 → pass/fail + 실패 줄 표시</w:t>
            </w:r>
          </w:p>
        </w:tc>
      </w:tr>
      <w:tr w:rsidR="00A65392" w:rsidRPr="00A65392" w14:paraId="414278E9" w14:textId="77777777" w:rsidTr="00A65392">
        <w:tc>
          <w:tcPr>
            <w:tcW w:w="113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C2BB5" w14:textId="77777777" w:rsidR="00A65392" w:rsidRPr="00A65392" w:rsidRDefault="00A65392" w:rsidP="00A65392">
            <w:pPr>
              <w:spacing w:after="80" w:line="276" w:lineRule="auto"/>
            </w:pPr>
            <w:r w:rsidRPr="00A65392">
              <w:rPr>
                <w:b/>
                <w:bCs/>
              </w:rPr>
              <w:t>B. 입력+검증</w:t>
            </w:r>
          </w:p>
        </w:tc>
        <w:tc>
          <w:tcPr>
            <w:tcW w:w="386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5A687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4×4 전체를 GUI에서 입력 → </w:t>
            </w:r>
            <w:proofErr w:type="spellStart"/>
            <w:r w:rsidRPr="00A65392">
              <w:t>InputHandler</w:t>
            </w:r>
            <w:proofErr w:type="spellEnd"/>
            <w:r w:rsidRPr="00A65392">
              <w:t> → </w:t>
            </w:r>
            <w:proofErr w:type="spellStart"/>
            <w:r w:rsidRPr="00A65392">
              <w:t>validate_lines</w:t>
            </w:r>
            <w:proofErr w:type="spellEnd"/>
          </w:p>
        </w:tc>
      </w:tr>
      <w:tr w:rsidR="00A65392" w:rsidRPr="00A65392" w14:paraId="5BA3D5A0" w14:textId="77777777" w:rsidTr="00A65392">
        <w:tc>
          <w:tcPr>
            <w:tcW w:w="1139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2563C1" w14:textId="77777777" w:rsidR="00A65392" w:rsidRPr="00A65392" w:rsidRDefault="00A65392" w:rsidP="00A65392">
            <w:pPr>
              <w:spacing w:after="80" w:line="276" w:lineRule="auto"/>
            </w:pPr>
            <w:r w:rsidRPr="00A65392">
              <w:rPr>
                <w:b/>
                <w:bCs/>
              </w:rPr>
              <w:t>C. 풀기+검증</w:t>
            </w:r>
          </w:p>
        </w:tc>
        <w:tc>
          <w:tcPr>
            <w:tcW w:w="3861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0A62C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Solver까지 포함 (현재 범위 밖, 별도 승인 필요)</w:t>
            </w:r>
          </w:p>
        </w:tc>
      </w:tr>
    </w:tbl>
    <w:p w14:paraId="37474DD7" w14:textId="77777777" w:rsidR="00A65392" w:rsidRPr="00A65392" w:rsidRDefault="00A65392" w:rsidP="00A65392">
      <w:pPr>
        <w:spacing w:after="80" w:line="276" w:lineRule="auto"/>
      </w:pPr>
      <w:r w:rsidRPr="00A65392">
        <w:t>목적 A/B면 지금 있는 </w:t>
      </w:r>
      <w:proofErr w:type="spellStart"/>
      <w:r w:rsidRPr="00A65392">
        <w:t>validate_lines</w:t>
      </w:r>
      <w:proofErr w:type="spellEnd"/>
      <w:r w:rsidRPr="00A65392">
        <w:t>, </w:t>
      </w:r>
      <w:proofErr w:type="spellStart"/>
      <w:r w:rsidRPr="00A65392">
        <w:t>InputHandler</w:t>
      </w:r>
      <w:proofErr w:type="spellEnd"/>
      <w:r w:rsidRPr="00A65392">
        <w:t>, </w:t>
      </w:r>
      <w:proofErr w:type="spellStart"/>
      <w:r w:rsidRPr="00A65392">
        <w:t>find_blank_coords</w:t>
      </w:r>
      <w:proofErr w:type="spellEnd"/>
      <w:r w:rsidRPr="00A65392">
        <w:t>를 그대로 쓸 수 있습니다.</w:t>
      </w:r>
    </w:p>
    <w:p w14:paraId="45820E77" w14:textId="77777777" w:rsidR="00A65392" w:rsidRPr="00A65392" w:rsidRDefault="00000000" w:rsidP="00A65392">
      <w:pPr>
        <w:spacing w:after="80" w:line="276" w:lineRule="auto"/>
      </w:pPr>
      <w:r>
        <w:pict w14:anchorId="4E77CCDA">
          <v:rect id="_x0000_i1058" style="width:0;height:1.5pt" o:hralign="center" o:hrstd="t" o:hr="t" fillcolor="#a0a0a0" stroked="f"/>
        </w:pict>
      </w:r>
    </w:p>
    <w:p w14:paraId="2971D182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2. 이 프로젝트 규칙에 맞는 프롬프트 구조</w:t>
      </w:r>
    </w:p>
    <w:p w14:paraId="0E7F3FBF" w14:textId="77777777" w:rsidR="00A65392" w:rsidRPr="00A65392" w:rsidRDefault="00A65392" w:rsidP="00A65392">
      <w:pPr>
        <w:spacing w:after="80" w:line="276" w:lineRule="auto"/>
      </w:pPr>
      <w:r w:rsidRPr="00A65392">
        <w:lastRenderedPageBreak/>
        <w:t>프로젝트는 </w:t>
      </w:r>
      <w:r w:rsidRPr="00A65392">
        <w:rPr>
          <w:b/>
          <w:bCs/>
        </w:rPr>
        <w:t>Dual-Track + ECB</w:t>
      </w:r>
      <w:r w:rsidRPr="00A65392">
        <w:t>를 씁니다. GUI는 </w:t>
      </w:r>
      <w:r w:rsidRPr="00A65392">
        <w:rPr>
          <w:b/>
          <w:bCs/>
        </w:rPr>
        <w:t>boundary(UI) 계층</w:t>
      </w:r>
      <w:r w:rsidRPr="00A65392">
        <w:t>에 두는 게 맞습니다.</w:t>
      </w:r>
    </w:p>
    <w:p w14:paraId="42BD3BDB" w14:textId="77777777" w:rsidR="00A65392" w:rsidRPr="00A65392" w:rsidRDefault="00A65392" w:rsidP="00A65392">
      <w:pPr>
        <w:spacing w:after="80" w:line="276" w:lineRule="auto"/>
      </w:pPr>
      <w:r w:rsidRPr="00A65392">
        <w:t xml:space="preserve">entity   → </w:t>
      </w:r>
      <w:proofErr w:type="spellStart"/>
      <w:r w:rsidRPr="00A65392">
        <w:t>find_blank_coords</w:t>
      </w:r>
      <w:proofErr w:type="spellEnd"/>
      <w:r w:rsidRPr="00A65392">
        <w:t>, constants (로직)</w:t>
      </w:r>
    </w:p>
    <w:p w14:paraId="70AE269C" w14:textId="77777777" w:rsidR="00A65392" w:rsidRPr="00A65392" w:rsidRDefault="00A65392" w:rsidP="00A65392">
      <w:pPr>
        <w:spacing w:after="80" w:line="276" w:lineRule="auto"/>
      </w:pPr>
      <w:r w:rsidRPr="00A65392">
        <w:t xml:space="preserve">boundary → </w:t>
      </w:r>
      <w:proofErr w:type="spellStart"/>
      <w:r w:rsidRPr="00A65392">
        <w:t>InputHandler</w:t>
      </w:r>
      <w:proofErr w:type="spellEnd"/>
      <w:r w:rsidRPr="00A65392">
        <w:t xml:space="preserve">, </w:t>
      </w:r>
      <w:proofErr w:type="spellStart"/>
      <w:r w:rsidRPr="00A65392">
        <w:t>GridUI</w:t>
      </w:r>
      <w:proofErr w:type="spellEnd"/>
      <w:r w:rsidRPr="00A65392">
        <w:t xml:space="preserve">, </w:t>
      </w:r>
      <w:proofErr w:type="spellStart"/>
      <w:r w:rsidRPr="00A65392">
        <w:t>ResultDisplay</w:t>
      </w:r>
      <w:proofErr w:type="spellEnd"/>
      <w:r w:rsidRPr="00A65392">
        <w:t xml:space="preserve"> (UI)</w:t>
      </w:r>
    </w:p>
    <w:p w14:paraId="640C17A5" w14:textId="77777777" w:rsidR="00A65392" w:rsidRPr="00A65392" w:rsidRDefault="00A65392" w:rsidP="00A65392">
      <w:pPr>
        <w:spacing w:after="80" w:line="276" w:lineRule="auto"/>
      </w:pPr>
      <w:r w:rsidRPr="00A65392">
        <w:t xml:space="preserve">           </w:t>
      </w:r>
      <w:proofErr w:type="spellStart"/>
      <w:r w:rsidRPr="00A65392">
        <w:t>validate_lines</w:t>
      </w:r>
      <w:proofErr w:type="spellEnd"/>
      <w:r w:rsidRPr="00A65392">
        <w:t xml:space="preserve"> 호출 (boundary → entity OK)</w:t>
      </w:r>
    </w:p>
    <w:p w14:paraId="3EF40137" w14:textId="77777777" w:rsidR="00A65392" w:rsidRPr="00A65392" w:rsidRDefault="00A65392" w:rsidP="00A65392">
      <w:pPr>
        <w:spacing w:after="80" w:line="276" w:lineRule="auto"/>
      </w:pPr>
      <w:r w:rsidRPr="00A65392">
        <w:t>프롬프트에 넣을 </w:t>
      </w:r>
      <w:r w:rsidRPr="00A65392">
        <w:rPr>
          <w:b/>
          <w:bCs/>
        </w:rPr>
        <w:t>필수 선언</w:t>
      </w:r>
      <w:r w:rsidRPr="00A65392">
        <w:t>:</w:t>
      </w:r>
    </w:p>
    <w:p w14:paraId="31DF6084" w14:textId="77777777" w:rsidR="00A65392" w:rsidRPr="00A65392" w:rsidRDefault="00A65392">
      <w:pPr>
        <w:pStyle w:val="a4"/>
        <w:numPr>
          <w:ilvl w:val="0"/>
          <w:numId w:val="46"/>
        </w:numPr>
        <w:spacing w:after="80" w:line="276" w:lineRule="auto"/>
      </w:pPr>
      <w:r w:rsidRPr="00A65392">
        <w:t>Phase: green (또는 red)</w:t>
      </w:r>
    </w:p>
    <w:p w14:paraId="61867102" w14:textId="77777777" w:rsidR="00A65392" w:rsidRPr="00A65392" w:rsidRDefault="00A65392">
      <w:pPr>
        <w:pStyle w:val="a4"/>
        <w:numPr>
          <w:ilvl w:val="0"/>
          <w:numId w:val="46"/>
        </w:numPr>
        <w:spacing w:after="80" w:line="276" w:lineRule="auto"/>
      </w:pPr>
      <w:r w:rsidRPr="00A65392">
        <w:t>Layer: boundary</w:t>
      </w:r>
    </w:p>
    <w:p w14:paraId="7DAA3762" w14:textId="77777777" w:rsidR="00A65392" w:rsidRPr="00A65392" w:rsidRDefault="00A65392">
      <w:pPr>
        <w:pStyle w:val="a4"/>
        <w:numPr>
          <w:ilvl w:val="0"/>
          <w:numId w:val="46"/>
        </w:numPr>
        <w:spacing w:after="80" w:line="276" w:lineRule="auto"/>
      </w:pPr>
      <w:r w:rsidRPr="00A65392">
        <w:t>Track: UI</w:t>
      </w:r>
    </w:p>
    <w:p w14:paraId="061BACC2" w14:textId="77777777" w:rsidR="00A65392" w:rsidRPr="00A65392" w:rsidRDefault="00A65392">
      <w:pPr>
        <w:pStyle w:val="a4"/>
        <w:numPr>
          <w:ilvl w:val="0"/>
          <w:numId w:val="46"/>
        </w:numPr>
        <w:spacing w:after="80" w:line="276" w:lineRule="auto"/>
      </w:pPr>
      <w:r w:rsidRPr="00A65392">
        <w:t xml:space="preserve">Scope: </w:t>
      </w:r>
      <w:proofErr w:type="spellStart"/>
      <w:r w:rsidRPr="00A65392">
        <w:t>src</w:t>
      </w:r>
      <w:proofErr w:type="spellEnd"/>
      <w:r w:rsidRPr="00A65392">
        <w:t>/</w:t>
      </w:r>
      <w:proofErr w:type="gramStart"/>
      <w:r w:rsidRPr="00A65392">
        <w:t>boundary/ +</w:t>
      </w:r>
      <w:proofErr w:type="gramEnd"/>
      <w:r w:rsidRPr="00A65392">
        <w:t xml:space="preserve"> (선택) tests/boundary/</w:t>
      </w:r>
    </w:p>
    <w:p w14:paraId="6EBF2F38" w14:textId="77777777" w:rsidR="00A65392" w:rsidRPr="00A65392" w:rsidRDefault="00A65392" w:rsidP="00A65392">
      <w:pPr>
        <w:spacing w:after="80" w:line="276" w:lineRule="auto"/>
      </w:pPr>
      <w:r w:rsidRPr="00A65392">
        <w:rPr>
          <w:b/>
          <w:bCs/>
        </w:rPr>
        <w:t>금지 사항도 같이 적으면</w:t>
      </w:r>
      <w:r w:rsidRPr="00A65392">
        <w:t> Cursor가 범위를 넘지 않습니다:</w:t>
      </w:r>
    </w:p>
    <w:p w14:paraId="37835FA5" w14:textId="77777777" w:rsidR="00A65392" w:rsidRPr="00A65392" w:rsidRDefault="00A65392">
      <w:pPr>
        <w:numPr>
          <w:ilvl w:val="0"/>
          <w:numId w:val="45"/>
        </w:numPr>
        <w:spacing w:after="80" w:line="276" w:lineRule="auto"/>
      </w:pPr>
      <w:proofErr w:type="gramStart"/>
      <w:r w:rsidRPr="00A65392">
        <w:t>Solver /</w:t>
      </w:r>
      <w:proofErr w:type="gramEnd"/>
      <w:r w:rsidRPr="00A65392">
        <w:t xml:space="preserve"> 자동 채우기 </w:t>
      </w:r>
      <w:r w:rsidRPr="00A65392">
        <w:rPr>
          <w:b/>
          <w:bCs/>
        </w:rPr>
        <w:t>하지 마</w:t>
      </w:r>
    </w:p>
    <w:p w14:paraId="45F910C9" w14:textId="77777777" w:rsidR="00A65392" w:rsidRPr="00A65392" w:rsidRDefault="00A65392">
      <w:pPr>
        <w:numPr>
          <w:ilvl w:val="0"/>
          <w:numId w:val="45"/>
        </w:numPr>
        <w:spacing w:after="80" w:line="276" w:lineRule="auto"/>
      </w:pPr>
      <w:r w:rsidRPr="00A65392">
        <w:t xml:space="preserve">entity에 </w:t>
      </w:r>
      <w:proofErr w:type="spellStart"/>
      <w:r w:rsidRPr="00A65392">
        <w:t>PyQt</w:t>
      </w:r>
      <w:proofErr w:type="spellEnd"/>
      <w:r w:rsidRPr="00A65392">
        <w:t xml:space="preserve"> import </w:t>
      </w:r>
      <w:r w:rsidRPr="00A65392">
        <w:rPr>
          <w:b/>
          <w:bCs/>
        </w:rPr>
        <w:t>하지 마</w:t>
      </w:r>
    </w:p>
    <w:p w14:paraId="7F05D2AC" w14:textId="77777777" w:rsidR="00A65392" w:rsidRPr="00A65392" w:rsidRDefault="00A65392">
      <w:pPr>
        <w:numPr>
          <w:ilvl w:val="0"/>
          <w:numId w:val="45"/>
        </w:numPr>
        <w:spacing w:after="80" w:line="276" w:lineRule="auto"/>
      </w:pPr>
      <w:r w:rsidRPr="00A65392">
        <w:t xml:space="preserve">1~16 중복 </w:t>
      </w:r>
      <w:proofErr w:type="gramStart"/>
      <w:r w:rsidRPr="00A65392">
        <w:t>검증 </w:t>
      </w:r>
      <w:r w:rsidRPr="00A65392">
        <w:rPr>
          <w:b/>
          <w:bCs/>
        </w:rPr>
        <w:t>하지</w:t>
      </w:r>
      <w:proofErr w:type="gramEnd"/>
      <w:r w:rsidRPr="00A65392">
        <w:rPr>
          <w:b/>
          <w:bCs/>
        </w:rPr>
        <w:t xml:space="preserve"> 마</w:t>
      </w:r>
      <w:r w:rsidRPr="00A65392">
        <w:t> (현재 범위 밖)</w:t>
      </w:r>
    </w:p>
    <w:p w14:paraId="1D7000A8" w14:textId="77777777" w:rsidR="00A65392" w:rsidRPr="00A65392" w:rsidRDefault="00A65392">
      <w:pPr>
        <w:numPr>
          <w:ilvl w:val="0"/>
          <w:numId w:val="45"/>
        </w:numPr>
        <w:spacing w:after="80" w:line="276" w:lineRule="auto"/>
      </w:pPr>
      <w:proofErr w:type="gramStart"/>
      <w:r w:rsidRPr="00A65392">
        <w:t>.cursorrules</w:t>
      </w:r>
      <w:proofErr w:type="gramEnd"/>
      <w:r w:rsidRPr="00A65392">
        <w:t>·G1 SSOT(tests/conftest.py의 grid_g1) </w:t>
      </w:r>
      <w:r w:rsidRPr="00A65392">
        <w:rPr>
          <w:b/>
          <w:bCs/>
        </w:rPr>
        <w:t>따를 것</w:t>
      </w:r>
    </w:p>
    <w:p w14:paraId="6CD5DD5C" w14:textId="77777777" w:rsidR="00A65392" w:rsidRPr="00A65392" w:rsidRDefault="00000000" w:rsidP="00A65392">
      <w:pPr>
        <w:spacing w:after="80" w:line="276" w:lineRule="auto"/>
      </w:pPr>
      <w:r>
        <w:pict w14:anchorId="64FA980A">
          <v:rect id="_x0000_i1059" style="width:0;height:1.5pt" o:hralign="center" o:hrstd="t" o:hr="t" fillcolor="#a0a0a0" stroked="f"/>
        </w:pict>
      </w:r>
    </w:p>
    <w:p w14:paraId="6399F254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 xml:space="preserve">3. </w:t>
      </w:r>
      <w:proofErr w:type="spellStart"/>
      <w:r w:rsidRPr="00A65392">
        <w:rPr>
          <w:b/>
          <w:bCs/>
        </w:rPr>
        <w:t>복붙용</w:t>
      </w:r>
      <w:proofErr w:type="spellEnd"/>
      <w:r w:rsidRPr="00A65392">
        <w:rPr>
          <w:b/>
          <w:bCs/>
        </w:rPr>
        <w:t xml:space="preserve"> 프롬프트 (단계별)</w:t>
      </w:r>
    </w:p>
    <w:p w14:paraId="23F26D8A" w14:textId="77777777" w:rsid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① 가장 빠르게 “실행만” 해보고 싶을 때 (Agent 모드)</w:t>
      </w:r>
    </w:p>
    <w:p w14:paraId="5A0ABD5D" w14:textId="1AF63821" w:rsidR="00A65392" w:rsidRPr="00A65392" w:rsidRDefault="00A65392" w:rsidP="00A65392">
      <w:pPr>
        <w:spacing w:after="80" w:line="276" w:lineRule="auto"/>
        <w:rPr>
          <w:b/>
          <w:bCs/>
        </w:rPr>
      </w:pPr>
      <w:r>
        <w:rPr>
          <w:rFonts w:hint="eastAsia"/>
          <w:b/>
          <w:bCs/>
        </w:rPr>
        <w:t>```</w:t>
      </w:r>
    </w:p>
    <w:p w14:paraId="266105A0" w14:textId="77777777" w:rsidR="00A65392" w:rsidRPr="00A65392" w:rsidRDefault="00A65392" w:rsidP="00A65392">
      <w:pPr>
        <w:spacing w:after="80" w:line="276" w:lineRule="auto"/>
      </w:pPr>
      <w:r w:rsidRPr="00A65392">
        <w:t>MagicSquare_1004에 최소 GUI 데모를 만들어줘.</w:t>
      </w:r>
    </w:p>
    <w:p w14:paraId="73219154" w14:textId="77777777" w:rsidR="00A65392" w:rsidRPr="00A65392" w:rsidRDefault="00A65392" w:rsidP="00A65392">
      <w:pPr>
        <w:spacing w:after="80" w:line="276" w:lineRule="auto"/>
      </w:pPr>
      <w:r w:rsidRPr="00A65392">
        <w:t xml:space="preserve">목적: G1 </w:t>
      </w:r>
      <w:proofErr w:type="gramStart"/>
      <w:r w:rsidRPr="00A65392">
        <w:t>격자( tests/conftest.py</w:t>
      </w:r>
      <w:proofErr w:type="gramEnd"/>
      <w:r w:rsidRPr="00A65392">
        <w:t xml:space="preserve"> grid_g1 )를 4×4로 보여주고,</w:t>
      </w:r>
    </w:p>
    <w:p w14:paraId="69D14B49" w14:textId="77777777" w:rsidR="00A65392" w:rsidRPr="00A65392" w:rsidRDefault="00A65392" w:rsidP="00A65392">
      <w:pPr>
        <w:spacing w:after="80" w:line="276" w:lineRule="auto"/>
      </w:pPr>
      <w:r w:rsidRPr="00A65392">
        <w:t xml:space="preserve">빈칸 2칸만 사용자가 입력한 뒤 [검증] 버튼으로 </w:t>
      </w:r>
      <w:proofErr w:type="spellStart"/>
      <w:r w:rsidRPr="00A65392">
        <w:t>validate_lines</w:t>
      </w:r>
      <w:proofErr w:type="spellEnd"/>
      <w:r w:rsidRPr="00A65392">
        <w:t>(grid)</w:t>
      </w:r>
      <w:proofErr w:type="spellStart"/>
      <w:r w:rsidRPr="00A65392">
        <w:t>를</w:t>
      </w:r>
      <w:proofErr w:type="spellEnd"/>
      <w:r w:rsidRPr="00A65392">
        <w:t xml:space="preserve"> 호출해</w:t>
      </w:r>
    </w:p>
    <w:p w14:paraId="1D420E75" w14:textId="77777777" w:rsidR="00A65392" w:rsidRPr="00A65392" w:rsidRDefault="00A65392" w:rsidP="00A65392">
      <w:pPr>
        <w:spacing w:after="80" w:line="276" w:lineRule="auto"/>
      </w:pPr>
      <w:r w:rsidRPr="00A65392">
        <w:t xml:space="preserve">status와 </w:t>
      </w:r>
      <w:proofErr w:type="spellStart"/>
      <w:r w:rsidRPr="00A65392">
        <w:t>failed_lines</w:t>
      </w:r>
      <w:proofErr w:type="spellEnd"/>
      <w:r w:rsidRPr="00A65392">
        <w:t>(R1~R4, C1~C4, D1, D2)를 화면에 표시.</w:t>
      </w:r>
    </w:p>
    <w:p w14:paraId="0A31574E" w14:textId="77777777" w:rsidR="00A65392" w:rsidRPr="00A65392" w:rsidRDefault="00A65392" w:rsidP="00A65392">
      <w:pPr>
        <w:spacing w:after="80" w:line="276" w:lineRule="auto"/>
      </w:pPr>
      <w:r w:rsidRPr="00A65392">
        <w:t>제약:</w:t>
      </w:r>
    </w:p>
    <w:p w14:paraId="21EEF2AD" w14:textId="77777777" w:rsidR="00A65392" w:rsidRPr="00A65392" w:rsidRDefault="00A65392" w:rsidP="00A65392">
      <w:pPr>
        <w:spacing w:after="80" w:line="276" w:lineRule="auto"/>
      </w:pPr>
      <w:r w:rsidRPr="00A65392">
        <w:t>- Layer: boundary (</w:t>
      </w:r>
      <w:proofErr w:type="spellStart"/>
      <w:r w:rsidRPr="00A65392">
        <w:t>src</w:t>
      </w:r>
      <w:proofErr w:type="spellEnd"/>
      <w:r w:rsidRPr="00A65392">
        <w:t>/boundary/)</w:t>
      </w:r>
    </w:p>
    <w:p w14:paraId="66E0982F" w14:textId="77777777" w:rsidR="00A65392" w:rsidRPr="00A65392" w:rsidRDefault="00A65392" w:rsidP="00A65392">
      <w:pPr>
        <w:spacing w:after="80" w:line="276" w:lineRule="auto"/>
      </w:pPr>
      <w:r w:rsidRPr="00A65392">
        <w:t xml:space="preserve">- 기존 API 재사용: </w:t>
      </w:r>
      <w:proofErr w:type="spellStart"/>
      <w:r w:rsidRPr="00A65392">
        <w:t>validate_lines</w:t>
      </w:r>
      <w:proofErr w:type="spellEnd"/>
      <w:r w:rsidRPr="00A65392">
        <w:t xml:space="preserve">, </w:t>
      </w:r>
      <w:proofErr w:type="spellStart"/>
      <w:r w:rsidRPr="00A65392">
        <w:t>InputHandler</w:t>
      </w:r>
      <w:proofErr w:type="spellEnd"/>
      <w:r w:rsidRPr="00A65392">
        <w:t xml:space="preserve">, </w:t>
      </w:r>
      <w:proofErr w:type="spellStart"/>
      <w:r w:rsidRPr="00A65392">
        <w:t>find_blank_coords</w:t>
      </w:r>
      <w:proofErr w:type="spellEnd"/>
    </w:p>
    <w:p w14:paraId="513B2BE6" w14:textId="77777777" w:rsidR="00A65392" w:rsidRPr="00A65392" w:rsidRDefault="00A65392" w:rsidP="00A65392">
      <w:pPr>
        <w:spacing w:after="80" w:line="276" w:lineRule="auto"/>
      </w:pPr>
      <w:r w:rsidRPr="00A65392">
        <w:t>- Solver/</w:t>
      </w:r>
      <w:proofErr w:type="spellStart"/>
      <w:r w:rsidRPr="00A65392">
        <w:t>PyQt</w:t>
      </w:r>
      <w:proofErr w:type="spellEnd"/>
      <w:r w:rsidRPr="00A65392">
        <w:t xml:space="preserve"> 대규모 앱 금지 — </w:t>
      </w:r>
      <w:proofErr w:type="spellStart"/>
      <w:r w:rsidRPr="00A65392">
        <w:t>tkinter</w:t>
      </w:r>
      <w:proofErr w:type="spellEnd"/>
      <w:r w:rsidRPr="00A65392">
        <w:t xml:space="preserve"> 또는 </w:t>
      </w:r>
      <w:proofErr w:type="spellStart"/>
      <w:r w:rsidRPr="00A65392">
        <w:t>CustomTkinter</w:t>
      </w:r>
      <w:proofErr w:type="spellEnd"/>
      <w:r w:rsidRPr="00A65392">
        <w:t>로 단일 창 데모</w:t>
      </w:r>
    </w:p>
    <w:p w14:paraId="660FF4D0" w14:textId="77777777" w:rsidR="00A65392" w:rsidRPr="00A65392" w:rsidRDefault="00A65392" w:rsidP="00A65392">
      <w:pPr>
        <w:spacing w:after="80" w:line="276" w:lineRule="auto"/>
      </w:pPr>
      <w:r w:rsidRPr="00A65392">
        <w:lastRenderedPageBreak/>
        <w:t>- entity/boundary/control ECB 준수</w:t>
      </w:r>
    </w:p>
    <w:p w14:paraId="0D2FBCBD" w14:textId="77777777" w:rsidR="00A65392" w:rsidRPr="00A65392" w:rsidRDefault="00A65392" w:rsidP="00A65392">
      <w:pPr>
        <w:spacing w:after="80" w:line="276" w:lineRule="auto"/>
      </w:pPr>
      <w:r w:rsidRPr="00A65392">
        <w:t xml:space="preserve">- 실행 방법: python -m </w:t>
      </w:r>
      <w:proofErr w:type="spellStart"/>
      <w:r w:rsidRPr="00A65392">
        <w:t>src.boundary.app</w:t>
      </w:r>
      <w:proofErr w:type="spellEnd"/>
      <w:r w:rsidRPr="00A65392">
        <w:t xml:space="preserve"> (또는 scripts/run_gui.py) README에 한 줄 추가</w:t>
      </w:r>
    </w:p>
    <w:p w14:paraId="7B6844B8" w14:textId="77777777" w:rsidR="00A65392" w:rsidRPr="00A65392" w:rsidRDefault="00A65392" w:rsidP="00A65392">
      <w:pPr>
        <w:spacing w:after="80" w:line="276" w:lineRule="auto"/>
      </w:pPr>
      <w:r w:rsidRPr="00A65392">
        <w:t>완료 후 실행 명령과 스크린샷 설명까지 알려줘.</w:t>
      </w:r>
    </w:p>
    <w:p w14:paraId="6A215189" w14:textId="77777777" w:rsidR="00A65392" w:rsidRDefault="00A65392" w:rsidP="00A65392">
      <w:pPr>
        <w:spacing w:after="80" w:line="276" w:lineRule="auto"/>
      </w:pPr>
      <w:r w:rsidRPr="00A65392">
        <w:t>git commit은 하지 마.</w:t>
      </w:r>
    </w:p>
    <w:p w14:paraId="4A30EA15" w14:textId="554D6358" w:rsidR="00A65392" w:rsidRPr="00A65392" w:rsidRDefault="00A65392" w:rsidP="00A65392">
      <w:pPr>
        <w:spacing w:after="80" w:line="276" w:lineRule="auto"/>
      </w:pPr>
      <w:r>
        <w:rPr>
          <w:rFonts w:hint="eastAsia"/>
        </w:rPr>
        <w:t>```</w:t>
      </w:r>
    </w:p>
    <w:p w14:paraId="1B41D701" w14:textId="77777777" w:rsidR="00A65392" w:rsidRPr="00A65392" w:rsidRDefault="00A65392" w:rsidP="00A65392">
      <w:pPr>
        <w:spacing w:after="80" w:line="276" w:lineRule="auto"/>
      </w:pPr>
      <w:proofErr w:type="spellStart"/>
      <w:r w:rsidRPr="00A65392">
        <w:t>tkinter</w:t>
      </w:r>
      <w:proofErr w:type="spellEnd"/>
      <w:r w:rsidRPr="00A65392">
        <w:t>는 추가 설치 없이 Python 기본 포함이라 “일단 실행”</w:t>
      </w:r>
      <w:proofErr w:type="spellStart"/>
      <w:r w:rsidRPr="00A65392">
        <w:t>에</w:t>
      </w:r>
      <w:proofErr w:type="spellEnd"/>
      <w:r w:rsidRPr="00A65392">
        <w:t xml:space="preserve"> 유리합니다. PRD에는 </w:t>
      </w:r>
      <w:proofErr w:type="spellStart"/>
      <w:r w:rsidRPr="00A65392">
        <w:t>PyQt</w:t>
      </w:r>
      <w:proofErr w:type="spellEnd"/>
      <w:r w:rsidRPr="00A65392">
        <w:t>가 언급되지만, </w:t>
      </w:r>
      <w:r w:rsidRPr="00A65392">
        <w:rPr>
          <w:b/>
          <w:bCs/>
        </w:rPr>
        <w:t>데모 목적</w:t>
      </w:r>
      <w:r w:rsidRPr="00A65392">
        <w:t xml:space="preserve">이면 </w:t>
      </w:r>
      <w:proofErr w:type="spellStart"/>
      <w:r w:rsidRPr="00A65392">
        <w:t>tkinter</w:t>
      </w:r>
      <w:proofErr w:type="spellEnd"/>
      <w:r w:rsidRPr="00A65392">
        <w:t>를 명시해도 됩니다.</w:t>
      </w:r>
    </w:p>
    <w:p w14:paraId="47E1F9DC" w14:textId="77777777" w:rsidR="00A65392" w:rsidRPr="00A65392" w:rsidRDefault="00000000" w:rsidP="00A65392">
      <w:pPr>
        <w:spacing w:after="80" w:line="276" w:lineRule="auto"/>
      </w:pPr>
      <w:r>
        <w:pict w14:anchorId="7CA7B775">
          <v:rect id="_x0000_i1060" style="width:0;height:1.5pt" o:hralign="center" o:hrstd="t" o:hr="t" fillcolor="#a0a0a0" stroked="f"/>
        </w:pict>
      </w:r>
    </w:p>
    <w:p w14:paraId="433B451D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② 프로젝트 TDD 흐름(ARRR)을 따르고 싶을 때</w:t>
      </w:r>
    </w:p>
    <w:p w14:paraId="53D73B5B" w14:textId="77777777" w:rsidR="00A65392" w:rsidRPr="00A65392" w:rsidRDefault="00A65392" w:rsidP="00A65392">
      <w:pPr>
        <w:spacing w:after="80" w:line="276" w:lineRule="auto"/>
      </w:pPr>
      <w:r w:rsidRPr="00A65392">
        <w:rPr>
          <w:b/>
          <w:bCs/>
        </w:rPr>
        <w:t>Step 1 — Ask (설계만)</w:t>
      </w:r>
    </w:p>
    <w:p w14:paraId="030CF964" w14:textId="77777777" w:rsidR="00A65392" w:rsidRPr="00A65392" w:rsidRDefault="00A65392" w:rsidP="00A65392">
      <w:pPr>
        <w:spacing w:after="80" w:line="276" w:lineRule="auto"/>
      </w:pPr>
      <w:r w:rsidRPr="00A65392">
        <w:t>/</w:t>
      </w:r>
      <w:proofErr w:type="gramStart"/>
      <w:r w:rsidRPr="00A65392">
        <w:t>red</w:t>
      </w:r>
      <w:proofErr w:type="gramEnd"/>
      <w:r w:rsidRPr="00A65392">
        <w:t>-test-plan</w:t>
      </w:r>
    </w:p>
    <w:p w14:paraId="23C810F3" w14:textId="77777777" w:rsidR="00A65392" w:rsidRPr="00A65392" w:rsidRDefault="00A65392" w:rsidP="00A65392">
      <w:pPr>
        <w:spacing w:after="80" w:line="276" w:lineRule="auto"/>
      </w:pPr>
      <w:r w:rsidRPr="00A65392">
        <w:t>Phase: red | Layer: boundary | Track: UI</w:t>
      </w:r>
    </w:p>
    <w:p w14:paraId="4D3F06C8" w14:textId="77777777" w:rsidR="00A65392" w:rsidRPr="00A65392" w:rsidRDefault="00A65392" w:rsidP="00A65392">
      <w:pPr>
        <w:spacing w:after="80" w:line="276" w:lineRule="auto"/>
      </w:pPr>
      <w:r w:rsidRPr="00A65392">
        <w:t xml:space="preserve">이번 RED 묶음: U-GRID-01 (4×4 격자 표시), U-VAL-01 (검증 버튼 → </w:t>
      </w:r>
      <w:proofErr w:type="spellStart"/>
      <w:r w:rsidRPr="00A65392">
        <w:t>validate_lines</w:t>
      </w:r>
      <w:proofErr w:type="spellEnd"/>
      <w:r w:rsidRPr="00A65392">
        <w:t xml:space="preserve"> 결과 표시)</w:t>
      </w:r>
    </w:p>
    <w:p w14:paraId="05F40299" w14:textId="77777777" w:rsidR="00A65392" w:rsidRPr="00A65392" w:rsidRDefault="00A65392" w:rsidP="00A65392">
      <w:pPr>
        <w:spacing w:after="80" w:line="276" w:lineRule="auto"/>
      </w:pPr>
      <w:r w:rsidRPr="00A65392">
        <w:t>표 4블록 작성. tests/·</w:t>
      </w:r>
      <w:proofErr w:type="spellStart"/>
      <w:proofErr w:type="gramStart"/>
      <w:r w:rsidRPr="00A65392">
        <w:t>src</w:t>
      </w:r>
      <w:proofErr w:type="spellEnd"/>
      <w:r w:rsidRPr="00A65392">
        <w:t>/ 파일은</w:t>
      </w:r>
      <w:proofErr w:type="gramEnd"/>
      <w:r w:rsidRPr="00A65392">
        <w:t xml:space="preserve"> 만들지 마.</w:t>
      </w:r>
    </w:p>
    <w:p w14:paraId="7D14562F" w14:textId="77777777" w:rsidR="00A65392" w:rsidRPr="00A65392" w:rsidRDefault="00A65392" w:rsidP="00A65392">
      <w:pPr>
        <w:spacing w:after="80" w:line="276" w:lineRule="auto"/>
      </w:pPr>
      <w:r w:rsidRPr="00A65392">
        <w:t>Given: grid_g1 SSOT, When: [검증] 클릭, Then: status/</w:t>
      </w:r>
      <w:proofErr w:type="spellStart"/>
      <w:r w:rsidRPr="00A65392">
        <w:t>failed_lines</w:t>
      </w:r>
      <w:proofErr w:type="spellEnd"/>
      <w:r w:rsidRPr="00A65392">
        <w:t xml:space="preserve"> 표시</w:t>
      </w:r>
    </w:p>
    <w:p w14:paraId="103B4888" w14:textId="77777777" w:rsidR="00A65392" w:rsidRPr="00A65392" w:rsidRDefault="00A65392" w:rsidP="00A65392">
      <w:pPr>
        <w:spacing w:after="80" w:line="276" w:lineRule="auto"/>
      </w:pPr>
      <w:r w:rsidRPr="00A65392">
        <w:rPr>
          <w:b/>
          <w:bCs/>
        </w:rPr>
        <w:t>Step 2 — RED 스켈레톤</w:t>
      </w:r>
    </w:p>
    <w:p w14:paraId="4D5A3BD5" w14:textId="77777777" w:rsidR="00A65392" w:rsidRPr="00A65392" w:rsidRDefault="00A65392" w:rsidP="00A65392">
      <w:pPr>
        <w:spacing w:after="80" w:line="276" w:lineRule="auto"/>
      </w:pPr>
      <w:r w:rsidRPr="00A65392">
        <w:t>/</w:t>
      </w:r>
      <w:proofErr w:type="gramStart"/>
      <w:r w:rsidRPr="00A65392">
        <w:t>red</w:t>
      </w:r>
      <w:proofErr w:type="gramEnd"/>
      <w:r w:rsidRPr="00A65392">
        <w:t>-skeleton</w:t>
      </w:r>
    </w:p>
    <w:p w14:paraId="19B63D96" w14:textId="77777777" w:rsidR="00A65392" w:rsidRPr="00A65392" w:rsidRDefault="00A65392" w:rsidP="00A65392">
      <w:pPr>
        <w:spacing w:after="80" w:line="276" w:lineRule="auto"/>
      </w:pPr>
      <w:r w:rsidRPr="00A65392">
        <w:t>Phase: red | Layer: boundary | Track: UI</w:t>
      </w:r>
    </w:p>
    <w:p w14:paraId="7F6569D9" w14:textId="77777777" w:rsidR="00A65392" w:rsidRPr="00A65392" w:rsidRDefault="00A65392" w:rsidP="00A65392">
      <w:pPr>
        <w:spacing w:after="80" w:line="276" w:lineRule="auto"/>
      </w:pPr>
      <w:r w:rsidRPr="00A65392">
        <w:t xml:space="preserve">U-GRID-01, U-VAL-01 테스트 </w:t>
      </w:r>
      <w:proofErr w:type="spellStart"/>
      <w:r w:rsidRPr="00A65392">
        <w:t>스켈레톤만</w:t>
      </w:r>
      <w:proofErr w:type="spellEnd"/>
      <w:r w:rsidRPr="00A65392">
        <w:t xml:space="preserve"> tests/boundary/에 작성.</w:t>
      </w:r>
    </w:p>
    <w:p w14:paraId="709A992C" w14:textId="77777777" w:rsidR="00A65392" w:rsidRPr="00A65392" w:rsidRDefault="00A65392" w:rsidP="00A65392">
      <w:pPr>
        <w:spacing w:after="80" w:line="276" w:lineRule="auto"/>
      </w:pPr>
      <w:proofErr w:type="spellStart"/>
      <w:proofErr w:type="gramStart"/>
      <w:r w:rsidRPr="00A65392">
        <w:t>pytest.fail</w:t>
      </w:r>
      <w:proofErr w:type="spellEnd"/>
      <w:proofErr w:type="gramEnd"/>
      <w:r w:rsidRPr="00A65392">
        <w:t xml:space="preserve">만. </w:t>
      </w:r>
      <w:proofErr w:type="spellStart"/>
      <w:proofErr w:type="gramStart"/>
      <w:r w:rsidRPr="00A65392">
        <w:t>src</w:t>
      </w:r>
      <w:proofErr w:type="spellEnd"/>
      <w:r w:rsidRPr="00A65392">
        <w:t>/ 수정</w:t>
      </w:r>
      <w:proofErr w:type="gramEnd"/>
      <w:r w:rsidRPr="00A65392">
        <w:t xml:space="preserve"> 금지.</w:t>
      </w:r>
    </w:p>
    <w:p w14:paraId="75F32A30" w14:textId="77777777" w:rsidR="00A65392" w:rsidRPr="00A65392" w:rsidRDefault="00A65392" w:rsidP="00A65392">
      <w:pPr>
        <w:spacing w:after="80" w:line="276" w:lineRule="auto"/>
      </w:pPr>
      <w:r w:rsidRPr="00A65392">
        <w:rPr>
          <w:b/>
          <w:bCs/>
        </w:rPr>
        <w:t>Step 3 — GREEN (GUI 구현)</w:t>
      </w:r>
    </w:p>
    <w:p w14:paraId="0CA6615C" w14:textId="77777777" w:rsidR="00A65392" w:rsidRPr="00A65392" w:rsidRDefault="00A65392" w:rsidP="00A65392">
      <w:pPr>
        <w:spacing w:after="80" w:line="276" w:lineRule="auto"/>
      </w:pPr>
      <w:r w:rsidRPr="00A65392">
        <w:t>/</w:t>
      </w:r>
      <w:proofErr w:type="gramStart"/>
      <w:r w:rsidRPr="00A65392">
        <w:t>green</w:t>
      </w:r>
      <w:proofErr w:type="gramEnd"/>
      <w:r w:rsidRPr="00A65392">
        <w:t>-minimal</w:t>
      </w:r>
    </w:p>
    <w:p w14:paraId="65F1CBE1" w14:textId="77777777" w:rsidR="00A65392" w:rsidRPr="00A65392" w:rsidRDefault="00A65392" w:rsidP="00A65392">
      <w:pPr>
        <w:spacing w:after="80" w:line="276" w:lineRule="auto"/>
      </w:pPr>
      <w:r w:rsidRPr="00A65392">
        <w:t>Phase: green | Layer: boundary | Track: UI</w:t>
      </w:r>
    </w:p>
    <w:p w14:paraId="08275F31" w14:textId="77777777" w:rsidR="00A65392" w:rsidRPr="00A65392" w:rsidRDefault="00A65392" w:rsidP="00A65392">
      <w:pPr>
        <w:spacing w:after="80" w:line="276" w:lineRule="auto"/>
      </w:pPr>
      <w:r w:rsidRPr="00A65392">
        <w:t>tests/</w:t>
      </w:r>
      <w:proofErr w:type="gramStart"/>
      <w:r w:rsidRPr="00A65392">
        <w:t>boundary/ RED</w:t>
      </w:r>
      <w:proofErr w:type="gramEnd"/>
      <w:r w:rsidRPr="00A65392">
        <w:t xml:space="preserve">를 PASS시키는 최소 </w:t>
      </w:r>
      <w:proofErr w:type="spellStart"/>
      <w:r w:rsidRPr="00A65392">
        <w:t>GridUI</w:t>
      </w:r>
      <w:proofErr w:type="spellEnd"/>
      <w:r w:rsidRPr="00A65392">
        <w:t xml:space="preserve"> + </w:t>
      </w:r>
      <w:proofErr w:type="spellStart"/>
      <w:r w:rsidRPr="00A65392">
        <w:t>ResultDisplay</w:t>
      </w:r>
      <w:proofErr w:type="spellEnd"/>
      <w:r w:rsidRPr="00A65392">
        <w:t xml:space="preserve"> 구현.</w:t>
      </w:r>
    </w:p>
    <w:p w14:paraId="697B9637" w14:textId="77777777" w:rsidR="00A65392" w:rsidRPr="00A65392" w:rsidRDefault="00A65392" w:rsidP="00A65392">
      <w:pPr>
        <w:spacing w:after="80" w:line="276" w:lineRule="auto"/>
      </w:pPr>
      <w:proofErr w:type="spellStart"/>
      <w:r w:rsidRPr="00A65392">
        <w:t>validate_lines</w:t>
      </w:r>
      <w:proofErr w:type="spellEnd"/>
      <w:r w:rsidRPr="00A65392">
        <w:t>는 mock 가능(Track A 규칙).</w:t>
      </w:r>
    </w:p>
    <w:p w14:paraId="453EBDC2" w14:textId="77777777" w:rsidR="00A65392" w:rsidRPr="00A65392" w:rsidRDefault="00A65392" w:rsidP="00A65392">
      <w:pPr>
        <w:spacing w:after="80" w:line="276" w:lineRule="auto"/>
      </w:pPr>
      <w:r w:rsidRPr="00A65392">
        <w:t xml:space="preserve">실행 가능한 </w:t>
      </w:r>
      <w:proofErr w:type="spellStart"/>
      <w:r w:rsidRPr="00A65392">
        <w:t>진입점</w:t>
      </w:r>
      <w:proofErr w:type="spellEnd"/>
      <w:r w:rsidRPr="00A65392">
        <w:t xml:space="preserve"> python -m ... 도 추가.</w:t>
      </w:r>
    </w:p>
    <w:p w14:paraId="13028609" w14:textId="77777777" w:rsidR="00A65392" w:rsidRPr="00A65392" w:rsidRDefault="00A65392" w:rsidP="00A65392">
      <w:pPr>
        <w:spacing w:after="80" w:line="276" w:lineRule="auto"/>
      </w:pPr>
      <w:r w:rsidRPr="00A65392">
        <w:t>이렇게 하면 지금까지의 Track A(U-IN-01, U-IN-02)와 같은 패턴으로 확장됩니다.</w:t>
      </w:r>
    </w:p>
    <w:p w14:paraId="62DCB07A" w14:textId="77777777" w:rsidR="00A65392" w:rsidRPr="00A65392" w:rsidRDefault="00000000" w:rsidP="00A65392">
      <w:pPr>
        <w:spacing w:after="80" w:line="276" w:lineRule="auto"/>
      </w:pPr>
      <w:r>
        <w:lastRenderedPageBreak/>
        <w:pict w14:anchorId="4935FF0F">
          <v:rect id="_x0000_i1061" style="width:0;height:1.5pt" o:hralign="center" o:hrstd="t" o:hr="t" fillcolor="#a0a0a0" stroked="f"/>
        </w:pict>
      </w:r>
    </w:p>
    <w:p w14:paraId="476B34C7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 xml:space="preserve">③ </w:t>
      </w:r>
      <w:proofErr w:type="spellStart"/>
      <w:r w:rsidRPr="00A65392">
        <w:rPr>
          <w:b/>
          <w:bCs/>
        </w:rPr>
        <w:t>PyQt</w:t>
      </w:r>
      <w:proofErr w:type="spellEnd"/>
      <w:r w:rsidRPr="00A65392">
        <w:rPr>
          <w:b/>
          <w:bCs/>
        </w:rPr>
        <w:t>를 쓰고 싶을 때</w:t>
      </w:r>
    </w:p>
    <w:p w14:paraId="79427A22" w14:textId="77777777" w:rsidR="008A0E4A" w:rsidRDefault="008A0E4A" w:rsidP="00A65392">
      <w:pPr>
        <w:spacing w:after="80" w:line="276" w:lineRule="auto"/>
      </w:pPr>
      <w:r>
        <w:rPr>
          <w:rFonts w:hint="eastAsia"/>
        </w:rPr>
        <w:t>```</w:t>
      </w:r>
    </w:p>
    <w:p w14:paraId="76D484D1" w14:textId="511A4E81" w:rsidR="00A65392" w:rsidRPr="00A65392" w:rsidRDefault="00A65392" w:rsidP="00A65392">
      <w:pPr>
        <w:spacing w:after="80" w:line="276" w:lineRule="auto"/>
      </w:pPr>
      <w:r w:rsidRPr="00A65392">
        <w:t>Phase: green | Layer: boundary | Track: UI</w:t>
      </w:r>
    </w:p>
    <w:p w14:paraId="51F82D8D" w14:textId="77777777" w:rsidR="00A65392" w:rsidRPr="00A65392" w:rsidRDefault="00A65392" w:rsidP="00A65392">
      <w:pPr>
        <w:spacing w:after="80" w:line="276" w:lineRule="auto"/>
      </w:pPr>
      <w:r w:rsidRPr="00A65392">
        <w:t>PyQt6로 MagicSquare_1004 검증 GUI 프로토타입을 만들어줘.</w:t>
      </w:r>
    </w:p>
    <w:p w14:paraId="38F85C28" w14:textId="77777777" w:rsidR="00A65392" w:rsidRPr="00A65392" w:rsidRDefault="00A65392" w:rsidP="00A65392">
      <w:pPr>
        <w:spacing w:after="80" w:line="276" w:lineRule="auto"/>
      </w:pPr>
      <w:r w:rsidRPr="00A65392">
        <w:t xml:space="preserve">- 4×4 </w:t>
      </w:r>
      <w:proofErr w:type="spellStart"/>
      <w:r w:rsidRPr="00A65392">
        <w:t>QLineEdit</w:t>
      </w:r>
      <w:proofErr w:type="spellEnd"/>
      <w:r w:rsidRPr="00A65392">
        <w:t xml:space="preserve"> 또는 </w:t>
      </w:r>
      <w:proofErr w:type="spellStart"/>
      <w:r w:rsidRPr="00A65392">
        <w:t>QSpinBox</w:t>
      </w:r>
      <w:proofErr w:type="spellEnd"/>
      <w:r w:rsidRPr="00A65392">
        <w:t xml:space="preserve"> 격자</w:t>
      </w:r>
    </w:p>
    <w:p w14:paraId="2AF42D85" w14:textId="77777777" w:rsidR="00A65392" w:rsidRPr="00A65392" w:rsidRDefault="00A65392" w:rsidP="00A65392">
      <w:pPr>
        <w:spacing w:after="80" w:line="276" w:lineRule="auto"/>
      </w:pPr>
      <w:r w:rsidRPr="00A65392">
        <w:t>- 초기값: grid_g1 (빈칸은 비워두거나 0 표시)</w:t>
      </w:r>
    </w:p>
    <w:p w14:paraId="748309A0" w14:textId="77777777" w:rsidR="00A65392" w:rsidRPr="00A65392" w:rsidRDefault="00A65392" w:rsidP="00A65392">
      <w:pPr>
        <w:spacing w:after="80" w:line="276" w:lineRule="auto"/>
      </w:pPr>
      <w:r w:rsidRPr="00A65392">
        <w:t xml:space="preserve">- [검증]: </w:t>
      </w:r>
      <w:proofErr w:type="spellStart"/>
      <w:r w:rsidRPr="00A65392">
        <w:t>InputHandler.validate</w:t>
      </w:r>
      <w:proofErr w:type="spellEnd"/>
      <w:r w:rsidRPr="00A65392">
        <w:t xml:space="preserve"> → </w:t>
      </w:r>
      <w:proofErr w:type="spellStart"/>
      <w:r w:rsidRPr="00A65392">
        <w:t>validate_lines</w:t>
      </w:r>
      <w:proofErr w:type="spellEnd"/>
      <w:r w:rsidRPr="00A65392">
        <w:t xml:space="preserve"> 순서</w:t>
      </w:r>
    </w:p>
    <w:p w14:paraId="621535CF" w14:textId="77777777" w:rsidR="00A65392" w:rsidRPr="00A65392" w:rsidRDefault="00A65392" w:rsidP="00A65392">
      <w:pPr>
        <w:spacing w:after="80" w:line="276" w:lineRule="auto"/>
      </w:pPr>
      <w:r w:rsidRPr="00A65392">
        <w:t xml:space="preserve">- 결과: pass/fail/incomplete + </w:t>
      </w:r>
      <w:proofErr w:type="spellStart"/>
      <w:r w:rsidRPr="00A65392">
        <w:t>failed_lines</w:t>
      </w:r>
      <w:proofErr w:type="spellEnd"/>
      <w:r w:rsidRPr="00A65392">
        <w:t xml:space="preserve"> 목록</w:t>
      </w:r>
    </w:p>
    <w:p w14:paraId="62BE3B9C" w14:textId="77777777" w:rsidR="00A65392" w:rsidRPr="00A65392" w:rsidRDefault="00A65392" w:rsidP="00A65392">
      <w:pPr>
        <w:spacing w:after="80" w:line="276" w:lineRule="auto"/>
      </w:pPr>
      <w:r w:rsidRPr="00A65392">
        <w:t>- 실패 줄은 R2, C2 등 라벨로 표시</w:t>
      </w:r>
    </w:p>
    <w:p w14:paraId="3701C1B7" w14:textId="77777777" w:rsidR="00A65392" w:rsidRPr="00A65392" w:rsidRDefault="00A65392" w:rsidP="00A65392">
      <w:pPr>
        <w:spacing w:after="80" w:line="276" w:lineRule="auto"/>
      </w:pPr>
      <w:proofErr w:type="spellStart"/>
      <w:proofErr w:type="gramStart"/>
      <w:r w:rsidRPr="00A65392">
        <w:t>pyproject.toml</w:t>
      </w:r>
      <w:proofErr w:type="spellEnd"/>
      <w:proofErr w:type="gramEnd"/>
      <w:r w:rsidRPr="00A65392">
        <w:t>에 PyQt6 optional dependency 추가.</w:t>
      </w:r>
    </w:p>
    <w:p w14:paraId="59714E7D" w14:textId="77777777" w:rsidR="00A65392" w:rsidRPr="00A65392" w:rsidRDefault="00A65392" w:rsidP="00A65392">
      <w:pPr>
        <w:spacing w:after="80" w:line="276" w:lineRule="auto"/>
      </w:pPr>
      <w:r w:rsidRPr="00A65392">
        <w:t>entity에는 Qt import 금지.</w:t>
      </w:r>
    </w:p>
    <w:p w14:paraId="6ADCF669" w14:textId="77777777" w:rsidR="00A65392" w:rsidRPr="00A65392" w:rsidRDefault="00A65392" w:rsidP="00A65392">
      <w:pPr>
        <w:spacing w:after="80" w:line="276" w:lineRule="auto"/>
      </w:pPr>
      <w:r w:rsidRPr="00A65392">
        <w:t>Solver 금지.</w:t>
      </w:r>
    </w:p>
    <w:p w14:paraId="39E614A7" w14:textId="77777777" w:rsidR="00A65392" w:rsidRDefault="00A65392" w:rsidP="00A65392">
      <w:pPr>
        <w:spacing w:after="80" w:line="276" w:lineRule="auto"/>
      </w:pPr>
      <w:proofErr w:type="spellStart"/>
      <w:r w:rsidRPr="00A65392">
        <w:t>PyQt</w:t>
      </w:r>
      <w:proofErr w:type="spellEnd"/>
      <w:r w:rsidRPr="00A65392">
        <w:t>는 PRD 후속(</w:t>
      </w:r>
      <w:proofErr w:type="spellStart"/>
      <w:r w:rsidRPr="00A65392">
        <w:t>GridUI</w:t>
      </w:r>
      <w:proofErr w:type="spellEnd"/>
      <w:r w:rsidRPr="00A65392">
        <w:t>, </w:t>
      </w:r>
      <w:proofErr w:type="spellStart"/>
      <w:r w:rsidRPr="00A65392">
        <w:t>ResultDisplay</w:t>
      </w:r>
      <w:proofErr w:type="spellEnd"/>
      <w:r w:rsidRPr="00A65392">
        <w:t>)과 맞지만, </w:t>
      </w:r>
      <w:r w:rsidRPr="00A65392">
        <w:rPr>
          <w:b/>
          <w:bCs/>
        </w:rPr>
        <w:t>의존성 설치</w:t>
      </w:r>
      <w:r w:rsidRPr="00A65392">
        <w:t>가 필요합니다.</w:t>
      </w:r>
    </w:p>
    <w:p w14:paraId="708B4FB1" w14:textId="02B6760B" w:rsidR="008A0E4A" w:rsidRPr="00A65392" w:rsidRDefault="008A0E4A" w:rsidP="00A65392">
      <w:pPr>
        <w:spacing w:after="80" w:line="276" w:lineRule="auto"/>
      </w:pPr>
      <w:r>
        <w:rPr>
          <w:rFonts w:hint="eastAsia"/>
        </w:rPr>
        <w:t>```</w:t>
      </w:r>
    </w:p>
    <w:p w14:paraId="4AB323E8" w14:textId="77777777" w:rsidR="00A65392" w:rsidRPr="00A65392" w:rsidRDefault="00000000" w:rsidP="00A65392">
      <w:pPr>
        <w:spacing w:after="80" w:line="276" w:lineRule="auto"/>
      </w:pPr>
      <w:r>
        <w:pict w14:anchorId="3786D085">
          <v:rect id="_x0000_i1062" style="width:0;height:1.5pt" o:hralign="center" o:hrstd="t" o:hr="t" fillcolor="#a0a0a0" stroked="f"/>
        </w:pict>
      </w:r>
    </w:p>
    <w:p w14:paraId="557561EF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4. 프롬프트에 꼭 넣을 “연결 정보”</w:t>
      </w:r>
    </w:p>
    <w:p w14:paraId="133AE1D2" w14:textId="77777777" w:rsidR="00A65392" w:rsidRPr="00A65392" w:rsidRDefault="00A65392" w:rsidP="00A65392">
      <w:pPr>
        <w:spacing w:after="80" w:line="276" w:lineRule="auto"/>
      </w:pPr>
      <w:r w:rsidRPr="00A65392">
        <w:t>Cursor가 헛돌지 않게 </w:t>
      </w:r>
      <w:r w:rsidRPr="00A65392">
        <w:rPr>
          <w:b/>
          <w:bCs/>
        </w:rPr>
        <w:t>기존 코드 경로</w:t>
      </w:r>
      <w:r w:rsidRPr="00A65392">
        <w:t>를 적어 주세요: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5686"/>
      </w:tblGrid>
      <w:tr w:rsidR="00A65392" w:rsidRPr="00A65392" w14:paraId="232E221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60084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역할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EAFE0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파일/API</w:t>
            </w:r>
          </w:p>
        </w:tc>
      </w:tr>
      <w:tr w:rsidR="00A65392" w:rsidRPr="00A65392" w14:paraId="185A0F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F37DB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10선 검증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EA26C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src/validate_lines.py → </w:t>
            </w:r>
            <w:proofErr w:type="spellStart"/>
            <w:r w:rsidRPr="00A65392">
              <w:t>validate_lines</w:t>
            </w:r>
            <w:proofErr w:type="spellEnd"/>
            <w:r w:rsidRPr="00A65392">
              <w:t>(grid)</w:t>
            </w:r>
          </w:p>
        </w:tc>
      </w:tr>
      <w:tr w:rsidR="00A65392" w:rsidRPr="00A65392" w14:paraId="2B5705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494D4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입력 검증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E70B7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src/boundary/input_handler.py → </w:t>
            </w:r>
            <w:proofErr w:type="spellStart"/>
            <w:r w:rsidRPr="00A65392">
              <w:t>InputHandler.validate</w:t>
            </w:r>
            <w:proofErr w:type="spellEnd"/>
            <w:r w:rsidRPr="00A65392">
              <w:t>()</w:t>
            </w:r>
          </w:p>
        </w:tc>
      </w:tr>
      <w:tr w:rsidR="00A65392" w:rsidRPr="00A65392" w14:paraId="7ECB2D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35FAC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빈칸 좌표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A1743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src/entity/find_blank_coords.py</w:t>
            </w:r>
          </w:p>
        </w:tc>
      </w:tr>
      <w:tr w:rsidR="00A65392" w:rsidRPr="00A65392" w14:paraId="50AA18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A2F7A5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G1 격자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35394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tests/conftest.py → GRID_G</w:t>
            </w:r>
            <w:proofErr w:type="gramStart"/>
            <w:r w:rsidRPr="00A65392">
              <w:t>1 /</w:t>
            </w:r>
            <w:proofErr w:type="gramEnd"/>
            <w:r w:rsidRPr="00A65392">
              <w:t> grid_g1 </w:t>
            </w:r>
            <w:proofErr w:type="spellStart"/>
            <w:r w:rsidRPr="00A65392">
              <w:t>픽스처</w:t>
            </w:r>
            <w:proofErr w:type="spellEnd"/>
          </w:p>
        </w:tc>
      </w:tr>
      <w:tr w:rsidR="00A65392" w:rsidRPr="00A65392" w14:paraId="2AEFEF9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988E9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상수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6127B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src/entity/constants.py → MAGIC_CONSTANT=34 등</w:t>
            </w:r>
          </w:p>
        </w:tc>
      </w:tr>
    </w:tbl>
    <w:p w14:paraId="51C77E3F" w14:textId="77777777" w:rsidR="00A65392" w:rsidRPr="00A65392" w:rsidRDefault="00A65392" w:rsidP="00A65392">
      <w:pPr>
        <w:spacing w:after="80" w:line="276" w:lineRule="auto"/>
      </w:pPr>
      <w:proofErr w:type="gramStart"/>
      <w:r w:rsidRPr="00A65392">
        <w:t>예시 한</w:t>
      </w:r>
      <w:proofErr w:type="gramEnd"/>
      <w:r w:rsidRPr="00A65392">
        <w:t xml:space="preserve"> 줄:</w:t>
      </w:r>
    </w:p>
    <w:p w14:paraId="6D432388" w14:textId="77777777" w:rsidR="00A65392" w:rsidRPr="00A65392" w:rsidRDefault="00A65392" w:rsidP="00A65392">
      <w:pPr>
        <w:spacing w:after="80" w:line="276" w:lineRule="auto"/>
        <w:rPr>
          <w:i/>
          <w:iCs/>
        </w:rPr>
      </w:pPr>
      <w:r w:rsidRPr="00A65392">
        <w:rPr>
          <w:i/>
          <w:iCs/>
        </w:rPr>
        <w:lastRenderedPageBreak/>
        <w:t>“격자 → list[list[int]]로 변환한 뒤 </w:t>
      </w:r>
      <w:proofErr w:type="spellStart"/>
      <w:r w:rsidRPr="00A65392">
        <w:rPr>
          <w:i/>
          <w:iCs/>
        </w:rPr>
        <w:t>InputHandler.validate</w:t>
      </w:r>
      <w:proofErr w:type="spellEnd"/>
      <w:r w:rsidRPr="00A65392">
        <w:rPr>
          <w:i/>
          <w:iCs/>
        </w:rPr>
        <w:t>(grid) 통과 시에만 </w:t>
      </w:r>
      <w:proofErr w:type="spellStart"/>
      <w:r w:rsidRPr="00A65392">
        <w:rPr>
          <w:i/>
          <w:iCs/>
        </w:rPr>
        <w:t>validate_lines</w:t>
      </w:r>
      <w:proofErr w:type="spellEnd"/>
      <w:r w:rsidRPr="00A65392">
        <w:rPr>
          <w:i/>
          <w:iCs/>
        </w:rPr>
        <w:t>(grid) 호출.”</w:t>
      </w:r>
    </w:p>
    <w:p w14:paraId="43B700C8" w14:textId="77777777" w:rsidR="00A65392" w:rsidRPr="00A65392" w:rsidRDefault="00000000" w:rsidP="00A65392">
      <w:pPr>
        <w:spacing w:after="80" w:line="276" w:lineRule="auto"/>
      </w:pPr>
      <w:r>
        <w:pict w14:anchorId="49FA51A3">
          <v:rect id="_x0000_i1063" style="width:0;height:1.5pt" o:hralign="center" o:hrstd="t" o:hr="t" fillcolor="#a0a0a0" stroked="f"/>
        </w:pict>
      </w:r>
    </w:p>
    <w:p w14:paraId="5EA5D38B" w14:textId="77777777" w:rsidR="00A65392" w:rsidRP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5. 피하면 좋은 프롬프트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5478"/>
      </w:tblGrid>
      <w:tr w:rsidR="00A65392" w:rsidRPr="00A65392" w14:paraId="5CB6F2EB" w14:textId="77777777" w:rsidTr="008A0E4A">
        <w:trPr>
          <w:tblHeader/>
        </w:trPr>
        <w:tc>
          <w:tcPr>
            <w:tcW w:w="215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16200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나쁜 예</w:t>
            </w:r>
          </w:p>
        </w:tc>
        <w:tc>
          <w:tcPr>
            <w:tcW w:w="284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9600F" w14:textId="77777777" w:rsidR="00A65392" w:rsidRPr="00A65392" w:rsidRDefault="00A65392" w:rsidP="00A65392">
            <w:pPr>
              <w:spacing w:after="80" w:line="276" w:lineRule="auto"/>
              <w:rPr>
                <w:b/>
                <w:bCs/>
              </w:rPr>
            </w:pPr>
            <w:r w:rsidRPr="00A65392">
              <w:rPr>
                <w:b/>
                <w:bCs/>
              </w:rPr>
              <w:t>이유</w:t>
            </w:r>
          </w:p>
        </w:tc>
      </w:tr>
      <w:tr w:rsidR="00A65392" w:rsidRPr="00A65392" w14:paraId="702948CF" w14:textId="77777777" w:rsidTr="008A0E4A">
        <w:tc>
          <w:tcPr>
            <w:tcW w:w="21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2088B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“</w:t>
            </w:r>
            <w:proofErr w:type="spellStart"/>
            <w:r w:rsidRPr="00A65392">
              <w:t>마방진</w:t>
            </w:r>
            <w:proofErr w:type="spellEnd"/>
            <w:r w:rsidRPr="00A65392">
              <w:t xml:space="preserve"> GUI 만들어줘”</w:t>
            </w:r>
          </w:p>
        </w:tc>
        <w:tc>
          <w:tcPr>
            <w:tcW w:w="28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EC146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범위·기술·계층 불명확</w:t>
            </w:r>
          </w:p>
        </w:tc>
      </w:tr>
      <w:tr w:rsidR="00A65392" w:rsidRPr="00A65392" w14:paraId="01D1732A" w14:textId="77777777" w:rsidTr="008A0E4A">
        <w:tc>
          <w:tcPr>
            <w:tcW w:w="21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B17BE" w14:textId="77777777" w:rsidR="00A65392" w:rsidRPr="00A65392" w:rsidRDefault="00A65392" w:rsidP="00A65392">
            <w:pPr>
              <w:spacing w:after="80" w:line="276" w:lineRule="auto"/>
            </w:pPr>
            <w:r w:rsidRPr="00A65392">
              <w:t xml:space="preserve">“Solver랑 </w:t>
            </w:r>
            <w:proofErr w:type="spellStart"/>
            <w:r w:rsidRPr="00A65392">
              <w:t>PyQt</w:t>
            </w:r>
            <w:proofErr w:type="spellEnd"/>
            <w:r w:rsidRPr="00A65392">
              <w:t xml:space="preserve"> </w:t>
            </w:r>
            <w:proofErr w:type="spellStart"/>
            <w:r w:rsidRPr="00A65392">
              <w:t>풀앱</w:t>
            </w:r>
            <w:proofErr w:type="spellEnd"/>
            <w:r w:rsidRPr="00A65392">
              <w:t xml:space="preserve"> 만들어줘”</w:t>
            </w:r>
          </w:p>
        </w:tc>
        <w:tc>
          <w:tcPr>
            <w:tcW w:w="28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ADF9D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Mom Test에서 표면 솔루션, 현재 범위 밖</w:t>
            </w:r>
          </w:p>
        </w:tc>
      </w:tr>
      <w:tr w:rsidR="00A65392" w:rsidRPr="00A65392" w14:paraId="67BB2F57" w14:textId="77777777" w:rsidTr="008A0E4A">
        <w:tc>
          <w:tcPr>
            <w:tcW w:w="21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BBFAA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“entity에 UI 코드 넣어줘”</w:t>
            </w:r>
          </w:p>
        </w:tc>
        <w:tc>
          <w:tcPr>
            <w:tcW w:w="28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4B973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ECB 위반</w:t>
            </w:r>
          </w:p>
        </w:tc>
      </w:tr>
      <w:tr w:rsidR="00A65392" w:rsidRPr="00A65392" w14:paraId="66D916E1" w14:textId="77777777" w:rsidTr="008A0E4A">
        <w:tc>
          <w:tcPr>
            <w:tcW w:w="21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41026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“테스트 없이 빨리만”</w:t>
            </w:r>
          </w:p>
        </w:tc>
        <w:tc>
          <w:tcPr>
            <w:tcW w:w="28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C38BB" w14:textId="77777777" w:rsidR="00A65392" w:rsidRPr="00A65392" w:rsidRDefault="00A65392" w:rsidP="00A65392">
            <w:pPr>
              <w:spacing w:after="80" w:line="276" w:lineRule="auto"/>
            </w:pPr>
            <w:r w:rsidRPr="00A65392">
              <w:t>프로젝트 규칙(TDD)과 충돌</w:t>
            </w:r>
          </w:p>
        </w:tc>
      </w:tr>
    </w:tbl>
    <w:p w14:paraId="314F9160" w14:textId="77777777" w:rsidR="00A65392" w:rsidRPr="00A65392" w:rsidRDefault="00000000" w:rsidP="00A65392">
      <w:pPr>
        <w:spacing w:after="80" w:line="276" w:lineRule="auto"/>
      </w:pPr>
      <w:r>
        <w:pict w14:anchorId="231AB375">
          <v:rect id="_x0000_i1064" style="width:0;height:1.5pt" o:hralign="center" o:hrstd="t" o:hr="t" fillcolor="#a0a0a0" stroked="f"/>
        </w:pict>
      </w:r>
    </w:p>
    <w:p w14:paraId="5488EF55" w14:textId="77777777" w:rsidR="00A65392" w:rsidRDefault="00A65392" w:rsidP="00A65392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>6. 추천 순서 (실무)</w:t>
      </w:r>
    </w:p>
    <w:p w14:paraId="584211E4" w14:textId="77777777" w:rsidR="008A0E4A" w:rsidRPr="00A65392" w:rsidRDefault="008A0E4A" w:rsidP="008A0E4A">
      <w:pPr>
        <w:spacing w:after="80" w:line="276" w:lineRule="auto"/>
        <w:rPr>
          <w:b/>
          <w:bCs/>
        </w:rPr>
      </w:pPr>
      <w:r w:rsidRPr="00A65392">
        <w:rPr>
          <w:b/>
          <w:bCs/>
        </w:rPr>
        <w:t xml:space="preserve">③ </w:t>
      </w:r>
      <w:proofErr w:type="spellStart"/>
      <w:r w:rsidRPr="00A65392">
        <w:rPr>
          <w:b/>
          <w:bCs/>
        </w:rPr>
        <w:t>PyQt</w:t>
      </w:r>
      <w:proofErr w:type="spellEnd"/>
      <w:r w:rsidRPr="00A65392">
        <w:rPr>
          <w:b/>
          <w:bCs/>
        </w:rPr>
        <w:t>를 쓰고 싶을 때</w:t>
      </w:r>
    </w:p>
    <w:p w14:paraId="0EBF3432" w14:textId="77777777" w:rsidR="008A0E4A" w:rsidRPr="008A0E4A" w:rsidRDefault="008A0E4A" w:rsidP="00A65392">
      <w:pPr>
        <w:spacing w:after="80" w:line="276" w:lineRule="auto"/>
        <w:rPr>
          <w:b/>
          <w:bCs/>
        </w:rPr>
      </w:pPr>
    </w:p>
    <w:p w14:paraId="4152A3C2" w14:textId="1B596EA3" w:rsidR="00A65392" w:rsidRDefault="008A0E4A" w:rsidP="00BE7026">
      <w:pPr>
        <w:spacing w:after="80" w:line="276" w:lineRule="auto"/>
      </w:pPr>
      <w:r>
        <w:rPr>
          <w:rFonts w:hint="eastAsia"/>
        </w:rPr>
        <w:t>```</w:t>
      </w:r>
    </w:p>
    <w:p w14:paraId="2A3B050C" w14:textId="77777777" w:rsidR="008A0E4A" w:rsidRPr="00A65392" w:rsidRDefault="008A0E4A" w:rsidP="008A0E4A">
      <w:pPr>
        <w:spacing w:after="80" w:line="276" w:lineRule="auto"/>
      </w:pPr>
      <w:r w:rsidRPr="00A65392">
        <w:t>Phase: green | Layer: boundary | Track: UI</w:t>
      </w:r>
    </w:p>
    <w:p w14:paraId="353D75DA" w14:textId="77777777" w:rsidR="008A0E4A" w:rsidRPr="00A65392" w:rsidRDefault="008A0E4A" w:rsidP="008A0E4A">
      <w:pPr>
        <w:spacing w:after="80" w:line="276" w:lineRule="auto"/>
      </w:pPr>
      <w:r w:rsidRPr="00A65392">
        <w:t>PyQt6로 MagicSquare_1004 검증 GUI 프로토타입을 만들어줘.</w:t>
      </w:r>
    </w:p>
    <w:p w14:paraId="11DEF388" w14:textId="77777777" w:rsidR="008A0E4A" w:rsidRPr="00A65392" w:rsidRDefault="008A0E4A" w:rsidP="008A0E4A">
      <w:pPr>
        <w:spacing w:after="80" w:line="276" w:lineRule="auto"/>
      </w:pPr>
      <w:r w:rsidRPr="00A65392">
        <w:t xml:space="preserve">- 4×4 </w:t>
      </w:r>
      <w:proofErr w:type="spellStart"/>
      <w:r w:rsidRPr="00A65392">
        <w:t>QLineEdit</w:t>
      </w:r>
      <w:proofErr w:type="spellEnd"/>
      <w:r w:rsidRPr="00A65392">
        <w:t xml:space="preserve"> 또는 </w:t>
      </w:r>
      <w:proofErr w:type="spellStart"/>
      <w:r w:rsidRPr="00A65392">
        <w:t>QSpinBox</w:t>
      </w:r>
      <w:proofErr w:type="spellEnd"/>
      <w:r w:rsidRPr="00A65392">
        <w:t xml:space="preserve"> 격자</w:t>
      </w:r>
    </w:p>
    <w:p w14:paraId="313158E3" w14:textId="77777777" w:rsidR="008A0E4A" w:rsidRPr="00A65392" w:rsidRDefault="008A0E4A" w:rsidP="008A0E4A">
      <w:pPr>
        <w:spacing w:after="80" w:line="276" w:lineRule="auto"/>
      </w:pPr>
      <w:r w:rsidRPr="00A65392">
        <w:t>- 초기값: grid_g1 (빈칸은 비워두거나 0 표시)</w:t>
      </w:r>
    </w:p>
    <w:p w14:paraId="4D2BC3F2" w14:textId="77777777" w:rsidR="008A0E4A" w:rsidRPr="00A65392" w:rsidRDefault="008A0E4A" w:rsidP="008A0E4A">
      <w:pPr>
        <w:spacing w:after="80" w:line="276" w:lineRule="auto"/>
      </w:pPr>
      <w:r w:rsidRPr="00A65392">
        <w:t xml:space="preserve">- [검증]: </w:t>
      </w:r>
      <w:proofErr w:type="spellStart"/>
      <w:r w:rsidRPr="00A65392">
        <w:t>InputHandler.validate</w:t>
      </w:r>
      <w:proofErr w:type="spellEnd"/>
      <w:r w:rsidRPr="00A65392">
        <w:t xml:space="preserve"> → </w:t>
      </w:r>
      <w:proofErr w:type="spellStart"/>
      <w:r w:rsidRPr="00A65392">
        <w:t>validate_lines</w:t>
      </w:r>
      <w:proofErr w:type="spellEnd"/>
      <w:r w:rsidRPr="00A65392">
        <w:t xml:space="preserve"> 순서</w:t>
      </w:r>
    </w:p>
    <w:p w14:paraId="2308FFB2" w14:textId="77777777" w:rsidR="008A0E4A" w:rsidRPr="00A65392" w:rsidRDefault="008A0E4A" w:rsidP="008A0E4A">
      <w:pPr>
        <w:spacing w:after="80" w:line="276" w:lineRule="auto"/>
      </w:pPr>
      <w:r w:rsidRPr="00A65392">
        <w:t xml:space="preserve">- 결과: pass/fail/incomplete + </w:t>
      </w:r>
      <w:proofErr w:type="spellStart"/>
      <w:r w:rsidRPr="00A65392">
        <w:t>failed_lines</w:t>
      </w:r>
      <w:proofErr w:type="spellEnd"/>
      <w:r w:rsidRPr="00A65392">
        <w:t xml:space="preserve"> 목록</w:t>
      </w:r>
    </w:p>
    <w:p w14:paraId="2B460EE8" w14:textId="77777777" w:rsidR="008A0E4A" w:rsidRPr="00A65392" w:rsidRDefault="008A0E4A" w:rsidP="008A0E4A">
      <w:pPr>
        <w:spacing w:after="80" w:line="276" w:lineRule="auto"/>
      </w:pPr>
      <w:r w:rsidRPr="00A65392">
        <w:t>- 실패 줄은 R2, C2 등 라벨로 표시</w:t>
      </w:r>
    </w:p>
    <w:p w14:paraId="39B69972" w14:textId="77777777" w:rsidR="008A0E4A" w:rsidRPr="00A65392" w:rsidRDefault="008A0E4A" w:rsidP="008A0E4A">
      <w:pPr>
        <w:spacing w:after="80" w:line="276" w:lineRule="auto"/>
      </w:pPr>
      <w:proofErr w:type="spellStart"/>
      <w:proofErr w:type="gramStart"/>
      <w:r w:rsidRPr="00A65392">
        <w:t>pyproject.toml</w:t>
      </w:r>
      <w:proofErr w:type="spellEnd"/>
      <w:proofErr w:type="gramEnd"/>
      <w:r w:rsidRPr="00A65392">
        <w:t>에 PyQt6 optional dependency 추가.</w:t>
      </w:r>
    </w:p>
    <w:p w14:paraId="2D2988FA" w14:textId="77777777" w:rsidR="008A0E4A" w:rsidRPr="00A65392" w:rsidRDefault="008A0E4A" w:rsidP="008A0E4A">
      <w:pPr>
        <w:spacing w:after="80" w:line="276" w:lineRule="auto"/>
      </w:pPr>
      <w:r w:rsidRPr="00A65392">
        <w:t>entity에는 Qt import 금지.</w:t>
      </w:r>
    </w:p>
    <w:p w14:paraId="2D789B24" w14:textId="77777777" w:rsidR="008A0E4A" w:rsidRPr="00A65392" w:rsidRDefault="008A0E4A" w:rsidP="008A0E4A">
      <w:pPr>
        <w:spacing w:after="80" w:line="276" w:lineRule="auto"/>
      </w:pPr>
      <w:r w:rsidRPr="00A65392">
        <w:t>Solver 금지.</w:t>
      </w:r>
    </w:p>
    <w:p w14:paraId="06E47006" w14:textId="77777777" w:rsidR="008A0E4A" w:rsidRDefault="008A0E4A" w:rsidP="008A0E4A">
      <w:pPr>
        <w:spacing w:after="80" w:line="276" w:lineRule="auto"/>
      </w:pPr>
      <w:proofErr w:type="spellStart"/>
      <w:r w:rsidRPr="00A65392">
        <w:t>PyQt</w:t>
      </w:r>
      <w:proofErr w:type="spellEnd"/>
      <w:r w:rsidRPr="00A65392">
        <w:t>는 PRD 후속(</w:t>
      </w:r>
      <w:proofErr w:type="spellStart"/>
      <w:r w:rsidRPr="00A65392">
        <w:t>GridUI</w:t>
      </w:r>
      <w:proofErr w:type="spellEnd"/>
      <w:r w:rsidRPr="00A65392">
        <w:t>, </w:t>
      </w:r>
      <w:proofErr w:type="spellStart"/>
      <w:r w:rsidRPr="00A65392">
        <w:t>ResultDisplay</w:t>
      </w:r>
      <w:proofErr w:type="spellEnd"/>
      <w:r w:rsidRPr="00A65392">
        <w:t>)과 맞지만, </w:t>
      </w:r>
      <w:r w:rsidRPr="00A65392">
        <w:rPr>
          <w:b/>
          <w:bCs/>
        </w:rPr>
        <w:t>의존성 설치</w:t>
      </w:r>
      <w:r w:rsidRPr="00A65392">
        <w:t>가 필요합니다.</w:t>
      </w:r>
    </w:p>
    <w:p w14:paraId="0AF9BFAD" w14:textId="53EC66F6" w:rsidR="008A0E4A" w:rsidRDefault="008A0E4A" w:rsidP="00BE7026">
      <w:pPr>
        <w:spacing w:after="80" w:line="276" w:lineRule="auto"/>
      </w:pPr>
      <w:r>
        <w:rPr>
          <w:rFonts w:hint="eastAsia"/>
        </w:rPr>
        <w:t>```</w:t>
      </w:r>
    </w:p>
    <w:p w14:paraId="58A9740B" w14:textId="1A222195" w:rsidR="008A0E4A" w:rsidRDefault="008A0E4A" w:rsidP="00BE7026">
      <w:pPr>
        <w:spacing w:after="80" w:line="276" w:lineRule="auto"/>
      </w:pPr>
      <w:r w:rsidRPr="008A0E4A">
        <w:rPr>
          <w:noProof/>
        </w:rPr>
        <w:lastRenderedPageBreak/>
        <w:drawing>
          <wp:inline distT="0" distB="0" distL="0" distR="0" wp14:anchorId="2A6F164A" wp14:editId="6B9732B7">
            <wp:extent cx="6121400" cy="2017395"/>
            <wp:effectExtent l="0" t="0" r="0" b="1905"/>
            <wp:docPr id="15126590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590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03A1" w14:textId="77777777" w:rsidR="008A0E4A" w:rsidRDefault="008A0E4A" w:rsidP="00BE7026">
      <w:pPr>
        <w:spacing w:after="80" w:line="276" w:lineRule="auto"/>
      </w:pPr>
    </w:p>
    <w:p w14:paraId="2EF5A674" w14:textId="77777777" w:rsidR="008A0E4A" w:rsidRDefault="008A0E4A" w:rsidP="008A0E4A">
      <w:pPr>
        <w:spacing w:after="80" w:line="276" w:lineRule="auto"/>
      </w:pPr>
      <w:r>
        <w:t xml:space="preserve">pip install -e </w:t>
      </w:r>
      <w:proofErr w:type="gramStart"/>
      <w:r>
        <w:t>".[</w:t>
      </w:r>
      <w:proofErr w:type="spellStart"/>
      <w:proofErr w:type="gramEnd"/>
      <w:r>
        <w:t>ui</w:t>
      </w:r>
      <w:proofErr w:type="spellEnd"/>
      <w:r>
        <w:t>]"</w:t>
      </w:r>
    </w:p>
    <w:p w14:paraId="260F17D5" w14:textId="20FF8B68" w:rsidR="008A0E4A" w:rsidRDefault="008A0E4A" w:rsidP="008A0E4A">
      <w:pPr>
        <w:spacing w:after="80" w:line="276" w:lineRule="auto"/>
      </w:pPr>
      <w:r>
        <w:t xml:space="preserve">python -m </w:t>
      </w:r>
      <w:proofErr w:type="spellStart"/>
      <w:proofErr w:type="gramStart"/>
      <w:r>
        <w:t>src.boundary</w:t>
      </w:r>
      <w:proofErr w:type="gramEnd"/>
      <w:r>
        <w:t>.validation_app</w:t>
      </w:r>
      <w:proofErr w:type="spellEnd"/>
    </w:p>
    <w:p w14:paraId="6FD50DDE" w14:textId="77777777" w:rsidR="008A0E4A" w:rsidRDefault="008A0E4A" w:rsidP="008A0E4A">
      <w:pPr>
        <w:spacing w:after="80" w:line="276" w:lineRule="auto"/>
      </w:pPr>
    </w:p>
    <w:p w14:paraId="4C235045" w14:textId="1ACE6047" w:rsidR="008A0E4A" w:rsidRDefault="008A0E4A" w:rsidP="00BE7026">
      <w:pPr>
        <w:spacing w:after="80" w:line="276" w:lineRule="auto"/>
      </w:pPr>
      <w:r>
        <w:rPr>
          <w:noProof/>
        </w:rPr>
        <w:drawing>
          <wp:inline distT="0" distB="0" distL="0" distR="0" wp14:anchorId="7A503910" wp14:editId="7DB78DDA">
            <wp:extent cx="4705350" cy="3558956"/>
            <wp:effectExtent l="0" t="0" r="0" b="3810"/>
            <wp:docPr id="1585741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18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07458" cy="35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0388" w14:textId="77777777" w:rsidR="008A0E4A" w:rsidRPr="008A0E4A" w:rsidRDefault="008A0E4A" w:rsidP="00BE7026">
      <w:pPr>
        <w:spacing w:after="80" w:line="276" w:lineRule="auto"/>
      </w:pPr>
    </w:p>
    <w:p w14:paraId="3D302552" w14:textId="77777777" w:rsidR="00BE7026" w:rsidRDefault="00BE7026" w:rsidP="00BE7026">
      <w:pPr>
        <w:spacing w:after="80" w:line="276" w:lineRule="auto"/>
      </w:pPr>
    </w:p>
    <w:p w14:paraId="78ECBDA2" w14:textId="77777777" w:rsidR="00B13112" w:rsidRDefault="00B13112" w:rsidP="00B13112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2D33F4DA" w14:textId="77777777" w:rsidR="00B13112" w:rsidRDefault="00B13112" w:rsidP="00B13112">
      <w:pPr>
        <w:spacing w:after="160"/>
        <w:rPr>
          <w:sz w:val="20"/>
          <w:szCs w:val="20"/>
        </w:rPr>
      </w:pPr>
    </w:p>
    <w:p w14:paraId="3D45128E" w14:textId="77777777" w:rsidR="00B13112" w:rsidRDefault="00B13112" w:rsidP="00B13112">
      <w:pPr>
        <w:spacing w:after="160"/>
      </w:pPr>
      <w:r w:rsidRPr="00EF2295">
        <w:rPr>
          <w:noProof/>
        </w:rPr>
        <w:lastRenderedPageBreak/>
        <w:drawing>
          <wp:inline distT="0" distB="0" distL="0" distR="0" wp14:anchorId="719313F1" wp14:editId="32710B59">
            <wp:extent cx="5760720" cy="536575"/>
            <wp:effectExtent l="0" t="0" r="0" b="0"/>
            <wp:docPr id="19614958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B6BE" w14:textId="7231B235" w:rsidR="00B13112" w:rsidRDefault="008A0E4A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혹은</w:t>
      </w:r>
    </w:p>
    <w:p w14:paraId="31C40DB9" w14:textId="71DCE005" w:rsidR="008A0E4A" w:rsidRDefault="008A0E4A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/</w:t>
      </w:r>
      <w:proofErr w:type="gramStart"/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export</w:t>
      </w:r>
      <w:proofErr w:type="gramEnd"/>
    </w:p>
    <w:p w14:paraId="0F3EA9AD" w14:textId="77777777" w:rsidR="008A0E4A" w:rsidRDefault="008A0E4A" w:rsidP="00B13112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10A052BF" w14:textId="77777777" w:rsidR="00B13112" w:rsidRDefault="00B13112" w:rsidP="00B13112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2BF59691" w14:textId="77777777" w:rsidR="00203ACF" w:rsidRDefault="00203ACF">
      <w:pPr>
        <w:spacing w:after="80" w:line="276" w:lineRule="auto"/>
      </w:pPr>
    </w:p>
    <w:p w14:paraId="539881E3" w14:textId="078C5C84" w:rsidR="008A0E4A" w:rsidRDefault="008A0E4A">
      <w:pPr>
        <w:widowControl/>
        <w:wordWrap/>
        <w:autoSpaceDE/>
        <w:autoSpaceDN/>
      </w:pPr>
      <w:r>
        <w:br w:type="page"/>
      </w:r>
    </w:p>
    <w:p w14:paraId="0BE730D3" w14:textId="77777777" w:rsidR="00BD50EA" w:rsidRPr="008A0E4A" w:rsidRDefault="00000000">
      <w:pPr>
        <w:pBdr>
          <w:left w:val="single" w:sz="24" w:space="10" w:color="C77A12"/>
        </w:pBdr>
        <w:spacing w:before="180" w:after="90" w:line="268" w:lineRule="auto"/>
        <w:ind w:left="140"/>
        <w:rPr>
          <w:sz w:val="48"/>
          <w:szCs w:val="48"/>
        </w:rPr>
      </w:pPr>
      <w:r w:rsidRPr="008A0E4A">
        <w:rPr>
          <w:b/>
          <w:bCs/>
          <w:color w:val="C77A12"/>
          <w:sz w:val="48"/>
          <w:szCs w:val="48"/>
        </w:rPr>
        <w:lastRenderedPageBreak/>
        <w:t xml:space="preserve">STEP </w:t>
      </w:r>
      <w:proofErr w:type="gramStart"/>
      <w:r w:rsidRPr="008A0E4A">
        <w:rPr>
          <w:b/>
          <w:bCs/>
          <w:color w:val="C77A12"/>
          <w:sz w:val="48"/>
          <w:szCs w:val="48"/>
        </w:rPr>
        <w:t xml:space="preserve">5  </w:t>
      </w:r>
      <w:r w:rsidRPr="008A0E4A">
        <w:rPr>
          <w:b/>
          <w:bCs/>
          <w:color w:val="1F3A5F"/>
          <w:sz w:val="48"/>
          <w:szCs w:val="48"/>
        </w:rPr>
        <w:t>R</w:t>
      </w:r>
      <w:proofErr w:type="gramEnd"/>
      <w:r w:rsidRPr="008A0E4A">
        <w:rPr>
          <w:b/>
          <w:bCs/>
          <w:color w:val="1F3A5F"/>
          <w:sz w:val="48"/>
          <w:szCs w:val="48"/>
        </w:rPr>
        <w:t xml:space="preserve"> — Refine (정제) = REFACTOR</w:t>
      </w:r>
    </w:p>
    <w:p w14:paraId="2046EDFA" w14:textId="77777777" w:rsidR="008B278D" w:rsidRDefault="008B278D">
      <w:pPr>
        <w:spacing w:after="80" w:line="276" w:lineRule="auto"/>
      </w:pPr>
    </w:p>
    <w:p w14:paraId="711837BC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  <w:proofErr w:type="spellStart"/>
      <w:r>
        <w:rPr>
          <w:rFonts w:hint="eastAsia"/>
          <w:b/>
          <w:bCs/>
          <w:color w:val="1F3A5F"/>
          <w:sz w:val="22"/>
          <w:szCs w:val="22"/>
        </w:rPr>
        <w:t>브랜치</w:t>
      </w:r>
      <w:proofErr w:type="spellEnd"/>
      <w:r>
        <w:rPr>
          <w:rFonts w:hint="eastAsia"/>
          <w:b/>
          <w:bCs/>
          <w:color w:val="1F3A5F"/>
          <w:sz w:val="22"/>
          <w:szCs w:val="22"/>
        </w:rPr>
        <w:t xml:space="preserve"> 전략</w:t>
      </w:r>
    </w:p>
    <w:p w14:paraId="491F1C42" w14:textId="77777777" w:rsidR="008B278D" w:rsidRDefault="008B278D" w:rsidP="008B278D">
      <w:pPr>
        <w:widowControl/>
        <w:wordWrap/>
        <w:autoSpaceDE/>
        <w:autoSpaceDN/>
        <w:rPr>
          <w:b/>
          <w:bCs/>
          <w:color w:val="1F3A5F"/>
          <w:sz w:val="22"/>
          <w:szCs w:val="22"/>
        </w:rPr>
      </w:pPr>
    </w:p>
    <w:p w14:paraId="498BFEA5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main </w:t>
      </w:r>
    </w:p>
    <w:p w14:paraId="1AB4E4A6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>|</w:t>
      </w:r>
    </w:p>
    <w:p w14:paraId="28B46C94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staging </w:t>
      </w: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spec</w:t>
      </w:r>
    </w:p>
    <w:p w14:paraId="2CB62D0E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red</w:t>
      </w:r>
    </w:p>
    <w:p w14:paraId="63EB29E8" w14:textId="77777777" w:rsidR="008B278D" w:rsidRPr="008B278D" w:rsidRDefault="008B278D" w:rsidP="008B278D">
      <w:pPr>
        <w:spacing w:after="80" w:line="276" w:lineRule="auto"/>
        <w:ind w:firstLine="800"/>
      </w:pPr>
      <w:r w:rsidRPr="008B278D">
        <w:t>–</w:t>
      </w:r>
      <w:r w:rsidRPr="008B278D">
        <w:rPr>
          <w:rFonts w:hint="eastAsia"/>
        </w:rPr>
        <w:t xml:space="preserve"> green</w:t>
      </w:r>
    </w:p>
    <w:p w14:paraId="4FB38F7C" w14:textId="77777777" w:rsidR="008B278D" w:rsidRPr="008B278D" w:rsidRDefault="008B278D" w:rsidP="008B278D">
      <w:pPr>
        <w:spacing w:after="80" w:line="276" w:lineRule="auto"/>
        <w:ind w:firstLine="800"/>
        <w:rPr>
          <w:b/>
          <w:bCs/>
          <w:sz w:val="28"/>
          <w:szCs w:val="28"/>
          <w:u w:val="single"/>
        </w:rPr>
      </w:pPr>
      <w:r w:rsidRPr="008B278D">
        <w:rPr>
          <w:b/>
          <w:bCs/>
          <w:sz w:val="28"/>
          <w:szCs w:val="28"/>
          <w:u w:val="single"/>
        </w:rPr>
        <w:t>–</w:t>
      </w:r>
      <w:r w:rsidRPr="008B278D">
        <w:rPr>
          <w:rFonts w:hint="eastAsia"/>
          <w:b/>
          <w:bCs/>
          <w:sz w:val="28"/>
          <w:szCs w:val="28"/>
          <w:u w:val="single"/>
        </w:rPr>
        <w:t xml:space="preserve"> refactoring</w:t>
      </w:r>
    </w:p>
    <w:p w14:paraId="36945898" w14:textId="77777777" w:rsidR="008B278D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proofErr w:type="spellStart"/>
      <w:r w:rsidRPr="00F66804">
        <w:rPr>
          <w:rFonts w:hint="eastAsia"/>
        </w:rPr>
        <w:t>new_features</w:t>
      </w:r>
      <w:proofErr w:type="spellEnd"/>
    </w:p>
    <w:p w14:paraId="205ED4D8" w14:textId="77777777" w:rsidR="008B278D" w:rsidRDefault="008B278D">
      <w:pPr>
        <w:spacing w:after="80" w:line="276" w:lineRule="auto"/>
      </w:pPr>
    </w:p>
    <w:p w14:paraId="178D7FB8" w14:textId="77777777" w:rsidR="004A5D69" w:rsidRDefault="004A5D69" w:rsidP="004A5D69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2A6974B6" w14:textId="77777777" w:rsidR="004A5D69" w:rsidRDefault="004A5D69" w:rsidP="004A5D69">
      <w:pPr>
        <w:spacing w:after="80" w:line="276" w:lineRule="auto"/>
      </w:pPr>
      <w:r>
        <w:t xml:space="preserve">* </w:t>
      </w:r>
      <w:proofErr w:type="gramStart"/>
      <w:r>
        <w:t>green</w:t>
      </w:r>
      <w:proofErr w:type="gramEnd"/>
    </w:p>
    <w:p w14:paraId="2AAF2CCE" w14:textId="77777777" w:rsidR="004A5D69" w:rsidRDefault="004A5D69" w:rsidP="004A5D69">
      <w:pPr>
        <w:spacing w:after="80" w:line="276" w:lineRule="auto"/>
      </w:pPr>
      <w:r>
        <w:t xml:space="preserve">  main</w:t>
      </w:r>
    </w:p>
    <w:p w14:paraId="1D56A7A4" w14:textId="77777777" w:rsidR="004A5D69" w:rsidRDefault="004A5D69" w:rsidP="004A5D69">
      <w:pPr>
        <w:spacing w:after="80" w:line="276" w:lineRule="auto"/>
      </w:pPr>
      <w:r>
        <w:t xml:space="preserve">  red</w:t>
      </w:r>
    </w:p>
    <w:p w14:paraId="2069F906" w14:textId="77777777" w:rsidR="004A5D69" w:rsidRDefault="004A5D69" w:rsidP="004A5D69">
      <w:pPr>
        <w:spacing w:after="80" w:line="276" w:lineRule="auto"/>
      </w:pPr>
      <w:r>
        <w:t xml:space="preserve">  spec</w:t>
      </w:r>
    </w:p>
    <w:p w14:paraId="1C8328BC" w14:textId="77777777" w:rsidR="004A5D69" w:rsidRDefault="004A5D69" w:rsidP="004A5D69">
      <w:pPr>
        <w:spacing w:after="80" w:line="276" w:lineRule="auto"/>
      </w:pPr>
      <w:r>
        <w:t xml:space="preserve">  staging</w:t>
      </w:r>
    </w:p>
    <w:p w14:paraId="6EBE67B2" w14:textId="77777777" w:rsidR="004A5D69" w:rsidRDefault="004A5D69" w:rsidP="004A5D69">
      <w:pPr>
        <w:spacing w:after="80" w:line="276" w:lineRule="auto"/>
      </w:pPr>
    </w:p>
    <w:p w14:paraId="199D08BC" w14:textId="77777777" w:rsidR="004A5D69" w:rsidRDefault="004A5D69" w:rsidP="004A5D69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checkout -b refactoring</w:t>
      </w:r>
    </w:p>
    <w:p w14:paraId="3864CB85" w14:textId="77777777" w:rsidR="004A5D69" w:rsidRDefault="004A5D69" w:rsidP="004A5D69">
      <w:pPr>
        <w:spacing w:after="80" w:line="276" w:lineRule="auto"/>
      </w:pPr>
      <w:r>
        <w:t>Switched to a new branch 'refactoring'</w:t>
      </w:r>
    </w:p>
    <w:p w14:paraId="0DE08223" w14:textId="77777777" w:rsidR="004A5D69" w:rsidRDefault="004A5D69" w:rsidP="004A5D69">
      <w:pPr>
        <w:spacing w:after="80" w:line="276" w:lineRule="auto"/>
      </w:pPr>
    </w:p>
    <w:p w14:paraId="78ED43DD" w14:textId="77777777" w:rsidR="004A5D69" w:rsidRDefault="004A5D69" w:rsidP="004A5D69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C:\DEV\MagicSquare_1004&gt;git branch</w:t>
      </w:r>
    </w:p>
    <w:p w14:paraId="41517C9B" w14:textId="77777777" w:rsidR="004A5D69" w:rsidRDefault="004A5D69" w:rsidP="004A5D69">
      <w:pPr>
        <w:spacing w:after="80" w:line="276" w:lineRule="auto"/>
      </w:pPr>
      <w:r>
        <w:t xml:space="preserve">  </w:t>
      </w:r>
      <w:proofErr w:type="gramStart"/>
      <w:r>
        <w:t>green</w:t>
      </w:r>
      <w:proofErr w:type="gramEnd"/>
    </w:p>
    <w:p w14:paraId="6E2621F2" w14:textId="77777777" w:rsidR="004A5D69" w:rsidRDefault="004A5D69" w:rsidP="004A5D69">
      <w:pPr>
        <w:spacing w:after="80" w:line="276" w:lineRule="auto"/>
      </w:pPr>
      <w:r>
        <w:t xml:space="preserve">  main</w:t>
      </w:r>
    </w:p>
    <w:p w14:paraId="47F1205F" w14:textId="77777777" w:rsidR="004A5D69" w:rsidRDefault="004A5D69" w:rsidP="004A5D69">
      <w:pPr>
        <w:spacing w:after="80" w:line="276" w:lineRule="auto"/>
      </w:pPr>
      <w:r>
        <w:t xml:space="preserve">  red</w:t>
      </w:r>
    </w:p>
    <w:p w14:paraId="0873C63D" w14:textId="77777777" w:rsidR="004A5D69" w:rsidRDefault="004A5D69" w:rsidP="004A5D69">
      <w:pPr>
        <w:spacing w:after="80" w:line="276" w:lineRule="auto"/>
      </w:pPr>
      <w:r>
        <w:lastRenderedPageBreak/>
        <w:t xml:space="preserve">* </w:t>
      </w:r>
      <w:proofErr w:type="gramStart"/>
      <w:r>
        <w:t>refactoring</w:t>
      </w:r>
      <w:proofErr w:type="gramEnd"/>
    </w:p>
    <w:p w14:paraId="5C88D0F3" w14:textId="77777777" w:rsidR="004A5D69" w:rsidRDefault="004A5D69" w:rsidP="004A5D69">
      <w:pPr>
        <w:spacing w:after="80" w:line="276" w:lineRule="auto"/>
      </w:pPr>
      <w:r>
        <w:t xml:space="preserve">  spec</w:t>
      </w:r>
    </w:p>
    <w:p w14:paraId="07C4DC5D" w14:textId="77777777" w:rsidR="004A5D69" w:rsidRDefault="004A5D69" w:rsidP="004A5D69">
      <w:pPr>
        <w:spacing w:after="80" w:line="276" w:lineRule="auto"/>
      </w:pPr>
      <w:r>
        <w:t xml:space="preserve">  staging</w:t>
      </w:r>
    </w:p>
    <w:p w14:paraId="26468659" w14:textId="77777777" w:rsidR="004A5D69" w:rsidRDefault="004A5D69" w:rsidP="004A5D69">
      <w:pPr>
        <w:spacing w:after="80" w:line="276" w:lineRule="auto"/>
      </w:pPr>
    </w:p>
    <w:p w14:paraId="5A4AF11F" w14:textId="7A9CBE66" w:rsidR="004A5D69" w:rsidRDefault="004A5D69" w:rsidP="004A5D69">
      <w:pPr>
        <w:spacing w:after="80" w:line="276" w:lineRule="auto"/>
      </w:pPr>
      <w:r>
        <w:t>(.</w:t>
      </w:r>
      <w:proofErr w:type="spellStart"/>
      <w:r>
        <w:t>venv</w:t>
      </w:r>
      <w:proofErr w:type="spellEnd"/>
      <w:r>
        <w:t>) C:\DEV\MagicSquare_1004&gt;</w:t>
      </w:r>
    </w:p>
    <w:p w14:paraId="13239AF0" w14:textId="77777777" w:rsidR="004A5D69" w:rsidRDefault="004A5D69">
      <w:pPr>
        <w:spacing w:after="80" w:line="276" w:lineRule="auto"/>
      </w:pPr>
    </w:p>
    <w:tbl>
      <w:tblPr>
        <w:tblpPr w:leftFromText="142" w:rightFromText="142" w:vertAnchor="text" w:horzAnchor="margin" w:tblpY="5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ACF" w14:paraId="3291D479" w14:textId="77777777" w:rsidTr="00203ACF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AE4B40" w14:textId="77777777" w:rsidR="00203ACF" w:rsidRDefault="00203ACF" w:rsidP="00203ACF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Refine 안전 원칙</w:t>
            </w:r>
          </w:p>
          <w:p w14:paraId="5289D494" w14:textId="77777777" w:rsidR="00203ACF" w:rsidRDefault="00203ACF" w:rsidP="00203ACF">
            <w:pPr>
              <w:spacing w:after="40" w:line="264" w:lineRule="auto"/>
              <w:ind w:left="200" w:hanging="160"/>
            </w:pPr>
            <w:r>
              <w:t>• 외부 계약(입력/출력/예외 타입·메시지) 변경 금지</w:t>
            </w:r>
          </w:p>
          <w:p w14:paraId="0CAD1533" w14:textId="77777777" w:rsidR="00203ACF" w:rsidRDefault="00203ACF" w:rsidP="00203ACF">
            <w:pPr>
              <w:spacing w:after="40" w:line="264" w:lineRule="auto"/>
              <w:ind w:left="200" w:hanging="160"/>
            </w:pPr>
            <w:r>
              <w:t xml:space="preserve">• 매 </w:t>
            </w:r>
            <w:proofErr w:type="spellStart"/>
            <w:r>
              <w:t>커밋</w:t>
            </w:r>
            <w:proofErr w:type="spellEnd"/>
            <w:r>
              <w:t xml:space="preserve">: </w:t>
            </w:r>
            <w:proofErr w:type="spellStart"/>
            <w:r>
              <w:t>pytest</w:t>
            </w:r>
            <w:proofErr w:type="spellEnd"/>
            <w:r>
              <w:t xml:space="preserve"> 전체 PASS + Golden Master matched 유지</w:t>
            </w:r>
          </w:p>
          <w:p w14:paraId="6712FA6D" w14:textId="77777777" w:rsidR="00203ACF" w:rsidRDefault="00203ACF" w:rsidP="00203ACF">
            <w:pPr>
              <w:spacing w:after="40" w:line="264" w:lineRule="auto"/>
              <w:ind w:left="200" w:hanging="160"/>
            </w:pPr>
            <w:r>
              <w:t>• Change Budget: 수정 파일 ≤</w:t>
            </w:r>
            <w:proofErr w:type="gramStart"/>
            <w:r>
              <w:t>3 /</w:t>
            </w:r>
            <w:proofErr w:type="gramEnd"/>
            <w:r>
              <w:t xml:space="preserve"> 신규 클래스 ≤</w:t>
            </w:r>
            <w:proofErr w:type="gramStart"/>
            <w:r>
              <w:t>1 /</w:t>
            </w:r>
            <w:proofErr w:type="gramEnd"/>
            <w:r>
              <w:t xml:space="preserve"> 신규 메서드 ≤3</w:t>
            </w:r>
          </w:p>
          <w:p w14:paraId="5E1E0A94" w14:textId="77777777" w:rsidR="00203ACF" w:rsidRDefault="00203ACF" w:rsidP="00203ACF">
            <w:pPr>
              <w:spacing w:after="40" w:line="264" w:lineRule="auto"/>
              <w:ind w:left="200" w:hanging="160"/>
            </w:pPr>
            <w:r>
              <w:t xml:space="preserve">• 코드 </w:t>
            </w:r>
            <w:proofErr w:type="spellStart"/>
            <w:r>
              <w:t>스멜</w:t>
            </w:r>
            <w:proofErr w:type="spellEnd"/>
            <w:r>
              <w:t xml:space="preserve"> 제거(Long </w:t>
            </w:r>
            <w:proofErr w:type="spellStart"/>
            <w:r>
              <w:t>Method→Extract</w:t>
            </w:r>
            <w:proofErr w:type="spellEnd"/>
            <w:r>
              <w:t>, Duplicated→공통 함수, Mysterious Name→명확한 이름)</w:t>
            </w:r>
          </w:p>
          <w:p w14:paraId="4188A795" w14:textId="77777777" w:rsidR="00203ACF" w:rsidRDefault="00203ACF" w:rsidP="00203ACF">
            <w:pPr>
              <w:spacing w:before="30" w:line="276" w:lineRule="auto"/>
            </w:pPr>
            <w:r>
              <w:rPr>
                <w:color w:val="8A6D00"/>
                <w:sz w:val="18"/>
                <w:szCs w:val="18"/>
              </w:rPr>
              <w:t xml:space="preserve">→ Golden Master = 현재 출력을 기준 파일로 저장 → </w:t>
            </w:r>
            <w:proofErr w:type="spellStart"/>
            <w:r>
              <w:rPr>
                <w:color w:val="8A6D00"/>
                <w:sz w:val="18"/>
                <w:szCs w:val="18"/>
              </w:rPr>
              <w:t>리팩토링</w:t>
            </w:r>
            <w:proofErr w:type="spellEnd"/>
            <w:r>
              <w:rPr>
                <w:color w:val="8A6D00"/>
                <w:sz w:val="18"/>
                <w:szCs w:val="18"/>
              </w:rPr>
              <w:t xml:space="preserve"> 후 diff가 나면 회귀. GM diff가 의도적이면 근거(ISS) 문서화 후 approve.</w:t>
            </w:r>
          </w:p>
        </w:tc>
      </w:tr>
    </w:tbl>
    <w:p w14:paraId="3F48C1C1" w14:textId="63E341C3" w:rsidR="00BD50EA" w:rsidRDefault="00000000">
      <w:pPr>
        <w:spacing w:after="80" w:line="276" w:lineRule="auto"/>
      </w:pPr>
      <w:r>
        <w:t xml:space="preserve">동작은 유지하고 내부 구조만 개선합니다(기능 추가·버그 수정은 </w:t>
      </w:r>
      <w:proofErr w:type="spellStart"/>
      <w:r>
        <w:t>리팩토링이</w:t>
      </w:r>
      <w:proofErr w:type="spellEnd"/>
      <w:r>
        <w:t xml:space="preserve"> 아님). 먼저 Golden Master로 회귀 안전망을 깔고(⑥, Skill: golden-master), Safe Refactor를 수행합니다(⑦, /refactor-safe Command).</w:t>
      </w:r>
    </w:p>
    <w:p w14:paraId="5CBAFCD3" w14:textId="77777777" w:rsidR="00203ACF" w:rsidRDefault="00203ACF">
      <w:pPr>
        <w:spacing w:after="80" w:line="276" w:lineRule="auto"/>
      </w:pPr>
    </w:p>
    <w:p w14:paraId="5084B0FE" w14:textId="55A6B339" w:rsidR="00203ACF" w:rsidRPr="008A0E4A" w:rsidRDefault="008A0E4A" w:rsidP="00203ACF">
      <w:pPr>
        <w:spacing w:after="80" w:line="276" w:lineRule="auto"/>
        <w:rPr>
          <w:b/>
          <w:bCs/>
          <w:color w:val="C77A12"/>
          <w:sz w:val="48"/>
          <w:szCs w:val="48"/>
        </w:rPr>
      </w:pPr>
      <w:r w:rsidRPr="008A0E4A">
        <w:rPr>
          <w:b/>
          <w:bCs/>
          <w:color w:val="C77A12"/>
          <w:sz w:val="48"/>
          <w:szCs w:val="48"/>
        </w:rPr>
        <w:t xml:space="preserve">STEP </w:t>
      </w:r>
      <w:proofErr w:type="gramStart"/>
      <w:r w:rsidRPr="008A0E4A">
        <w:rPr>
          <w:b/>
          <w:bCs/>
          <w:color w:val="C77A12"/>
          <w:sz w:val="48"/>
          <w:szCs w:val="48"/>
        </w:rPr>
        <w:t xml:space="preserve">5  </w:t>
      </w:r>
      <w:r>
        <w:rPr>
          <w:rFonts w:hint="eastAsia"/>
          <w:b/>
          <w:bCs/>
          <w:color w:val="C77A12"/>
          <w:sz w:val="48"/>
          <w:szCs w:val="48"/>
        </w:rPr>
        <w:t>-</w:t>
      </w:r>
      <w:proofErr w:type="gramEnd"/>
      <w:r>
        <w:rPr>
          <w:rFonts w:hint="eastAsia"/>
          <w:b/>
          <w:bCs/>
          <w:color w:val="C77A12"/>
          <w:sz w:val="48"/>
          <w:szCs w:val="48"/>
        </w:rPr>
        <w:t>1</w:t>
      </w:r>
      <w:r w:rsidR="00203ACF" w:rsidRPr="008A0E4A">
        <w:rPr>
          <w:b/>
          <w:bCs/>
          <w:color w:val="C77A12"/>
          <w:sz w:val="48"/>
          <w:szCs w:val="48"/>
        </w:rPr>
        <w:t xml:space="preserve">① 코드 </w:t>
      </w:r>
      <w:proofErr w:type="spellStart"/>
      <w:r w:rsidR="00203ACF" w:rsidRPr="008A0E4A">
        <w:rPr>
          <w:b/>
          <w:bCs/>
          <w:color w:val="C77A12"/>
          <w:sz w:val="48"/>
          <w:szCs w:val="48"/>
        </w:rPr>
        <w:t>스멜</w:t>
      </w:r>
      <w:proofErr w:type="spellEnd"/>
      <w:r w:rsidR="00203ACF" w:rsidRPr="008A0E4A">
        <w:rPr>
          <w:b/>
          <w:bCs/>
          <w:color w:val="C77A12"/>
          <w:sz w:val="48"/>
          <w:szCs w:val="48"/>
        </w:rPr>
        <w:t xml:space="preserve"> 탐지 (분석만, 코드 수정 금지)</w:t>
      </w:r>
    </w:p>
    <w:p w14:paraId="0D86E907" w14:textId="77777777" w:rsidR="00203ACF" w:rsidRDefault="00203ACF" w:rsidP="00203ACF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Ask</w:t>
      </w:r>
      <w:r w:rsidRPr="00203ACF">
        <w:br/>
      </w:r>
      <w:r w:rsidRPr="00203ACF">
        <w:rPr>
          <w:b/>
          <w:bCs/>
        </w:rPr>
        <w:t>Command:</w:t>
      </w:r>
      <w:r w:rsidRPr="00203ACF">
        <w:t> /refactor-smell</w:t>
      </w:r>
      <w:r w:rsidRPr="00203ACF">
        <w:br/>
      </w:r>
      <w:proofErr w:type="spellStart"/>
      <w:r w:rsidRPr="00203ACF">
        <w:rPr>
          <w:b/>
          <w:bCs/>
        </w:rPr>
        <w:t>브랜치</w:t>
      </w:r>
      <w:proofErr w:type="spellEnd"/>
      <w:r w:rsidRPr="00203ACF">
        <w:rPr>
          <w:b/>
          <w:bCs/>
        </w:rPr>
        <w:t>:</w:t>
      </w:r>
      <w:r w:rsidRPr="00203ACF">
        <w:t> refactoring</w:t>
      </w:r>
    </w:p>
    <w:p w14:paraId="6E5AF786" w14:textId="5A6C49C4" w:rsidR="00203ACF" w:rsidRP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0BA6627A" w14:textId="77777777" w:rsidR="00203ACF" w:rsidRPr="00203ACF" w:rsidRDefault="00203ACF" w:rsidP="00203ACF">
      <w:pPr>
        <w:spacing w:after="80" w:line="276" w:lineRule="auto"/>
      </w:pPr>
      <w:r w:rsidRPr="00203ACF">
        <w:t>/</w:t>
      </w:r>
      <w:proofErr w:type="gramStart"/>
      <w:r w:rsidRPr="00203ACF">
        <w:t>refactor</w:t>
      </w:r>
      <w:proofErr w:type="gramEnd"/>
      <w:r w:rsidRPr="00203ACF">
        <w:t>-smell</w:t>
      </w:r>
    </w:p>
    <w:p w14:paraId="091C86E4" w14:textId="77777777" w:rsidR="00203ACF" w:rsidRPr="00203ACF" w:rsidRDefault="00203ACF" w:rsidP="00203ACF">
      <w:pPr>
        <w:spacing w:after="80" w:line="276" w:lineRule="auto"/>
      </w:pPr>
      <w:r w:rsidRPr="00203ACF">
        <w:t xml:space="preserve">Phase: refactor | Scope: </w:t>
      </w:r>
      <w:proofErr w:type="spellStart"/>
      <w:r w:rsidRPr="00203ACF">
        <w:t>src</w:t>
      </w:r>
      <w:proofErr w:type="spellEnd"/>
      <w:r w:rsidRPr="00203ACF">
        <w:t xml:space="preserve">/ tests/ | Track: </w:t>
      </w:r>
      <w:proofErr w:type="spellStart"/>
      <w:r w:rsidRPr="00203ACF">
        <w:t>Logic+UI</w:t>
      </w:r>
      <w:proofErr w:type="spellEnd"/>
    </w:p>
    <w:p w14:paraId="266F7E85" w14:textId="77777777" w:rsidR="00203ACF" w:rsidRPr="00203ACF" w:rsidRDefault="00203ACF" w:rsidP="00203ACF">
      <w:pPr>
        <w:spacing w:after="80" w:line="276" w:lineRule="auto"/>
      </w:pPr>
      <w:r w:rsidRPr="00203ACF">
        <w:lastRenderedPageBreak/>
        <w:t>전제 확인:</w:t>
      </w:r>
    </w:p>
    <w:p w14:paraId="1E5575CE" w14:textId="77777777" w:rsidR="00203ACF" w:rsidRPr="00203ACF" w:rsidRDefault="00203ACF" w:rsidP="00203ACF">
      <w:pPr>
        <w:spacing w:after="80" w:line="276" w:lineRule="auto"/>
      </w:pPr>
      <w:r w:rsidRPr="00203ACF">
        <w:t xml:space="preserve">python -m </w:t>
      </w:r>
      <w:proofErr w:type="spellStart"/>
      <w:r w:rsidRPr="00203ACF">
        <w:t>pytest</w:t>
      </w:r>
      <w:proofErr w:type="spellEnd"/>
      <w:r w:rsidRPr="00203ACF">
        <w:t xml:space="preserve"> tests/ -v</w:t>
      </w:r>
    </w:p>
    <w:p w14:paraId="4F95303C" w14:textId="77777777" w:rsidR="00203ACF" w:rsidRPr="00203ACF" w:rsidRDefault="00203ACF" w:rsidP="00203ACF">
      <w:pPr>
        <w:spacing w:after="80" w:line="276" w:lineRule="auto"/>
      </w:pPr>
      <w:r w:rsidRPr="00203ACF">
        <w:t>→ 전부 PASS 아니면 중단하고 알려줘.</w:t>
      </w:r>
    </w:p>
    <w:p w14:paraId="296843D1" w14:textId="77777777" w:rsidR="00203ACF" w:rsidRPr="00203ACF" w:rsidRDefault="00203ACF" w:rsidP="00203ACF">
      <w:pPr>
        <w:spacing w:after="80" w:line="276" w:lineRule="auto"/>
      </w:pPr>
      <w:r w:rsidRPr="00203ACF">
        <w:t xml:space="preserve">다음 </w:t>
      </w:r>
      <w:proofErr w:type="spellStart"/>
      <w:r w:rsidRPr="00203ACF">
        <w:t>스멜</w:t>
      </w:r>
      <w:proofErr w:type="spellEnd"/>
      <w:r w:rsidRPr="00203ACF">
        <w:t xml:space="preserve"> 표로 </w:t>
      </w:r>
      <w:proofErr w:type="spellStart"/>
      <w:r w:rsidRPr="00203ACF">
        <w:t>src</w:t>
      </w:r>
      <w:proofErr w:type="spellEnd"/>
      <w:r w:rsidRPr="00203ACF">
        <w:t>/·</w:t>
      </w:r>
      <w:proofErr w:type="gramStart"/>
      <w:r w:rsidRPr="00203ACF">
        <w:t>tests/ 스캔</w:t>
      </w:r>
      <w:proofErr w:type="gramEnd"/>
      <w:r w:rsidRPr="00203ACF">
        <w:t xml:space="preserve"> (코드 수정·commit 금지):</w:t>
      </w:r>
    </w:p>
    <w:p w14:paraId="1FFE707C" w14:textId="77777777" w:rsidR="00203ACF" w:rsidRPr="00203ACF" w:rsidRDefault="00203ACF" w:rsidP="00203ACF">
      <w:pPr>
        <w:spacing w:after="80" w:line="276" w:lineRule="auto"/>
      </w:pPr>
      <w:r w:rsidRPr="00203ACF">
        <w:t xml:space="preserve">| 우선순위 | </w:t>
      </w:r>
      <w:proofErr w:type="spellStart"/>
      <w:r w:rsidRPr="00203ACF">
        <w:t>스멜</w:t>
      </w:r>
      <w:proofErr w:type="spellEnd"/>
      <w:r w:rsidRPr="00203ACF">
        <w:t xml:space="preserve"> | 위치(</w:t>
      </w:r>
      <w:proofErr w:type="gramStart"/>
      <w:r w:rsidRPr="00203ACF">
        <w:t>파일:함수</w:t>
      </w:r>
      <w:proofErr w:type="gramEnd"/>
      <w:r w:rsidRPr="00203ACF">
        <w:t xml:space="preserve">) | 근거 | Change Budget 내 </w:t>
      </w:r>
      <w:proofErr w:type="spellStart"/>
      <w:r w:rsidRPr="00203ACF">
        <w:t>리팩터</w:t>
      </w:r>
      <w:proofErr w:type="spellEnd"/>
      <w:r w:rsidRPr="00203ACF">
        <w:t xml:space="preserve"> 후보 |</w:t>
      </w:r>
    </w:p>
    <w:p w14:paraId="7F2E0A6D" w14:textId="77777777" w:rsidR="00203ACF" w:rsidRPr="00203ACF" w:rsidRDefault="00203ACF" w:rsidP="00203ACF">
      <w:pPr>
        <w:spacing w:after="80" w:line="276" w:lineRule="auto"/>
      </w:pPr>
      <w:r w:rsidRPr="00203ACF">
        <w:t>| P0/P1/P2 | Long Method (&gt;25줄·책임2+) | | | |</w:t>
      </w:r>
    </w:p>
    <w:p w14:paraId="2452FF72" w14:textId="77777777" w:rsidR="00203ACF" w:rsidRPr="00203ACF" w:rsidRDefault="00203ACF" w:rsidP="00203ACF">
      <w:pPr>
        <w:spacing w:after="80" w:line="276" w:lineRule="auto"/>
      </w:pPr>
      <w:r w:rsidRPr="00203ACF">
        <w:t>| | Duplicated Code (10선 합 반복) | | | |</w:t>
      </w:r>
    </w:p>
    <w:p w14:paraId="1F1E7808" w14:textId="77777777" w:rsidR="00203ACF" w:rsidRPr="00203ACF" w:rsidRDefault="00203ACF" w:rsidP="00203ACF">
      <w:pPr>
        <w:spacing w:after="80" w:line="276" w:lineRule="auto"/>
      </w:pPr>
      <w:r w:rsidRPr="00203ACF">
        <w:t>| | Mysterious Name | | | |</w:t>
      </w:r>
    </w:p>
    <w:p w14:paraId="6EEF868C" w14:textId="77777777" w:rsidR="00203ACF" w:rsidRPr="00203ACF" w:rsidRDefault="00203ACF" w:rsidP="00203ACF">
      <w:pPr>
        <w:spacing w:after="80" w:line="276" w:lineRule="auto"/>
      </w:pPr>
      <w:r w:rsidRPr="00203ACF">
        <w:t>| | Magic Number (34/16/4 constants 밖) | | | |</w:t>
      </w:r>
    </w:p>
    <w:p w14:paraId="7609992D" w14:textId="77777777" w:rsidR="00203ACF" w:rsidRPr="00203ACF" w:rsidRDefault="00203ACF" w:rsidP="00203ACF">
      <w:pPr>
        <w:spacing w:after="80" w:line="276" w:lineRule="auto"/>
      </w:pPr>
      <w:r w:rsidRPr="00203ACF">
        <w:t>| | ECB 위반 (</w:t>
      </w:r>
      <w:proofErr w:type="spellStart"/>
      <w:r w:rsidRPr="00203ACF">
        <w:t>import·entity</w:t>
      </w:r>
      <w:proofErr w:type="spellEnd"/>
      <w:r w:rsidRPr="00203ACF">
        <w:t xml:space="preserve"> E001~E005) | | | |</w:t>
      </w:r>
    </w:p>
    <w:p w14:paraId="694637F9" w14:textId="77777777" w:rsidR="00203ACF" w:rsidRPr="00203ACF" w:rsidRDefault="00203ACF" w:rsidP="00203ACF">
      <w:pPr>
        <w:spacing w:after="80" w:line="276" w:lineRule="auto"/>
      </w:pPr>
      <w:r w:rsidRPr="00203ACF">
        <w:t>| | Feature Envy (boundary 도메인 로직) | | | |</w:t>
      </w:r>
    </w:p>
    <w:p w14:paraId="45DE4990" w14:textId="77777777" w:rsidR="00203ACF" w:rsidRPr="00203ACF" w:rsidRDefault="00203ACF" w:rsidP="00203ACF">
      <w:pPr>
        <w:spacing w:after="80" w:line="276" w:lineRule="auto"/>
      </w:pPr>
      <w:r w:rsidRPr="00203ACF">
        <w:t>Change Budget: 파일≤3 · 클래스≤1 · 메서드≤3</w:t>
      </w:r>
    </w:p>
    <w:p w14:paraId="7BB8E7AF" w14:textId="77777777" w:rsidR="00203ACF" w:rsidRPr="00203ACF" w:rsidRDefault="00203ACF" w:rsidP="00203ACF">
      <w:pPr>
        <w:spacing w:after="80" w:line="276" w:lineRule="auto"/>
      </w:pPr>
      <w:r w:rsidRPr="00203ACF">
        <w:t>출력: P0/P1/P2 표 + /refactor-</w:t>
      </w:r>
      <w:proofErr w:type="gramStart"/>
      <w:r w:rsidRPr="00203ACF">
        <w:t>safe 에</w:t>
      </w:r>
      <w:proofErr w:type="gramEnd"/>
      <w:r w:rsidRPr="00203ACF">
        <w:t xml:space="preserve"> 넘길 후보 1~3개 (Budget 내)</w:t>
      </w:r>
    </w:p>
    <w:p w14:paraId="7F9D24A0" w14:textId="77777777" w:rsidR="00203ACF" w:rsidRDefault="00203ACF" w:rsidP="00203ACF">
      <w:pPr>
        <w:spacing w:after="80" w:line="276" w:lineRule="auto"/>
      </w:pPr>
      <w:r w:rsidRPr="00203ACF">
        <w:t>다음: 가장 P0 1개만 골라 /refactor-safe 실행하라고 안내.</w:t>
      </w:r>
    </w:p>
    <w:p w14:paraId="283DE138" w14:textId="05B4F7DC" w:rsid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5CCE74E1" w14:textId="77777777" w:rsidR="00382FA8" w:rsidRDefault="00382FA8" w:rsidP="00203ACF">
      <w:pPr>
        <w:spacing w:after="80" w:line="276" w:lineRule="auto"/>
      </w:pPr>
    </w:p>
    <w:p w14:paraId="3A2B621F" w14:textId="1AFCF8D6" w:rsidR="00382FA8" w:rsidRDefault="00382FA8" w:rsidP="00203ACF">
      <w:pPr>
        <w:spacing w:after="80" w:line="276" w:lineRule="auto"/>
      </w:pPr>
      <w:r w:rsidRPr="00382FA8">
        <w:rPr>
          <w:noProof/>
        </w:rPr>
        <w:drawing>
          <wp:inline distT="0" distB="0" distL="0" distR="0" wp14:anchorId="75E2EC5A" wp14:editId="4F98AD06">
            <wp:extent cx="6121400" cy="3229610"/>
            <wp:effectExtent l="0" t="0" r="0" b="8890"/>
            <wp:docPr id="1151113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37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72D8" w14:textId="77777777" w:rsidR="00382FA8" w:rsidRPr="00382FA8" w:rsidRDefault="00382FA8" w:rsidP="00382FA8">
      <w:pPr>
        <w:spacing w:after="80" w:line="276" w:lineRule="auto"/>
        <w:rPr>
          <w:b/>
          <w:bCs/>
        </w:rPr>
      </w:pPr>
      <w:r w:rsidRPr="00382FA8">
        <w:rPr>
          <w:b/>
          <w:bCs/>
        </w:rPr>
        <w:lastRenderedPageBreak/>
        <w:t>README에 REFACTOR To-Do 추가</w:t>
      </w:r>
    </w:p>
    <w:p w14:paraId="3F483949" w14:textId="77777777" w:rsidR="00382FA8" w:rsidRDefault="00382FA8" w:rsidP="00203ACF">
      <w:pPr>
        <w:spacing w:after="80" w:line="276" w:lineRule="auto"/>
      </w:pPr>
    </w:p>
    <w:p w14:paraId="572934B9" w14:textId="6970C801" w:rsidR="00382FA8" w:rsidRDefault="00382FA8" w:rsidP="00203ACF">
      <w:pPr>
        <w:spacing w:after="80" w:line="276" w:lineRule="auto"/>
      </w:pPr>
      <w:r>
        <w:rPr>
          <w:rFonts w:hint="eastAsia"/>
        </w:rPr>
        <w:t>```</w:t>
      </w:r>
    </w:p>
    <w:p w14:paraId="3760E1AF" w14:textId="77777777" w:rsidR="00382FA8" w:rsidRDefault="00382FA8" w:rsidP="00382FA8">
      <w:pPr>
        <w:spacing w:after="80" w:line="276" w:lineRule="auto"/>
      </w:pPr>
      <w:r>
        <w:t>README.md에 REFACTOR To-Do 섹션을 추가해줘.</w:t>
      </w:r>
    </w:p>
    <w:p w14:paraId="1ABECACC" w14:textId="77777777" w:rsidR="00382FA8" w:rsidRDefault="00382FA8" w:rsidP="00382FA8">
      <w:pPr>
        <w:spacing w:after="80" w:line="276" w:lineRule="auto"/>
      </w:pPr>
      <w:r>
        <w:rPr>
          <w:rFonts w:hint="eastAsia"/>
        </w:rPr>
        <w:t>위치</w:t>
      </w:r>
      <w:r>
        <w:t xml:space="preserve">: 「ARRR 실습 </w:t>
      </w:r>
      <w:proofErr w:type="spellStart"/>
      <w:r>
        <w:t>순서」와</w:t>
      </w:r>
      <w:proofErr w:type="spellEnd"/>
      <w:r>
        <w:t xml:space="preserve"> 「후속 (예정)」 사이.</w:t>
      </w:r>
    </w:p>
    <w:p w14:paraId="2476ADE2" w14:textId="77777777" w:rsidR="00382FA8" w:rsidRDefault="00382FA8" w:rsidP="00382FA8">
      <w:pPr>
        <w:spacing w:after="80" w:line="276" w:lineRule="auto"/>
      </w:pPr>
    </w:p>
    <w:p w14:paraId="77F96C4C" w14:textId="77777777" w:rsidR="00382FA8" w:rsidRDefault="00382FA8" w:rsidP="00382FA8">
      <w:pPr>
        <w:spacing w:after="80" w:line="276" w:lineRule="auto"/>
      </w:pPr>
      <w:r>
        <w:rPr>
          <w:rFonts w:hint="eastAsia"/>
        </w:rPr>
        <w:t>아래</w:t>
      </w:r>
      <w:r>
        <w:t xml:space="preserve"> /refactor-smell 결과 </w:t>
      </w:r>
      <w:proofErr w:type="spellStart"/>
      <w:r>
        <w:t>스멜</w:t>
      </w:r>
      <w:proofErr w:type="spellEnd"/>
      <w:r>
        <w:t xml:space="preserve"> 표를 그대로 반영하고,</w:t>
      </w:r>
    </w:p>
    <w:p w14:paraId="36BC9E77" w14:textId="77777777" w:rsidR="00382FA8" w:rsidRDefault="00382FA8" w:rsidP="00382FA8">
      <w:pPr>
        <w:spacing w:after="80" w:line="276" w:lineRule="auto"/>
      </w:pPr>
      <w:r>
        <w:t>/refactor-safe 후보 1~3개와 다음 단계(P0 1개 → /refactor-safe)도 포함해줘.</w:t>
      </w:r>
    </w:p>
    <w:p w14:paraId="7D1802A2" w14:textId="77777777" w:rsidR="00382FA8" w:rsidRDefault="00382FA8" w:rsidP="00382FA8">
      <w:pPr>
        <w:spacing w:after="80" w:line="276" w:lineRule="auto"/>
      </w:pPr>
    </w:p>
    <w:p w14:paraId="1D2A0507" w14:textId="793B2221" w:rsidR="00382FA8" w:rsidRPr="00382FA8" w:rsidRDefault="00382FA8" w:rsidP="00382FA8">
      <w:pPr>
        <w:spacing w:after="80" w:line="276" w:lineRule="auto"/>
        <w:rPr>
          <w:strike/>
        </w:rPr>
      </w:pPr>
      <w:r>
        <w:rPr>
          <w:strike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993CE7" wp14:editId="5E56426A">
                <wp:simplePos x="0" y="0"/>
                <wp:positionH relativeFrom="column">
                  <wp:posOffset>3489325</wp:posOffset>
                </wp:positionH>
                <wp:positionV relativeFrom="paragraph">
                  <wp:posOffset>168910</wp:posOffset>
                </wp:positionV>
                <wp:extent cx="486762" cy="541964"/>
                <wp:effectExtent l="0" t="0" r="27940" b="10795"/>
                <wp:wrapNone/>
                <wp:docPr id="1342820688" name="자유형: 도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62" cy="541964"/>
                        </a:xfrm>
                        <a:custGeom>
                          <a:avLst/>
                          <a:gdLst>
                            <a:gd name="csX0" fmla="*/ 0 w 486762"/>
                            <a:gd name="csY0" fmla="*/ 0 h 541964"/>
                            <a:gd name="csX1" fmla="*/ 76200 w 486762"/>
                            <a:gd name="csY1" fmla="*/ 361950 h 541964"/>
                            <a:gd name="csX2" fmla="*/ 133350 w 486762"/>
                            <a:gd name="csY2" fmla="*/ 523875 h 541964"/>
                            <a:gd name="csX3" fmla="*/ 323850 w 486762"/>
                            <a:gd name="csY3" fmla="*/ 533400 h 541964"/>
                            <a:gd name="csX4" fmla="*/ 476250 w 486762"/>
                            <a:gd name="csY4" fmla="*/ 466725 h 541964"/>
                            <a:gd name="csX5" fmla="*/ 390525 w 486762"/>
                            <a:gd name="csY5" fmla="*/ 228600 h 541964"/>
                            <a:gd name="csX6" fmla="*/ 361950 w 486762"/>
                            <a:gd name="csY6" fmla="*/ 171450 h 54196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486762" h="541964">
                              <a:moveTo>
                                <a:pt x="0" y="0"/>
                              </a:moveTo>
                              <a:cubicBezTo>
                                <a:pt x="65378" y="196134"/>
                                <a:pt x="-54863" y="-173223"/>
                                <a:pt x="76200" y="361950"/>
                              </a:cubicBezTo>
                              <a:cubicBezTo>
                                <a:pt x="89815" y="417545"/>
                                <a:pt x="86289" y="491294"/>
                                <a:pt x="133350" y="523875"/>
                              </a:cubicBezTo>
                              <a:cubicBezTo>
                                <a:pt x="185624" y="560065"/>
                                <a:pt x="260350" y="530225"/>
                                <a:pt x="323850" y="533400"/>
                              </a:cubicBezTo>
                              <a:cubicBezTo>
                                <a:pt x="374650" y="511175"/>
                                <a:pt x="454645" y="517792"/>
                                <a:pt x="476250" y="466725"/>
                              </a:cubicBezTo>
                              <a:cubicBezTo>
                                <a:pt x="517029" y="370339"/>
                                <a:pt x="428641" y="298479"/>
                                <a:pt x="390525" y="228600"/>
                              </a:cubicBezTo>
                              <a:cubicBezTo>
                                <a:pt x="353233" y="160232"/>
                                <a:pt x="387918" y="197418"/>
                                <a:pt x="361950" y="1714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7922C" id="자유형: 도형 8" o:spid="_x0000_s1026" style="position:absolute;margin-left:274.75pt;margin-top:13.3pt;width:38.35pt;height:4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6762,541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" path="m,c65378,196134,-54863,-173223,76200,361950v13615,55595,10089,129344,57150,161925c185624,560065,260350,530225,323850,533400v50800,-22225,130795,-15608,152400,-66675c517029,370339,428641,298479,390525,228600v-37292,-68368,-2607,-31182,-28575,-57150e" filled="f" strokecolor="#030e13 [484]" strokeweight="1.5pt">
                <v:stroke joinstyle="miter"/>
                <v:path arrowok="t" o:connecttype="custom" o:connectlocs="0,0;76200,361950;133350,523875;323850,533400;476250,466725;390525,228600;361950,171450" o:connectangles="0,0,0,0,0,0,0"/>
              </v:shape>
            </w:pict>
          </mc:Fallback>
        </mc:AlternateContent>
      </w:r>
      <w:r w:rsidRPr="00382FA8">
        <w:rPr>
          <w:strike/>
        </w:rPr>
        <w:t xml:space="preserve">| 우선순위 | </w:t>
      </w:r>
      <w:proofErr w:type="spellStart"/>
      <w:r w:rsidRPr="00382FA8">
        <w:rPr>
          <w:strike/>
        </w:rPr>
        <w:t>스멜</w:t>
      </w:r>
      <w:proofErr w:type="spellEnd"/>
      <w:r w:rsidRPr="00382FA8">
        <w:rPr>
          <w:strike/>
        </w:rPr>
        <w:t xml:space="preserve"> | 위치(</w:t>
      </w:r>
      <w:proofErr w:type="gramStart"/>
      <w:r w:rsidRPr="00382FA8">
        <w:rPr>
          <w:strike/>
        </w:rPr>
        <w:t>파일:함수</w:t>
      </w:r>
      <w:proofErr w:type="gramEnd"/>
      <w:r w:rsidRPr="00382FA8">
        <w:rPr>
          <w:strike/>
        </w:rPr>
        <w:t xml:space="preserve">) | 근거 | Change Budget 내 </w:t>
      </w:r>
      <w:proofErr w:type="spellStart"/>
      <w:r w:rsidRPr="00382FA8">
        <w:rPr>
          <w:strike/>
        </w:rPr>
        <w:t>리팩터</w:t>
      </w:r>
      <w:proofErr w:type="spellEnd"/>
      <w:r w:rsidRPr="00382FA8">
        <w:rPr>
          <w:strike/>
        </w:rPr>
        <w:t xml:space="preserve"> 후보 |</w:t>
      </w:r>
    </w:p>
    <w:p w14:paraId="700FA0E7" w14:textId="30A643CC" w:rsidR="00382FA8" w:rsidRPr="00382FA8" w:rsidRDefault="00382FA8" w:rsidP="00382FA8">
      <w:pPr>
        <w:spacing w:after="80" w:line="276" w:lineRule="auto"/>
        <w:rPr>
          <w:strike/>
        </w:rPr>
      </w:pPr>
      <w:r>
        <w:rPr>
          <w:strike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83C32C" wp14:editId="7C2AFCE3">
                <wp:simplePos x="0" y="0"/>
                <wp:positionH relativeFrom="column">
                  <wp:posOffset>3708400</wp:posOffset>
                </wp:positionH>
                <wp:positionV relativeFrom="paragraph">
                  <wp:posOffset>222698</wp:posOffset>
                </wp:positionV>
                <wp:extent cx="1524000" cy="700209"/>
                <wp:effectExtent l="0" t="0" r="19050" b="24130"/>
                <wp:wrapNone/>
                <wp:docPr id="1079209901" name="자유형: 도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00209"/>
                        </a:xfrm>
                        <a:custGeom>
                          <a:avLst/>
                          <a:gdLst>
                            <a:gd name="csX0" fmla="*/ 0 w 1524000"/>
                            <a:gd name="csY0" fmla="*/ 30032 h 700209"/>
                            <a:gd name="csX1" fmla="*/ 133350 w 1524000"/>
                            <a:gd name="csY1" fmla="*/ 1457 h 700209"/>
                            <a:gd name="csX2" fmla="*/ 228600 w 1524000"/>
                            <a:gd name="csY2" fmla="*/ 287207 h 700209"/>
                            <a:gd name="csX3" fmla="*/ 190500 w 1524000"/>
                            <a:gd name="csY3" fmla="*/ 401507 h 700209"/>
                            <a:gd name="csX4" fmla="*/ 447675 w 1524000"/>
                            <a:gd name="csY4" fmla="*/ 353882 h 700209"/>
                            <a:gd name="csX5" fmla="*/ 371475 w 1524000"/>
                            <a:gd name="csY5" fmla="*/ 506282 h 700209"/>
                            <a:gd name="csX6" fmla="*/ 342900 w 1524000"/>
                            <a:gd name="csY6" fmla="*/ 611057 h 700209"/>
                            <a:gd name="csX7" fmla="*/ 590550 w 1524000"/>
                            <a:gd name="csY7" fmla="*/ 506282 h 700209"/>
                            <a:gd name="csX8" fmla="*/ 628650 w 1524000"/>
                            <a:gd name="csY8" fmla="*/ 515807 h 700209"/>
                            <a:gd name="csX9" fmla="*/ 647700 w 1524000"/>
                            <a:gd name="csY9" fmla="*/ 696782 h 700209"/>
                            <a:gd name="csX10" fmla="*/ 866775 w 1524000"/>
                            <a:gd name="csY10" fmla="*/ 391982 h 700209"/>
                            <a:gd name="csX11" fmla="*/ 800100 w 1524000"/>
                            <a:gd name="csY11" fmla="*/ 544382 h 700209"/>
                            <a:gd name="csX12" fmla="*/ 866775 w 1524000"/>
                            <a:gd name="csY12" fmla="*/ 458657 h 700209"/>
                            <a:gd name="csX13" fmla="*/ 962025 w 1524000"/>
                            <a:gd name="csY13" fmla="*/ 534857 h 700209"/>
                            <a:gd name="csX14" fmla="*/ 1009650 w 1524000"/>
                            <a:gd name="csY14" fmla="*/ 468182 h 700209"/>
                            <a:gd name="csX15" fmla="*/ 1219200 w 1524000"/>
                            <a:gd name="csY15" fmla="*/ 430082 h 700209"/>
                            <a:gd name="csX16" fmla="*/ 1524000 w 1524000"/>
                            <a:gd name="csY16" fmla="*/ 306257 h 70020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1524000" h="700209">
                              <a:moveTo>
                                <a:pt x="0" y="30032"/>
                              </a:moveTo>
                              <a:cubicBezTo>
                                <a:pt x="44450" y="20507"/>
                                <a:pt x="88599" y="-6534"/>
                                <a:pt x="133350" y="1457"/>
                              </a:cubicBezTo>
                              <a:cubicBezTo>
                                <a:pt x="336020" y="37648"/>
                                <a:pt x="265210" y="131616"/>
                                <a:pt x="228600" y="287207"/>
                              </a:cubicBezTo>
                              <a:cubicBezTo>
                                <a:pt x="219402" y="326300"/>
                                <a:pt x="162102" y="373109"/>
                                <a:pt x="190500" y="401507"/>
                              </a:cubicBezTo>
                              <a:cubicBezTo>
                                <a:pt x="203020" y="414027"/>
                                <a:pt x="433650" y="357119"/>
                                <a:pt x="447675" y="353882"/>
                              </a:cubicBezTo>
                              <a:cubicBezTo>
                                <a:pt x="422275" y="404682"/>
                                <a:pt x="392904" y="453684"/>
                                <a:pt x="371475" y="506282"/>
                              </a:cubicBezTo>
                              <a:cubicBezTo>
                                <a:pt x="357817" y="539807"/>
                                <a:pt x="306699" y="611057"/>
                                <a:pt x="342900" y="611057"/>
                              </a:cubicBezTo>
                              <a:cubicBezTo>
                                <a:pt x="432534" y="611057"/>
                                <a:pt x="508000" y="541207"/>
                                <a:pt x="590550" y="506282"/>
                              </a:cubicBezTo>
                              <a:cubicBezTo>
                                <a:pt x="603250" y="509457"/>
                                <a:pt x="624888" y="503268"/>
                                <a:pt x="628650" y="515807"/>
                              </a:cubicBezTo>
                              <a:cubicBezTo>
                                <a:pt x="646080" y="573907"/>
                                <a:pt x="593883" y="724767"/>
                                <a:pt x="647700" y="696782"/>
                              </a:cubicBezTo>
                              <a:cubicBezTo>
                                <a:pt x="758709" y="639057"/>
                                <a:pt x="916926" y="277352"/>
                                <a:pt x="866775" y="391982"/>
                              </a:cubicBezTo>
                              <a:cubicBezTo>
                                <a:pt x="844550" y="442782"/>
                                <a:pt x="810974" y="490010"/>
                                <a:pt x="800100" y="544382"/>
                              </a:cubicBezTo>
                              <a:cubicBezTo>
                                <a:pt x="795390" y="567934"/>
                                <a:pt x="861513" y="466550"/>
                                <a:pt x="866775" y="458657"/>
                              </a:cubicBezTo>
                              <a:cubicBezTo>
                                <a:pt x="884822" y="482719"/>
                                <a:pt x="923308" y="544536"/>
                                <a:pt x="962025" y="534857"/>
                              </a:cubicBezTo>
                              <a:cubicBezTo>
                                <a:pt x="988522" y="528233"/>
                                <a:pt x="993775" y="490407"/>
                                <a:pt x="1009650" y="468182"/>
                              </a:cubicBezTo>
                              <a:cubicBezTo>
                                <a:pt x="1090551" y="185027"/>
                                <a:pt x="972209" y="435337"/>
                                <a:pt x="1219200" y="430082"/>
                              </a:cubicBezTo>
                              <a:cubicBezTo>
                                <a:pt x="1346953" y="427364"/>
                                <a:pt x="1431992" y="367596"/>
                                <a:pt x="1524000" y="30625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A2878" id="자유형: 도형 9" o:spid="_x0000_s1026" style="position:absolute;margin-left:292pt;margin-top:17.55pt;width:120pt;height:55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700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" path="m,30032c44450,20507,88599,-6534,133350,1457v202670,36191,131860,130159,95250,285750c219402,326300,162102,373109,190500,401507v12520,12520,243150,-44388,257175,-47625c422275,404682,392904,453684,371475,506282v-13658,33525,-64776,104775,-28575,104775c432534,611057,508000,541207,590550,506282v12700,3175,34338,-3014,38100,9525c646080,573907,593883,724767,647700,696782,758709,639057,916926,277352,866775,391982v-22225,50800,-55801,98028,-66675,152400c795390,567934,861513,466550,866775,458657v18047,24062,56533,85879,95250,76200c988522,528233,993775,490407,1009650,468182v80901,-283155,-37441,-32845,209550,-38100c1346953,427364,1431992,367596,1524000,306257e" filled="f" strokecolor="#030e13 [484]" strokeweight="1.5pt">
                <v:stroke joinstyle="miter"/>
                <v:path arrowok="t" o:connecttype="custom" o:connectlocs="0,30032;133350,1457;228600,287207;190500,401507;447675,353882;371475,506282;342900,611057;590550,506282;628650,515807;647700,696782;866775,391982;800100,544382;866775,458657;962025,534857;1009650,468182;1219200,430082;1524000,306257" o:connectangles="0,0,0,0,0,0,0,0,0,0,0,0,0,0,0,0,0"/>
              </v:shape>
            </w:pict>
          </mc:Fallback>
        </mc:AlternateContent>
      </w:r>
      <w:r w:rsidRPr="00382FA8">
        <w:rPr>
          <w:strike/>
        </w:rPr>
        <w:t>|----------|------|-----------------|------|------------------------------|</w:t>
      </w:r>
    </w:p>
    <w:p w14:paraId="229CA313" w14:textId="77777777" w:rsidR="00382FA8" w:rsidRPr="00382FA8" w:rsidRDefault="00382FA8" w:rsidP="00382FA8">
      <w:pPr>
        <w:spacing w:after="80" w:line="276" w:lineRule="auto"/>
        <w:rPr>
          <w:strike/>
        </w:rPr>
      </w:pPr>
      <w:r w:rsidRPr="00382FA8">
        <w:rPr>
          <w:strike/>
        </w:rPr>
        <w:t xml:space="preserve">| P0 | Duplicated Code (10선 합 반복) | </w:t>
      </w:r>
      <w:proofErr w:type="spellStart"/>
      <w:proofErr w:type="gramStart"/>
      <w:r w:rsidRPr="00382FA8">
        <w:rPr>
          <w:strike/>
        </w:rPr>
        <w:t>validate_lines.py:validate</w:t>
      </w:r>
      <w:proofErr w:type="gramEnd"/>
      <w:r w:rsidRPr="00382FA8">
        <w:rPr>
          <w:strike/>
        </w:rPr>
        <w:t>_lines</w:t>
      </w:r>
      <w:proofErr w:type="spellEnd"/>
      <w:r w:rsidRPr="00382FA8">
        <w:rPr>
          <w:strike/>
        </w:rPr>
        <w:t xml:space="preserve"> (L21–33) | 행·열·D1·D2 검증이 동일 패턴 4회 | _</w:t>
      </w:r>
      <w:proofErr w:type="spellStart"/>
      <w:r w:rsidRPr="00382FA8">
        <w:rPr>
          <w:strike/>
        </w:rPr>
        <w:t>collect_failed_line_ids</w:t>
      </w:r>
      <w:proofErr w:type="spellEnd"/>
      <w:r w:rsidRPr="00382FA8">
        <w:rPr>
          <w:strike/>
        </w:rPr>
        <w:t>(grid) 추출 (파일 1 · 메서드 ≤2) |</w:t>
      </w:r>
    </w:p>
    <w:p w14:paraId="6E28CBC4" w14:textId="77777777" w:rsidR="00382FA8" w:rsidRPr="00382FA8" w:rsidRDefault="00382FA8" w:rsidP="00382FA8">
      <w:pPr>
        <w:spacing w:after="80" w:line="276" w:lineRule="auto"/>
        <w:rPr>
          <w:strike/>
        </w:rPr>
      </w:pPr>
      <w:r w:rsidRPr="00382FA8">
        <w:rPr>
          <w:strike/>
        </w:rPr>
        <w:t xml:space="preserve">| P1 | Long Method | </w:t>
      </w:r>
      <w:proofErr w:type="spellStart"/>
      <w:proofErr w:type="gramStart"/>
      <w:r w:rsidRPr="00382FA8">
        <w:rPr>
          <w:strike/>
        </w:rPr>
        <w:t>validate_lines.py:validate</w:t>
      </w:r>
      <w:proofErr w:type="gramEnd"/>
      <w:r w:rsidRPr="00382FA8">
        <w:rPr>
          <w:strike/>
        </w:rPr>
        <w:t>_lines</w:t>
      </w:r>
      <w:proofErr w:type="spellEnd"/>
      <w:r w:rsidRPr="00382FA8">
        <w:rPr>
          <w:strike/>
        </w:rPr>
        <w:t xml:space="preserve"> (L13–38) | 본문 ~26줄, 책임 3+ | P0 </w:t>
      </w:r>
      <w:proofErr w:type="spellStart"/>
      <w:r w:rsidRPr="00382FA8">
        <w:rPr>
          <w:strike/>
        </w:rPr>
        <w:t>헬퍼</w:t>
      </w:r>
      <w:proofErr w:type="spellEnd"/>
      <w:r w:rsidRPr="00382FA8">
        <w:rPr>
          <w:strike/>
        </w:rPr>
        <w:t xml:space="preserve"> 추출과 연계 (파일 1 · 메서드 1) |</w:t>
      </w:r>
    </w:p>
    <w:p w14:paraId="2E1E236D" w14:textId="77777777" w:rsidR="00382FA8" w:rsidRPr="00382FA8" w:rsidRDefault="00382FA8" w:rsidP="00382FA8">
      <w:pPr>
        <w:spacing w:after="80" w:line="276" w:lineRule="auto"/>
        <w:rPr>
          <w:strike/>
        </w:rPr>
      </w:pPr>
      <w:r w:rsidRPr="00382FA8">
        <w:rPr>
          <w:strike/>
        </w:rPr>
        <w:t xml:space="preserve">| P1 | Duplicated Code | </w:t>
      </w:r>
      <w:proofErr w:type="gramStart"/>
      <w:r w:rsidRPr="00382FA8">
        <w:rPr>
          <w:strike/>
        </w:rPr>
        <w:t>validation_app.py:GRID</w:t>
      </w:r>
      <w:proofErr w:type="gramEnd"/>
      <w:r w:rsidRPr="00382FA8">
        <w:rPr>
          <w:strike/>
        </w:rPr>
        <w:t xml:space="preserve">_G1 ↔ </w:t>
      </w:r>
      <w:proofErr w:type="gramStart"/>
      <w:r w:rsidRPr="00382FA8">
        <w:rPr>
          <w:strike/>
        </w:rPr>
        <w:t>conftest.py:GRID</w:t>
      </w:r>
      <w:proofErr w:type="gramEnd"/>
      <w:r w:rsidRPr="00382FA8">
        <w:rPr>
          <w:strike/>
        </w:rPr>
        <w:t>_G1 | G1 격자 이중 정의 | entity 공유 모듈로 단일화 (파일 ≤3) |</w:t>
      </w:r>
    </w:p>
    <w:p w14:paraId="5541E4F0" w14:textId="77777777" w:rsidR="00382FA8" w:rsidRPr="00382FA8" w:rsidRDefault="00382FA8" w:rsidP="00382FA8">
      <w:pPr>
        <w:spacing w:after="80" w:line="276" w:lineRule="auto"/>
        <w:rPr>
          <w:strike/>
        </w:rPr>
      </w:pPr>
      <w:r w:rsidRPr="00382FA8">
        <w:rPr>
          <w:strike/>
        </w:rPr>
        <w:t xml:space="preserve">| P2 | Magic Number | </w:t>
      </w:r>
      <w:proofErr w:type="gramStart"/>
      <w:r w:rsidRPr="00382FA8">
        <w:rPr>
          <w:strike/>
        </w:rPr>
        <w:t>conftest.py:grid</w:t>
      </w:r>
      <w:proofErr w:type="gramEnd"/>
      <w:r w:rsidRPr="00382FA8">
        <w:rPr>
          <w:strike/>
        </w:rPr>
        <w:t xml:space="preserve">_g1 (L23) | cell == 0 </w:t>
      </w:r>
      <w:proofErr w:type="spellStart"/>
      <w:r w:rsidRPr="00382FA8">
        <w:rPr>
          <w:strike/>
        </w:rPr>
        <w:t>리터럴</w:t>
      </w:r>
      <w:proofErr w:type="spellEnd"/>
      <w:r w:rsidRPr="00382FA8">
        <w:rPr>
          <w:strike/>
        </w:rPr>
        <w:t xml:space="preserve"> | BLANK_CELL 교체 (파일 1 · 1줄) |</w:t>
      </w:r>
    </w:p>
    <w:p w14:paraId="5BF8AAF2" w14:textId="77777777" w:rsidR="00382FA8" w:rsidRDefault="00382FA8" w:rsidP="00382FA8">
      <w:pPr>
        <w:spacing w:after="80" w:line="276" w:lineRule="auto"/>
      </w:pPr>
      <w:r w:rsidRPr="00382FA8">
        <w:rPr>
          <w:strike/>
        </w:rPr>
        <w:t xml:space="preserve">| P2 | Mysterious Name | </w:t>
      </w:r>
      <w:proofErr w:type="spellStart"/>
      <w:proofErr w:type="gramStart"/>
      <w:r w:rsidRPr="00382FA8">
        <w:rPr>
          <w:strike/>
        </w:rPr>
        <w:t>validate_lines.py:validate</w:t>
      </w:r>
      <w:proofErr w:type="gramEnd"/>
      <w:r w:rsidRPr="00382FA8">
        <w:rPr>
          <w:strike/>
        </w:rPr>
        <w:t>_lines</w:t>
      </w:r>
      <w:proofErr w:type="spellEnd"/>
      <w:r w:rsidRPr="00382FA8">
        <w:rPr>
          <w:strike/>
        </w:rPr>
        <w:t xml:space="preserve"> | </w:t>
      </w:r>
      <w:proofErr w:type="spellStart"/>
      <w:r w:rsidRPr="00382FA8">
        <w:rPr>
          <w:strike/>
        </w:rPr>
        <w:t>i</w:t>
      </w:r>
      <w:proofErr w:type="spellEnd"/>
      <w:r w:rsidRPr="00382FA8">
        <w:rPr>
          <w:strike/>
        </w:rPr>
        <w:t xml:space="preserve">/j </w:t>
      </w:r>
      <w:proofErr w:type="spellStart"/>
      <w:r w:rsidRPr="00382FA8">
        <w:rPr>
          <w:strike/>
        </w:rPr>
        <w:t>변수명</w:t>
      </w:r>
      <w:proofErr w:type="spellEnd"/>
      <w:r w:rsidRPr="00382FA8">
        <w:rPr>
          <w:strike/>
        </w:rPr>
        <w:t xml:space="preserve"> | </w:t>
      </w:r>
      <w:proofErr w:type="spellStart"/>
      <w:r w:rsidRPr="00382FA8">
        <w:rPr>
          <w:strike/>
        </w:rPr>
        <w:t>row_idx</w:t>
      </w:r>
      <w:proofErr w:type="spellEnd"/>
      <w:r w:rsidRPr="00382FA8">
        <w:rPr>
          <w:strike/>
        </w:rPr>
        <w:t>/</w:t>
      </w:r>
      <w:proofErr w:type="spellStart"/>
      <w:r w:rsidRPr="00382FA8">
        <w:rPr>
          <w:strike/>
        </w:rPr>
        <w:t>col_idx</w:t>
      </w:r>
      <w:proofErr w:type="spellEnd"/>
      <w:r w:rsidRPr="00382FA8">
        <w:rPr>
          <w:strike/>
        </w:rPr>
        <w:t xml:space="preserve"> rename (파일 1)</w:t>
      </w:r>
      <w:r>
        <w:t xml:space="preserve"> |</w:t>
      </w:r>
    </w:p>
    <w:p w14:paraId="6DC2E4FF" w14:textId="77777777" w:rsidR="00382FA8" w:rsidRDefault="00382FA8" w:rsidP="00382FA8">
      <w:pPr>
        <w:spacing w:after="80" w:line="276" w:lineRule="auto"/>
      </w:pPr>
    </w:p>
    <w:p w14:paraId="18BB5091" w14:textId="77777777" w:rsidR="00382FA8" w:rsidRDefault="00382FA8" w:rsidP="00382FA8">
      <w:pPr>
        <w:spacing w:after="80" w:line="276" w:lineRule="auto"/>
      </w:pPr>
      <w:r>
        <w:t>Change Budget: 파일≤3 · 클래스≤1 · 메서드≤3</w:t>
      </w:r>
    </w:p>
    <w:p w14:paraId="7E33D428" w14:textId="4047ACC1" w:rsidR="00382FA8" w:rsidRDefault="00382FA8" w:rsidP="00382FA8">
      <w:pPr>
        <w:spacing w:after="80" w:line="276" w:lineRule="auto"/>
      </w:pPr>
      <w:r>
        <w:rPr>
          <w:rFonts w:hint="eastAsia"/>
        </w:rPr>
        <w:t>```</w:t>
      </w:r>
    </w:p>
    <w:p w14:paraId="6E7ABAA4" w14:textId="77777777" w:rsidR="00D50FE9" w:rsidRDefault="00D50FE9" w:rsidP="00382FA8">
      <w:pPr>
        <w:spacing w:after="80" w:line="276" w:lineRule="auto"/>
      </w:pPr>
    </w:p>
    <w:p w14:paraId="2A378814" w14:textId="2DD225A6" w:rsidR="00D50FE9" w:rsidRDefault="00D50FE9" w:rsidP="00382FA8">
      <w:pPr>
        <w:spacing w:after="80" w:line="276" w:lineRule="auto"/>
      </w:pPr>
      <w:r w:rsidRPr="00D50FE9">
        <w:rPr>
          <w:noProof/>
        </w:rPr>
        <w:lastRenderedPageBreak/>
        <w:drawing>
          <wp:inline distT="0" distB="0" distL="0" distR="0" wp14:anchorId="71FB14F6" wp14:editId="5F13565B">
            <wp:extent cx="6121400" cy="3387725"/>
            <wp:effectExtent l="0" t="0" r="0" b="3175"/>
            <wp:docPr id="20027476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761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E65" w14:textId="77777777" w:rsidR="00D50FE9" w:rsidRDefault="00D50FE9" w:rsidP="00382FA8">
      <w:pPr>
        <w:spacing w:after="80" w:line="276" w:lineRule="auto"/>
      </w:pPr>
    </w:p>
    <w:p w14:paraId="7C07B703" w14:textId="77777777" w:rsidR="00D50FE9" w:rsidRDefault="00D50FE9" w:rsidP="00382FA8">
      <w:pPr>
        <w:spacing w:after="80" w:line="276" w:lineRule="auto"/>
      </w:pPr>
    </w:p>
    <w:p w14:paraId="7B2A60F5" w14:textId="77777777" w:rsidR="004A5D69" w:rsidRDefault="004A5D69" w:rsidP="004A5D69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23D69303" w14:textId="77777777" w:rsidR="004A5D69" w:rsidRDefault="004A5D69" w:rsidP="004A5D69">
      <w:pPr>
        <w:spacing w:after="160"/>
        <w:rPr>
          <w:sz w:val="20"/>
          <w:szCs w:val="20"/>
        </w:rPr>
      </w:pPr>
    </w:p>
    <w:p w14:paraId="79D2A53D" w14:textId="77777777" w:rsidR="004A5D69" w:rsidRDefault="004A5D69" w:rsidP="004A5D69">
      <w:pPr>
        <w:spacing w:after="160"/>
      </w:pPr>
      <w:r w:rsidRPr="00EF2295">
        <w:rPr>
          <w:noProof/>
        </w:rPr>
        <w:drawing>
          <wp:inline distT="0" distB="0" distL="0" distR="0" wp14:anchorId="69E5E576" wp14:editId="33A0CE16">
            <wp:extent cx="5760720" cy="536575"/>
            <wp:effectExtent l="0" t="0" r="0" b="0"/>
            <wp:docPr id="568069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C7C" w14:textId="2A927363" w:rsidR="004A5D69" w:rsidRDefault="00D50FE9" w:rsidP="004A5D69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/</w:t>
      </w:r>
      <w:proofErr w:type="gramStart"/>
      <w:r>
        <w:rPr>
          <w:rFonts w:ascii="돋움" w:eastAsia="돋움" w:hAnsi="돋움" w:cstheme="minorBidi" w:hint="eastAsia"/>
          <w:color w:val="000000"/>
          <w:spacing w:val="-3"/>
          <w:w w:val="95"/>
          <w:kern w:val="2"/>
          <w:shd w:val="clear" w:color="000000" w:fill="auto"/>
        </w:rPr>
        <w:t>export</w:t>
      </w:r>
      <w:proofErr w:type="gramEnd"/>
    </w:p>
    <w:p w14:paraId="59542E60" w14:textId="77777777" w:rsidR="004A5D69" w:rsidRDefault="004A5D69" w:rsidP="00203ACF">
      <w:pPr>
        <w:spacing w:after="80" w:line="276" w:lineRule="auto"/>
      </w:pPr>
    </w:p>
    <w:p w14:paraId="4A8044CE" w14:textId="77777777" w:rsidR="004A5D69" w:rsidRDefault="004A5D69" w:rsidP="004A5D69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76AA7B49" w14:textId="77777777" w:rsidR="004A5D69" w:rsidRDefault="004A5D69" w:rsidP="00203ACF">
      <w:pPr>
        <w:spacing w:after="80" w:line="276" w:lineRule="auto"/>
      </w:pPr>
    </w:p>
    <w:p w14:paraId="7179B910" w14:textId="5A5870C2" w:rsidR="00FF35FF" w:rsidRDefault="00FF35FF" w:rsidP="00203ACF">
      <w:pPr>
        <w:spacing w:after="80" w:line="276" w:lineRule="auto"/>
      </w:pPr>
      <w:r w:rsidRPr="00FF35FF">
        <w:rPr>
          <w:noProof/>
        </w:rPr>
        <w:lastRenderedPageBreak/>
        <w:drawing>
          <wp:inline distT="0" distB="0" distL="0" distR="0" wp14:anchorId="0DEAAFA7" wp14:editId="3FBDFFBF">
            <wp:extent cx="6121400" cy="4173220"/>
            <wp:effectExtent l="0" t="0" r="0" b="0"/>
            <wp:docPr id="10827594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594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433" w14:textId="77777777" w:rsidR="004A5D69" w:rsidRPr="00203ACF" w:rsidRDefault="004A5D69" w:rsidP="00203ACF">
      <w:pPr>
        <w:spacing w:after="80" w:line="276" w:lineRule="auto"/>
      </w:pPr>
    </w:p>
    <w:p w14:paraId="4A92F84C" w14:textId="77777777" w:rsidR="00203ACF" w:rsidRPr="00203ACF" w:rsidRDefault="00000000" w:rsidP="00203ACF">
      <w:pPr>
        <w:spacing w:after="80" w:line="276" w:lineRule="auto"/>
      </w:pPr>
      <w:r>
        <w:pict w14:anchorId="2D2A72D9">
          <v:rect id="_x0000_i1065" style="width:0;height:1.5pt" o:hralign="center" o:hrstd="t" o:hr="t" fillcolor="#a0a0a0" stroked="f"/>
        </w:pict>
      </w:r>
    </w:p>
    <w:p w14:paraId="697F09DA" w14:textId="77777777" w:rsidR="00D50FE9" w:rsidRDefault="00D50FE9">
      <w:pPr>
        <w:widowControl/>
        <w:wordWrap/>
        <w:autoSpaceDE/>
        <w:autoSpaceDN/>
        <w:rPr>
          <w:b/>
          <w:bCs/>
          <w:color w:val="C77A12"/>
          <w:sz w:val="48"/>
          <w:szCs w:val="48"/>
        </w:rPr>
      </w:pPr>
      <w:r>
        <w:rPr>
          <w:b/>
          <w:bCs/>
          <w:color w:val="C77A12"/>
          <w:sz w:val="48"/>
          <w:szCs w:val="48"/>
        </w:rPr>
        <w:br w:type="page"/>
      </w:r>
    </w:p>
    <w:p w14:paraId="034C644A" w14:textId="5EF41146" w:rsidR="00203ACF" w:rsidRDefault="008A0E4A" w:rsidP="00203ACF">
      <w:pPr>
        <w:spacing w:after="80" w:line="276" w:lineRule="auto"/>
        <w:rPr>
          <w:b/>
          <w:bCs/>
          <w:color w:val="C77A12"/>
          <w:sz w:val="48"/>
          <w:szCs w:val="48"/>
        </w:rPr>
      </w:pPr>
      <w:r w:rsidRPr="008A0E4A">
        <w:rPr>
          <w:b/>
          <w:bCs/>
          <w:color w:val="C77A12"/>
          <w:sz w:val="48"/>
          <w:szCs w:val="48"/>
        </w:rPr>
        <w:lastRenderedPageBreak/>
        <w:t xml:space="preserve">STEP </w:t>
      </w:r>
      <w:proofErr w:type="gramStart"/>
      <w:r w:rsidRPr="008A0E4A">
        <w:rPr>
          <w:b/>
          <w:bCs/>
          <w:color w:val="C77A12"/>
          <w:sz w:val="48"/>
          <w:szCs w:val="48"/>
        </w:rPr>
        <w:t xml:space="preserve">5  </w:t>
      </w:r>
      <w:r>
        <w:rPr>
          <w:rFonts w:hint="eastAsia"/>
          <w:b/>
          <w:bCs/>
          <w:color w:val="C77A12"/>
          <w:sz w:val="48"/>
          <w:szCs w:val="48"/>
        </w:rPr>
        <w:t>-</w:t>
      </w:r>
      <w:proofErr w:type="gramEnd"/>
      <w:r>
        <w:rPr>
          <w:rFonts w:hint="eastAsia"/>
          <w:b/>
          <w:bCs/>
          <w:color w:val="C77A12"/>
          <w:sz w:val="48"/>
          <w:szCs w:val="48"/>
        </w:rPr>
        <w:t>2</w:t>
      </w:r>
      <w:r w:rsidR="003F73A5">
        <w:rPr>
          <w:rFonts w:hint="eastAsia"/>
          <w:b/>
          <w:bCs/>
          <w:color w:val="C77A12"/>
          <w:sz w:val="48"/>
          <w:szCs w:val="48"/>
        </w:rPr>
        <w:t xml:space="preserve"> </w:t>
      </w:r>
      <w:r w:rsidR="00203ACF" w:rsidRPr="008A0E4A">
        <w:rPr>
          <w:b/>
          <w:bCs/>
          <w:color w:val="C77A12"/>
          <w:sz w:val="48"/>
          <w:szCs w:val="48"/>
        </w:rPr>
        <w:t>② Safe Refactor (</w:t>
      </w:r>
      <w:proofErr w:type="spellStart"/>
      <w:r w:rsidR="00203ACF" w:rsidRPr="008A0E4A">
        <w:rPr>
          <w:b/>
          <w:bCs/>
          <w:color w:val="C77A12"/>
          <w:sz w:val="48"/>
          <w:szCs w:val="48"/>
        </w:rPr>
        <w:t>스멜</w:t>
      </w:r>
      <w:proofErr w:type="spellEnd"/>
      <w:r w:rsidR="00203ACF" w:rsidRPr="008A0E4A">
        <w:rPr>
          <w:b/>
          <w:bCs/>
          <w:color w:val="C77A12"/>
          <w:sz w:val="48"/>
          <w:szCs w:val="48"/>
        </w:rPr>
        <w:t xml:space="preserve"> 1개만 실행)</w:t>
      </w:r>
    </w:p>
    <w:p w14:paraId="517FC6B8" w14:textId="77777777" w:rsidR="00E675FC" w:rsidRPr="00E675FC" w:rsidRDefault="00E675FC" w:rsidP="00E675FC">
      <w:pPr>
        <w:spacing w:after="80" w:line="276" w:lineRule="auto"/>
        <w:rPr>
          <w:b/>
          <w:bCs/>
          <w:color w:val="C77A12"/>
          <w:sz w:val="36"/>
          <w:szCs w:val="36"/>
          <w:u w:val="single"/>
        </w:rPr>
      </w:pPr>
      <w:r w:rsidRPr="00E675FC">
        <w:rPr>
          <w:b/>
          <w:bCs/>
          <w:color w:val="C77A12"/>
          <w:sz w:val="36"/>
          <w:szCs w:val="36"/>
          <w:u w:val="single"/>
        </w:rPr>
        <w:t>Logic Track /refactor-safe 프롬프트</w:t>
      </w:r>
    </w:p>
    <w:p w14:paraId="746F11BD" w14:textId="77777777" w:rsidR="00E675FC" w:rsidRPr="008A0E4A" w:rsidRDefault="00E675FC" w:rsidP="00203ACF">
      <w:pPr>
        <w:spacing w:after="80" w:line="276" w:lineRule="auto"/>
        <w:rPr>
          <w:b/>
          <w:bCs/>
          <w:color w:val="C77A12"/>
          <w:sz w:val="48"/>
          <w:szCs w:val="48"/>
        </w:rPr>
      </w:pPr>
    </w:p>
    <w:p w14:paraId="24B014D8" w14:textId="77777777" w:rsidR="00203ACF" w:rsidRDefault="00203ACF" w:rsidP="00203ACF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Agent</w:t>
      </w:r>
      <w:r w:rsidRPr="00203ACF">
        <w:br/>
      </w:r>
      <w:r w:rsidRPr="00203ACF">
        <w:rPr>
          <w:b/>
          <w:bCs/>
        </w:rPr>
        <w:t>Command:</w:t>
      </w:r>
      <w:r w:rsidRPr="00203ACF">
        <w:t> /refactor-safe</w:t>
      </w:r>
    </w:p>
    <w:p w14:paraId="02ABC465" w14:textId="194442B5" w:rsidR="00203ACF" w:rsidRP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38783400" w14:textId="77777777" w:rsidR="00E675FC" w:rsidRDefault="00E675FC" w:rsidP="00E675FC">
      <w:pPr>
        <w:spacing w:after="80" w:line="276" w:lineRule="auto"/>
      </w:pPr>
      <w:r>
        <w:t>/</w:t>
      </w:r>
      <w:proofErr w:type="gramStart"/>
      <w:r>
        <w:t>refactor</w:t>
      </w:r>
      <w:proofErr w:type="gramEnd"/>
      <w:r>
        <w:t>-safe</w:t>
      </w:r>
    </w:p>
    <w:p w14:paraId="766FAC3A" w14:textId="77777777" w:rsidR="00E675FC" w:rsidRDefault="00E675FC" w:rsidP="00E675FC">
      <w:pPr>
        <w:spacing w:after="80" w:line="276" w:lineRule="auto"/>
      </w:pPr>
      <w:r>
        <w:t xml:space="preserve">Phase: refactor | Layer: entity | Track: Logic | Scope: </w:t>
      </w:r>
      <w:proofErr w:type="spellStart"/>
      <w:r>
        <w:t>src</w:t>
      </w:r>
      <w:proofErr w:type="spellEnd"/>
      <w:r>
        <w:t>/ tests/</w:t>
      </w:r>
    </w:p>
    <w:p w14:paraId="352F312B" w14:textId="77777777" w:rsidR="00E675FC" w:rsidRDefault="00E675FC" w:rsidP="00E675FC">
      <w:pPr>
        <w:spacing w:after="80" w:line="276" w:lineRule="auto"/>
      </w:pPr>
    </w:p>
    <w:p w14:paraId="6E7E2173" w14:textId="77777777" w:rsidR="00E675FC" w:rsidRDefault="00E675FC" w:rsidP="00E675FC">
      <w:pPr>
        <w:spacing w:after="80" w:line="276" w:lineRule="auto"/>
      </w:pPr>
      <w:proofErr w:type="spellStart"/>
      <w:r>
        <w:rPr>
          <w:rFonts w:hint="eastAsia"/>
        </w:rPr>
        <w:t>스멜</w:t>
      </w:r>
      <w:proofErr w:type="spellEnd"/>
      <w:r>
        <w:t xml:space="preserve"> 1개 (P0):</w:t>
      </w:r>
    </w:p>
    <w:p w14:paraId="77D62904" w14:textId="77777777" w:rsidR="00E675FC" w:rsidRDefault="00E675FC" w:rsidP="00E675FC">
      <w:pPr>
        <w:spacing w:after="80" w:line="276" w:lineRule="auto"/>
      </w:pPr>
      <w:r>
        <w:t xml:space="preserve">- </w:t>
      </w:r>
      <w:proofErr w:type="spellStart"/>
      <w:r>
        <w:t>스멜</w:t>
      </w:r>
      <w:proofErr w:type="spellEnd"/>
      <w:r>
        <w:t>: Duplicated Code — 10선 합 계산 4회 반복</w:t>
      </w:r>
    </w:p>
    <w:p w14:paraId="6DF0828D" w14:textId="77777777" w:rsidR="00E675FC" w:rsidRDefault="00E675FC" w:rsidP="00E675FC">
      <w:pPr>
        <w:spacing w:after="80" w:line="276" w:lineRule="auto"/>
      </w:pPr>
      <w:r>
        <w:t xml:space="preserve">- 대상: </w:t>
      </w:r>
      <w:proofErr w:type="spellStart"/>
      <w:proofErr w:type="gramStart"/>
      <w:r>
        <w:t>src</w:t>
      </w:r>
      <w:proofErr w:type="spellEnd"/>
      <w:r>
        <w:t>/</w:t>
      </w:r>
      <w:proofErr w:type="spellStart"/>
      <w:r>
        <w:t>validate_lines.py:validate</w:t>
      </w:r>
      <w:proofErr w:type="gramEnd"/>
      <w:r>
        <w:t>_lines</w:t>
      </w:r>
      <w:proofErr w:type="spellEnd"/>
      <w:r>
        <w:t xml:space="preserve"> (L21–33)</w:t>
      </w:r>
    </w:p>
    <w:p w14:paraId="3ECD3E0E" w14:textId="77777777" w:rsidR="00E675FC" w:rsidRDefault="00E675FC" w:rsidP="00E675FC">
      <w:pPr>
        <w:spacing w:after="80" w:line="276" w:lineRule="auto"/>
      </w:pPr>
      <w:r>
        <w:t>- 작업: _</w:t>
      </w:r>
      <w:proofErr w:type="spellStart"/>
      <w:r>
        <w:t>collect_failed_line_ids</w:t>
      </w:r>
      <w:proofErr w:type="spellEnd"/>
      <w:r>
        <w:t xml:space="preserve">(grid) </w:t>
      </w:r>
      <w:proofErr w:type="spellStart"/>
      <w:r>
        <w:t>헬퍼</w:t>
      </w:r>
      <w:proofErr w:type="spellEnd"/>
      <w:r>
        <w:t xml:space="preserve"> 추출 — 행·열·D1·D2 동일 패턴 제거</w:t>
      </w:r>
    </w:p>
    <w:p w14:paraId="62D2690A" w14:textId="77777777" w:rsidR="00E675FC" w:rsidRDefault="00E675FC" w:rsidP="00E675FC">
      <w:pPr>
        <w:spacing w:after="80" w:line="276" w:lineRule="auto"/>
      </w:pPr>
      <w:r>
        <w:t>- Budget: 파일 1 · 메서드 ≤2 (Change Budget: 파일≤3 · 메서드≤3)</w:t>
      </w:r>
    </w:p>
    <w:p w14:paraId="3D148930" w14:textId="77777777" w:rsidR="00E675FC" w:rsidRDefault="00E675FC" w:rsidP="00E675FC">
      <w:pPr>
        <w:spacing w:after="80" w:line="276" w:lineRule="auto"/>
      </w:pPr>
    </w:p>
    <w:p w14:paraId="57DFC722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원칙</w:t>
      </w:r>
      <w:r>
        <w:t>:</w:t>
      </w:r>
    </w:p>
    <w:p w14:paraId="3EE7553E" w14:textId="77777777" w:rsidR="00E675FC" w:rsidRDefault="00E675FC" w:rsidP="00E675FC">
      <w:pPr>
        <w:spacing w:after="80" w:line="276" w:lineRule="auto"/>
      </w:pPr>
      <w:r>
        <w:t xml:space="preserve">- </w:t>
      </w:r>
      <w:proofErr w:type="spellStart"/>
      <w:r>
        <w:t>validate_lines</w:t>
      </w:r>
      <w:proofErr w:type="spellEnd"/>
      <w:r>
        <w:t xml:space="preserve"> 입출력·예외·</w:t>
      </w:r>
      <w:proofErr w:type="spellStart"/>
      <w:r>
        <w:t>failed_lines</w:t>
      </w:r>
      <w:proofErr w:type="spellEnd"/>
      <w:r>
        <w:t xml:space="preserve"> ID·순서 변경 금지</w:t>
      </w:r>
    </w:p>
    <w:p w14:paraId="4BBE08F5" w14:textId="77777777" w:rsidR="00E675FC" w:rsidRDefault="00E675FC" w:rsidP="00E675FC">
      <w:pPr>
        <w:spacing w:after="80" w:line="276" w:lineRule="auto"/>
      </w:pPr>
      <w:r>
        <w:t>- entity E001~E005 emit 금지</w:t>
      </w:r>
    </w:p>
    <w:p w14:paraId="546A8C40" w14:textId="77777777" w:rsidR="00E675FC" w:rsidRDefault="00E675FC" w:rsidP="00E675FC">
      <w:pPr>
        <w:spacing w:after="80" w:line="276" w:lineRule="auto"/>
      </w:pPr>
      <w:r>
        <w:t>- assert 완화·skip 금지</w:t>
      </w:r>
    </w:p>
    <w:p w14:paraId="169346A6" w14:textId="77777777" w:rsidR="00E675FC" w:rsidRDefault="00E675FC" w:rsidP="00E675FC">
      <w:pPr>
        <w:spacing w:after="80" w:line="276" w:lineRule="auto"/>
      </w:pPr>
      <w:r>
        <w:t>- 기능 추가·버그 수정 금지</w:t>
      </w:r>
    </w:p>
    <w:p w14:paraId="2B0A0827" w14:textId="77777777" w:rsidR="00E675FC" w:rsidRDefault="00E675FC" w:rsidP="00E675FC">
      <w:pPr>
        <w:spacing w:after="80" w:line="276" w:lineRule="auto"/>
      </w:pPr>
    </w:p>
    <w:p w14:paraId="3AE77C56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완료</w:t>
      </w:r>
      <w:r>
        <w:t xml:space="preserve"> 후:</w:t>
      </w:r>
    </w:p>
    <w:p w14:paraId="5D99C39C" w14:textId="77777777" w:rsidR="00E675FC" w:rsidRDefault="00E675FC" w:rsidP="00E675FC">
      <w:pPr>
        <w:spacing w:after="80" w:line="276" w:lineRule="auto"/>
      </w:pPr>
      <w:r>
        <w:lastRenderedPageBreak/>
        <w:t xml:space="preserve">python -m </w:t>
      </w:r>
      <w:proofErr w:type="spellStart"/>
      <w:r>
        <w:t>pytest</w:t>
      </w:r>
      <w:proofErr w:type="spellEnd"/>
      <w:r>
        <w:t xml:space="preserve"> tests/ -v</w:t>
      </w:r>
    </w:p>
    <w:p w14:paraId="6EF225BD" w14:textId="77777777" w:rsidR="00E675FC" w:rsidRDefault="00E675FC" w:rsidP="00E675FC">
      <w:pPr>
        <w:spacing w:after="80" w:line="276" w:lineRule="auto"/>
      </w:pPr>
      <w:r>
        <w:t xml:space="preserve">python -m </w:t>
      </w:r>
      <w:proofErr w:type="spellStart"/>
      <w:r>
        <w:t>pytest</w:t>
      </w:r>
      <w:proofErr w:type="spellEnd"/>
      <w:r>
        <w:t xml:space="preserve"> tests/entity/test_d_loc_01.py -v</w:t>
      </w:r>
    </w:p>
    <w:p w14:paraId="5A9EBD58" w14:textId="77777777" w:rsidR="00E675FC" w:rsidRDefault="00E675FC" w:rsidP="00E675FC">
      <w:pPr>
        <w:spacing w:after="80" w:line="276" w:lineRule="auto"/>
      </w:pPr>
    </w:p>
    <w:p w14:paraId="16D2B236" w14:textId="77777777" w:rsidR="00E675FC" w:rsidRDefault="00E675FC" w:rsidP="00E675FC">
      <w:pPr>
        <w:spacing w:after="80" w:line="276" w:lineRule="auto"/>
      </w:pPr>
      <w:r>
        <w:t>golden matched (UPDATE_GOLDEN 없음) 확인.</w:t>
      </w:r>
    </w:p>
    <w:p w14:paraId="2C0B81E8" w14:textId="77777777" w:rsidR="00E675FC" w:rsidRDefault="00E675FC" w:rsidP="00E675FC">
      <w:pPr>
        <w:spacing w:after="80" w:line="276" w:lineRule="auto"/>
      </w:pPr>
      <w:r>
        <w:t>golden diff: 의도적 → ISS/Report 근거 + UPDATE_GOLDEN=</w:t>
      </w:r>
      <w:proofErr w:type="gramStart"/>
      <w:r>
        <w:t>1 /</w:t>
      </w:r>
      <w:proofErr w:type="gramEnd"/>
      <w:r>
        <w:t xml:space="preserve"> </w:t>
      </w:r>
      <w:proofErr w:type="spellStart"/>
      <w:r>
        <w:t>비의도</w:t>
      </w:r>
      <w:proofErr w:type="spellEnd"/>
      <w:r>
        <w:t xml:space="preserve"> → 롤백</w:t>
      </w:r>
    </w:p>
    <w:p w14:paraId="50837546" w14:textId="77777777" w:rsidR="00E675FC" w:rsidRDefault="00E675FC" w:rsidP="00E675FC">
      <w:pPr>
        <w:spacing w:after="80" w:line="276" w:lineRule="auto"/>
      </w:pPr>
    </w:p>
    <w:p w14:paraId="0E3B6B65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보고</w:t>
      </w:r>
      <w:r>
        <w:t xml:space="preserve">: 변경 요약 · </w:t>
      </w:r>
      <w:proofErr w:type="spellStart"/>
      <w:r>
        <w:t>pytest</w:t>
      </w:r>
      <w:proofErr w:type="spellEnd"/>
      <w:r>
        <w:t xml:space="preserve"> 결과 · golden matched 여부</w:t>
      </w:r>
    </w:p>
    <w:p w14:paraId="76460129" w14:textId="7CA2D7BD" w:rsidR="00203ACF" w:rsidRDefault="00203ACF" w:rsidP="00E675FC">
      <w:pPr>
        <w:spacing w:after="80" w:line="276" w:lineRule="auto"/>
      </w:pPr>
      <w:r>
        <w:rPr>
          <w:rFonts w:hint="eastAsia"/>
        </w:rPr>
        <w:t>```</w:t>
      </w:r>
    </w:p>
    <w:p w14:paraId="10CBB691" w14:textId="77777777" w:rsidR="009C168C" w:rsidRDefault="009C168C">
      <w:pPr>
        <w:spacing w:after="80" w:line="276" w:lineRule="auto"/>
      </w:pPr>
    </w:p>
    <w:p w14:paraId="2520AFFF" w14:textId="77777777" w:rsidR="00E675FC" w:rsidRPr="00E675FC" w:rsidRDefault="00E675FC" w:rsidP="00E675FC">
      <w:pPr>
        <w:spacing w:after="80" w:line="276" w:lineRule="auto"/>
        <w:rPr>
          <w:b/>
          <w:bCs/>
          <w:noProof/>
        </w:rPr>
      </w:pPr>
      <w:r w:rsidRPr="00E675FC">
        <w:rPr>
          <w:b/>
          <w:bCs/>
          <w:noProof/>
        </w:rPr>
        <w:t>완료 후 검증 (Agent 모드에서 실행)</w:t>
      </w:r>
    </w:p>
    <w:p w14:paraId="720C9E14" w14:textId="77777777" w:rsidR="00E675FC" w:rsidRPr="00E675FC" w:rsidRDefault="00E675FC" w:rsidP="00E675FC">
      <w:pPr>
        <w:spacing w:after="80" w:line="276" w:lineRule="auto"/>
        <w:rPr>
          <w:noProof/>
        </w:rPr>
      </w:pPr>
      <w:r w:rsidRPr="00E675FC">
        <w:rPr>
          <w:noProof/>
        </w:rPr>
        <w:t>python -m pytest tests/ -v</w:t>
      </w:r>
    </w:p>
    <w:p w14:paraId="69195A4D" w14:textId="77777777" w:rsidR="00E675FC" w:rsidRPr="00E675FC" w:rsidRDefault="00E675FC" w:rsidP="00E675FC">
      <w:pPr>
        <w:spacing w:after="80" w:line="276" w:lineRule="auto"/>
        <w:rPr>
          <w:noProof/>
        </w:rPr>
      </w:pPr>
      <w:r w:rsidRPr="00E675FC">
        <w:rPr>
          <w:noProof/>
        </w:rPr>
        <w:t>python -m pytest tests/entity/test_d_loc_01.py -v</w:t>
      </w:r>
    </w:p>
    <w:p w14:paraId="7318BBC0" w14:textId="2667FD91" w:rsidR="009C168C" w:rsidRPr="00E675FC" w:rsidRDefault="009C168C">
      <w:pPr>
        <w:spacing w:after="80" w:line="276" w:lineRule="auto"/>
        <w:rPr>
          <w:noProof/>
        </w:rPr>
      </w:pPr>
    </w:p>
    <w:p w14:paraId="48D7C578" w14:textId="77777777" w:rsidR="00E675FC" w:rsidRDefault="00E675FC">
      <w:pPr>
        <w:spacing w:after="80" w:line="276" w:lineRule="auto"/>
      </w:pPr>
    </w:p>
    <w:p w14:paraId="192ECA2B" w14:textId="77777777" w:rsidR="00E675FC" w:rsidRDefault="00E675F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1CCBD98" w14:textId="77777777" w:rsidR="00E675FC" w:rsidRPr="00E675FC" w:rsidRDefault="00E675FC" w:rsidP="00E675FC">
      <w:pPr>
        <w:spacing w:after="80" w:line="276" w:lineRule="auto"/>
        <w:rPr>
          <w:b/>
          <w:bCs/>
          <w:color w:val="C77A12"/>
          <w:sz w:val="36"/>
          <w:szCs w:val="36"/>
          <w:u w:val="single"/>
        </w:rPr>
      </w:pPr>
      <w:r w:rsidRPr="00E675FC">
        <w:rPr>
          <w:b/>
          <w:bCs/>
          <w:color w:val="C77A12"/>
          <w:sz w:val="36"/>
          <w:szCs w:val="36"/>
          <w:u w:val="single"/>
        </w:rPr>
        <w:lastRenderedPageBreak/>
        <w:t>UI Track /refactor-safe 프롬프트</w:t>
      </w:r>
    </w:p>
    <w:p w14:paraId="4B9F5981" w14:textId="0CB8E2EC" w:rsidR="00E675FC" w:rsidRPr="00E675FC" w:rsidRDefault="00E675FC" w:rsidP="00382FA8">
      <w:pPr>
        <w:spacing w:after="80" w:line="276" w:lineRule="auto"/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 xml:space="preserve">a. </w:t>
      </w:r>
      <w:r w:rsidRPr="00E675FC">
        <w:rPr>
          <w:b/>
          <w:bCs/>
          <w:sz w:val="28"/>
          <w:szCs w:val="28"/>
          <w:u w:val="single"/>
        </w:rPr>
        <w:t xml:space="preserve">Logic 완료 후 /refactor-smell 재실행하고, </w:t>
      </w:r>
    </w:p>
    <w:p w14:paraId="1BC46466" w14:textId="77777777" w:rsidR="00E675FC" w:rsidRDefault="00E675FC" w:rsidP="00E675FC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Ask</w:t>
      </w:r>
      <w:r w:rsidRPr="00203ACF">
        <w:br/>
      </w:r>
      <w:r w:rsidRPr="00203ACF">
        <w:rPr>
          <w:b/>
          <w:bCs/>
        </w:rPr>
        <w:t>Command:</w:t>
      </w:r>
      <w:r w:rsidRPr="00203ACF">
        <w:t> /refactor-smell</w:t>
      </w:r>
      <w:r w:rsidRPr="00203ACF">
        <w:br/>
      </w:r>
      <w:proofErr w:type="spellStart"/>
      <w:r w:rsidRPr="00203ACF">
        <w:rPr>
          <w:b/>
          <w:bCs/>
        </w:rPr>
        <w:t>브랜치</w:t>
      </w:r>
      <w:proofErr w:type="spellEnd"/>
      <w:r w:rsidRPr="00203ACF">
        <w:rPr>
          <w:b/>
          <w:bCs/>
        </w:rPr>
        <w:t>:</w:t>
      </w:r>
      <w:r w:rsidRPr="00203ACF">
        <w:t> refactoring</w:t>
      </w:r>
    </w:p>
    <w:p w14:paraId="584C5B9E" w14:textId="77777777" w:rsidR="00E675FC" w:rsidRPr="00203ACF" w:rsidRDefault="00E675FC" w:rsidP="00E675FC">
      <w:pPr>
        <w:spacing w:after="80" w:line="276" w:lineRule="auto"/>
      </w:pPr>
      <w:r>
        <w:rPr>
          <w:rFonts w:hint="eastAsia"/>
        </w:rPr>
        <w:t>```</w:t>
      </w:r>
    </w:p>
    <w:p w14:paraId="0463AFF1" w14:textId="77777777" w:rsidR="00E675FC" w:rsidRPr="00203ACF" w:rsidRDefault="00E675FC" w:rsidP="00E675FC">
      <w:pPr>
        <w:spacing w:after="80" w:line="276" w:lineRule="auto"/>
      </w:pPr>
      <w:r w:rsidRPr="00203ACF">
        <w:t>/</w:t>
      </w:r>
      <w:proofErr w:type="gramStart"/>
      <w:r w:rsidRPr="00203ACF">
        <w:t>refactor</w:t>
      </w:r>
      <w:proofErr w:type="gramEnd"/>
      <w:r w:rsidRPr="00203ACF">
        <w:t>-smell</w:t>
      </w:r>
    </w:p>
    <w:p w14:paraId="7F616778" w14:textId="77777777" w:rsidR="00E675FC" w:rsidRPr="00203ACF" w:rsidRDefault="00E675FC" w:rsidP="00E675FC">
      <w:pPr>
        <w:spacing w:after="80" w:line="276" w:lineRule="auto"/>
      </w:pPr>
      <w:r w:rsidRPr="00203ACF">
        <w:t xml:space="preserve">Phase: refactor | Scope: </w:t>
      </w:r>
      <w:proofErr w:type="spellStart"/>
      <w:r w:rsidRPr="00203ACF">
        <w:t>src</w:t>
      </w:r>
      <w:proofErr w:type="spellEnd"/>
      <w:r w:rsidRPr="00203ACF">
        <w:t xml:space="preserve">/ tests/ | Track: </w:t>
      </w:r>
      <w:proofErr w:type="spellStart"/>
      <w:r w:rsidRPr="00203ACF">
        <w:t>Logic+UI</w:t>
      </w:r>
      <w:proofErr w:type="spellEnd"/>
    </w:p>
    <w:p w14:paraId="56CB6C44" w14:textId="77777777" w:rsidR="00E675FC" w:rsidRPr="00203ACF" w:rsidRDefault="00E675FC" w:rsidP="00E675FC">
      <w:pPr>
        <w:spacing w:after="80" w:line="276" w:lineRule="auto"/>
      </w:pPr>
      <w:r w:rsidRPr="00203ACF">
        <w:t>전제 확인:</w:t>
      </w:r>
    </w:p>
    <w:p w14:paraId="55054857" w14:textId="77777777" w:rsidR="00E675FC" w:rsidRPr="00203ACF" w:rsidRDefault="00E675FC" w:rsidP="00E675FC">
      <w:pPr>
        <w:spacing w:after="80" w:line="276" w:lineRule="auto"/>
      </w:pPr>
      <w:r w:rsidRPr="00203ACF">
        <w:t xml:space="preserve">python -m </w:t>
      </w:r>
      <w:proofErr w:type="spellStart"/>
      <w:r w:rsidRPr="00203ACF">
        <w:t>pytest</w:t>
      </w:r>
      <w:proofErr w:type="spellEnd"/>
      <w:r w:rsidRPr="00203ACF">
        <w:t xml:space="preserve"> tests/ -v</w:t>
      </w:r>
    </w:p>
    <w:p w14:paraId="46B51110" w14:textId="77777777" w:rsidR="00E675FC" w:rsidRPr="00203ACF" w:rsidRDefault="00E675FC" w:rsidP="00E675FC">
      <w:pPr>
        <w:spacing w:after="80" w:line="276" w:lineRule="auto"/>
      </w:pPr>
      <w:r w:rsidRPr="00203ACF">
        <w:t>→ 전부 PASS 아니면 중단하고 알려줘.</w:t>
      </w:r>
    </w:p>
    <w:p w14:paraId="2B5C7C63" w14:textId="77777777" w:rsidR="00E675FC" w:rsidRPr="00203ACF" w:rsidRDefault="00E675FC" w:rsidP="00E675FC">
      <w:pPr>
        <w:spacing w:after="80" w:line="276" w:lineRule="auto"/>
      </w:pPr>
      <w:r w:rsidRPr="00203ACF">
        <w:t xml:space="preserve">다음 </w:t>
      </w:r>
      <w:proofErr w:type="spellStart"/>
      <w:r w:rsidRPr="00203ACF">
        <w:t>스멜</w:t>
      </w:r>
      <w:proofErr w:type="spellEnd"/>
      <w:r w:rsidRPr="00203ACF">
        <w:t xml:space="preserve"> 표로 </w:t>
      </w:r>
      <w:proofErr w:type="spellStart"/>
      <w:r w:rsidRPr="00203ACF">
        <w:t>src</w:t>
      </w:r>
      <w:proofErr w:type="spellEnd"/>
      <w:r w:rsidRPr="00203ACF">
        <w:t>/·</w:t>
      </w:r>
      <w:proofErr w:type="gramStart"/>
      <w:r w:rsidRPr="00203ACF">
        <w:t>tests/ 스캔</w:t>
      </w:r>
      <w:proofErr w:type="gramEnd"/>
      <w:r w:rsidRPr="00203ACF">
        <w:t xml:space="preserve"> (코드 수정·commit 금지):</w:t>
      </w:r>
    </w:p>
    <w:p w14:paraId="161CB92F" w14:textId="77777777" w:rsidR="00E675FC" w:rsidRPr="00203ACF" w:rsidRDefault="00E675FC" w:rsidP="00E675FC">
      <w:pPr>
        <w:spacing w:after="80" w:line="276" w:lineRule="auto"/>
      </w:pPr>
      <w:r w:rsidRPr="00203ACF">
        <w:t xml:space="preserve">| 우선순위 | </w:t>
      </w:r>
      <w:proofErr w:type="spellStart"/>
      <w:r w:rsidRPr="00203ACF">
        <w:t>스멜</w:t>
      </w:r>
      <w:proofErr w:type="spellEnd"/>
      <w:r w:rsidRPr="00203ACF">
        <w:t xml:space="preserve"> | 위치(</w:t>
      </w:r>
      <w:proofErr w:type="gramStart"/>
      <w:r w:rsidRPr="00203ACF">
        <w:t>파일:함수</w:t>
      </w:r>
      <w:proofErr w:type="gramEnd"/>
      <w:r w:rsidRPr="00203ACF">
        <w:t xml:space="preserve">) | 근거 | Change Budget 내 </w:t>
      </w:r>
      <w:proofErr w:type="spellStart"/>
      <w:r w:rsidRPr="00203ACF">
        <w:t>리팩터</w:t>
      </w:r>
      <w:proofErr w:type="spellEnd"/>
      <w:r w:rsidRPr="00203ACF">
        <w:t xml:space="preserve"> 후보 |</w:t>
      </w:r>
    </w:p>
    <w:p w14:paraId="66F90408" w14:textId="77777777" w:rsidR="00E675FC" w:rsidRPr="00203ACF" w:rsidRDefault="00E675FC" w:rsidP="00E675FC">
      <w:pPr>
        <w:spacing w:after="80" w:line="276" w:lineRule="auto"/>
      </w:pPr>
      <w:r w:rsidRPr="00203ACF">
        <w:t>| P0/P1/P2 | Long Method (&gt;25줄·책임2+) | | | |</w:t>
      </w:r>
    </w:p>
    <w:p w14:paraId="7A1C9D71" w14:textId="77777777" w:rsidR="00E675FC" w:rsidRPr="00203ACF" w:rsidRDefault="00E675FC" w:rsidP="00E675FC">
      <w:pPr>
        <w:spacing w:after="80" w:line="276" w:lineRule="auto"/>
      </w:pPr>
      <w:r w:rsidRPr="00203ACF">
        <w:t>| | Duplicated Code (10선 합 반복) | | | |</w:t>
      </w:r>
    </w:p>
    <w:p w14:paraId="36D0DF87" w14:textId="77777777" w:rsidR="00E675FC" w:rsidRPr="00203ACF" w:rsidRDefault="00E675FC" w:rsidP="00E675FC">
      <w:pPr>
        <w:spacing w:after="80" w:line="276" w:lineRule="auto"/>
      </w:pPr>
      <w:r w:rsidRPr="00203ACF">
        <w:t>| | Mysterious Name | | | |</w:t>
      </w:r>
    </w:p>
    <w:p w14:paraId="061C120B" w14:textId="77777777" w:rsidR="00E675FC" w:rsidRPr="00203ACF" w:rsidRDefault="00E675FC" w:rsidP="00E675FC">
      <w:pPr>
        <w:spacing w:after="80" w:line="276" w:lineRule="auto"/>
      </w:pPr>
      <w:r w:rsidRPr="00203ACF">
        <w:t>| | Magic Number (34/16/4 constants 밖) | | | |</w:t>
      </w:r>
    </w:p>
    <w:p w14:paraId="7DECD4DB" w14:textId="77777777" w:rsidR="00E675FC" w:rsidRPr="00203ACF" w:rsidRDefault="00E675FC" w:rsidP="00E675FC">
      <w:pPr>
        <w:spacing w:after="80" w:line="276" w:lineRule="auto"/>
      </w:pPr>
      <w:r w:rsidRPr="00203ACF">
        <w:t>| | ECB 위반 (</w:t>
      </w:r>
      <w:proofErr w:type="spellStart"/>
      <w:r w:rsidRPr="00203ACF">
        <w:t>import·entity</w:t>
      </w:r>
      <w:proofErr w:type="spellEnd"/>
      <w:r w:rsidRPr="00203ACF">
        <w:t xml:space="preserve"> E001~E005) | | | |</w:t>
      </w:r>
    </w:p>
    <w:p w14:paraId="01AEE3DA" w14:textId="77777777" w:rsidR="00E675FC" w:rsidRPr="00203ACF" w:rsidRDefault="00E675FC" w:rsidP="00E675FC">
      <w:pPr>
        <w:spacing w:after="80" w:line="276" w:lineRule="auto"/>
      </w:pPr>
      <w:r w:rsidRPr="00203ACF">
        <w:t>| | Feature Envy (boundary 도메인 로직) | | | |</w:t>
      </w:r>
    </w:p>
    <w:p w14:paraId="2D67D346" w14:textId="77777777" w:rsidR="00E675FC" w:rsidRPr="00203ACF" w:rsidRDefault="00E675FC" w:rsidP="00E675FC">
      <w:pPr>
        <w:spacing w:after="80" w:line="276" w:lineRule="auto"/>
      </w:pPr>
      <w:r w:rsidRPr="00203ACF">
        <w:t>Change Budget: 파일≤3 · 클래스≤1 · 메서드≤3</w:t>
      </w:r>
    </w:p>
    <w:p w14:paraId="0320FD4D" w14:textId="77777777" w:rsidR="00E675FC" w:rsidRPr="00203ACF" w:rsidRDefault="00E675FC" w:rsidP="00E675FC">
      <w:pPr>
        <w:spacing w:after="80" w:line="276" w:lineRule="auto"/>
      </w:pPr>
      <w:r w:rsidRPr="00203ACF">
        <w:t>출력: P0/P1/P2 표 + /refactor-</w:t>
      </w:r>
      <w:proofErr w:type="gramStart"/>
      <w:r w:rsidRPr="00203ACF">
        <w:t>safe 에</w:t>
      </w:r>
      <w:proofErr w:type="gramEnd"/>
      <w:r w:rsidRPr="00203ACF">
        <w:t xml:space="preserve"> 넘길 후보 1~3개 (Budget 내)</w:t>
      </w:r>
    </w:p>
    <w:p w14:paraId="23A2276D" w14:textId="77777777" w:rsidR="00E675FC" w:rsidRDefault="00E675FC" w:rsidP="00E675FC">
      <w:pPr>
        <w:spacing w:after="80" w:line="276" w:lineRule="auto"/>
      </w:pPr>
      <w:r w:rsidRPr="00203ACF">
        <w:t>다음: 가장 P0 1개만 골라 /refactor-safe 실행하라고 안내.</w:t>
      </w:r>
    </w:p>
    <w:p w14:paraId="1ECF39C6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```</w:t>
      </w:r>
    </w:p>
    <w:p w14:paraId="79D92DF1" w14:textId="77777777" w:rsidR="00E675FC" w:rsidRDefault="00E675FC" w:rsidP="00382FA8">
      <w:pPr>
        <w:spacing w:after="80" w:line="276" w:lineRule="auto"/>
        <w:rPr>
          <w:b/>
          <w:bCs/>
        </w:rPr>
      </w:pPr>
    </w:p>
    <w:p w14:paraId="70031B52" w14:textId="3ED2A173" w:rsidR="00E675FC" w:rsidRDefault="00E675FC" w:rsidP="00382FA8">
      <w:pPr>
        <w:spacing w:after="80" w:line="276" w:lineRule="auto"/>
        <w:rPr>
          <w:b/>
          <w:bCs/>
        </w:rPr>
      </w:pPr>
      <w:r w:rsidRPr="00E675FC">
        <w:rPr>
          <w:b/>
          <w:bCs/>
          <w:noProof/>
        </w:rPr>
        <w:lastRenderedPageBreak/>
        <w:drawing>
          <wp:inline distT="0" distB="0" distL="0" distR="0" wp14:anchorId="31889F0E" wp14:editId="3C2B1BBF">
            <wp:extent cx="6121400" cy="3830955"/>
            <wp:effectExtent l="0" t="0" r="0" b="0"/>
            <wp:docPr id="2130836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631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57B2" w14:textId="77777777" w:rsidR="00E675FC" w:rsidRDefault="00E675FC" w:rsidP="00382FA8">
      <w:pPr>
        <w:spacing w:after="80" w:line="276" w:lineRule="auto"/>
        <w:rPr>
          <w:b/>
          <w:bCs/>
        </w:rPr>
      </w:pPr>
    </w:p>
    <w:p w14:paraId="7F2C87B5" w14:textId="38BB40CA" w:rsidR="00E675FC" w:rsidRPr="00E675FC" w:rsidRDefault="00E675FC" w:rsidP="00E675FC">
      <w:pPr>
        <w:spacing w:after="80" w:line="276" w:lineRule="auto"/>
        <w:rPr>
          <w:b/>
          <w:bCs/>
          <w:sz w:val="28"/>
          <w:szCs w:val="28"/>
          <w:u w:val="single"/>
        </w:rPr>
      </w:pPr>
      <w:proofErr w:type="spellStart"/>
      <w:r>
        <w:rPr>
          <w:rFonts w:hint="eastAsia"/>
          <w:b/>
          <w:bCs/>
          <w:sz w:val="28"/>
          <w:szCs w:val="28"/>
          <w:u w:val="single"/>
        </w:rPr>
        <w:t>b.</w:t>
      </w:r>
      <w:r w:rsidRPr="00E675FC">
        <w:rPr>
          <w:b/>
          <w:bCs/>
          <w:sz w:val="28"/>
          <w:szCs w:val="28"/>
          <w:u w:val="single"/>
        </w:rPr>
        <w:t>UI</w:t>
      </w:r>
      <w:proofErr w:type="spellEnd"/>
      <w:r w:rsidRPr="00E675FC">
        <w:rPr>
          <w:b/>
          <w:bCs/>
          <w:sz w:val="28"/>
          <w:szCs w:val="28"/>
          <w:u w:val="single"/>
        </w:rPr>
        <w:t> </w:t>
      </w:r>
      <w:r w:rsidRPr="00E675FC">
        <w:rPr>
          <w:rFonts w:hint="eastAsia"/>
          <w:b/>
          <w:bCs/>
          <w:sz w:val="28"/>
          <w:szCs w:val="28"/>
          <w:u w:val="single"/>
        </w:rPr>
        <w:t>실행</w:t>
      </w:r>
    </w:p>
    <w:p w14:paraId="5EC8169D" w14:textId="77777777" w:rsidR="00E675FC" w:rsidRDefault="00E675FC" w:rsidP="00382FA8">
      <w:pPr>
        <w:spacing w:after="80" w:line="276" w:lineRule="auto"/>
        <w:rPr>
          <w:b/>
          <w:bCs/>
        </w:rPr>
      </w:pPr>
    </w:p>
    <w:p w14:paraId="7C77F416" w14:textId="50C5B436" w:rsidR="00382FA8" w:rsidRDefault="00382FA8" w:rsidP="00382FA8">
      <w:pPr>
        <w:spacing w:after="80" w:line="276" w:lineRule="auto"/>
      </w:pPr>
      <w:r w:rsidRPr="00203ACF">
        <w:rPr>
          <w:b/>
          <w:bCs/>
        </w:rPr>
        <w:t>모드:</w:t>
      </w:r>
      <w:r w:rsidRPr="00203ACF">
        <w:t> Agent</w:t>
      </w:r>
      <w:r w:rsidRPr="00203ACF">
        <w:br/>
      </w:r>
      <w:r w:rsidRPr="00203ACF">
        <w:rPr>
          <w:b/>
          <w:bCs/>
        </w:rPr>
        <w:t>Command:</w:t>
      </w:r>
      <w:r w:rsidRPr="00203ACF">
        <w:t> /refactor-safe</w:t>
      </w:r>
    </w:p>
    <w:p w14:paraId="20DBD932" w14:textId="77777777" w:rsidR="00382FA8" w:rsidRPr="00203ACF" w:rsidRDefault="00382FA8" w:rsidP="00382FA8">
      <w:pPr>
        <w:spacing w:after="80" w:line="276" w:lineRule="auto"/>
      </w:pPr>
      <w:r>
        <w:rPr>
          <w:rFonts w:hint="eastAsia"/>
        </w:rPr>
        <w:t>```</w:t>
      </w:r>
    </w:p>
    <w:p w14:paraId="0087130A" w14:textId="77777777" w:rsidR="00E675FC" w:rsidRDefault="00E675FC" w:rsidP="00E675FC">
      <w:pPr>
        <w:spacing w:after="80" w:line="276" w:lineRule="auto"/>
      </w:pPr>
      <w:r>
        <w:t>/</w:t>
      </w:r>
      <w:proofErr w:type="gramStart"/>
      <w:r>
        <w:t>refactor</w:t>
      </w:r>
      <w:proofErr w:type="gramEnd"/>
      <w:r>
        <w:t>-safe</w:t>
      </w:r>
    </w:p>
    <w:p w14:paraId="58F20BB9" w14:textId="77777777" w:rsidR="00E675FC" w:rsidRDefault="00E675FC" w:rsidP="00E675FC">
      <w:pPr>
        <w:spacing w:after="80" w:line="276" w:lineRule="auto"/>
      </w:pPr>
      <w:r>
        <w:t xml:space="preserve">Phase: refactor | Layer: boundary | Track: UI | Scope: </w:t>
      </w:r>
      <w:proofErr w:type="spellStart"/>
      <w:r>
        <w:t>src</w:t>
      </w:r>
      <w:proofErr w:type="spellEnd"/>
      <w:r>
        <w:t>/ tests/</w:t>
      </w:r>
    </w:p>
    <w:p w14:paraId="58B88EAD" w14:textId="77777777" w:rsidR="00E675FC" w:rsidRDefault="00E675FC" w:rsidP="00E675FC">
      <w:pPr>
        <w:spacing w:after="80" w:line="276" w:lineRule="auto"/>
      </w:pPr>
    </w:p>
    <w:p w14:paraId="3B465951" w14:textId="77777777" w:rsidR="00E675FC" w:rsidRDefault="00E675FC" w:rsidP="00E675FC">
      <w:pPr>
        <w:spacing w:after="80" w:line="276" w:lineRule="auto"/>
      </w:pPr>
      <w:proofErr w:type="spellStart"/>
      <w:r>
        <w:rPr>
          <w:rFonts w:hint="eastAsia"/>
        </w:rPr>
        <w:t>스멜</w:t>
      </w:r>
      <w:proofErr w:type="spellEnd"/>
      <w:r>
        <w:t xml:space="preserve"> 1개 (P1):</w:t>
      </w:r>
    </w:p>
    <w:p w14:paraId="14DD436F" w14:textId="77777777" w:rsidR="00E675FC" w:rsidRDefault="00E675FC" w:rsidP="00E675FC">
      <w:pPr>
        <w:spacing w:after="80" w:line="276" w:lineRule="auto"/>
      </w:pPr>
      <w:r>
        <w:t xml:space="preserve">- </w:t>
      </w:r>
      <w:proofErr w:type="spellStart"/>
      <w:r>
        <w:t>스멜</w:t>
      </w:r>
      <w:proofErr w:type="spellEnd"/>
      <w:r>
        <w:t>: Duplicated Code — GRID_G1 이중 정의</w:t>
      </w:r>
    </w:p>
    <w:p w14:paraId="0770A5FC" w14:textId="77777777" w:rsidR="00E675FC" w:rsidRDefault="00E675FC" w:rsidP="00E675FC">
      <w:pPr>
        <w:spacing w:after="80" w:line="276" w:lineRule="auto"/>
      </w:pPr>
      <w:r>
        <w:t xml:space="preserve">- 대상: </w:t>
      </w:r>
      <w:proofErr w:type="spellStart"/>
      <w:proofErr w:type="gramStart"/>
      <w:r>
        <w:t>src</w:t>
      </w:r>
      <w:proofErr w:type="spellEnd"/>
      <w:r>
        <w:t>/boundary/validation_app.py:GRID</w:t>
      </w:r>
      <w:proofErr w:type="gramEnd"/>
      <w:r>
        <w:t xml:space="preserve">_G1 ↔ </w:t>
      </w:r>
      <w:proofErr w:type="gramStart"/>
      <w:r>
        <w:t>tests/conftest.py:GRID</w:t>
      </w:r>
      <w:proofErr w:type="gramEnd"/>
      <w:r>
        <w:t>_G1</w:t>
      </w:r>
    </w:p>
    <w:p w14:paraId="079C71EB" w14:textId="77777777" w:rsidR="00E675FC" w:rsidRDefault="00E675FC" w:rsidP="00E675FC">
      <w:pPr>
        <w:spacing w:after="80" w:line="276" w:lineRule="auto"/>
      </w:pPr>
      <w:r>
        <w:t>- 작업: G1 격자를 단일 SSOT로 추출 (예: src/entity/grids.py 또는 tests/fixtures/g1.py 중 프로젝트 관례에 맞는 1곳)</w:t>
      </w:r>
    </w:p>
    <w:p w14:paraId="17CAEEC9" w14:textId="77777777" w:rsidR="00E675FC" w:rsidRDefault="00E675FC" w:rsidP="00E675FC">
      <w:pPr>
        <w:spacing w:after="80" w:line="276" w:lineRule="auto"/>
      </w:pPr>
      <w:r>
        <w:lastRenderedPageBreak/>
        <w:t xml:space="preserve">  - validation_app.py, conftest.py는 import로 참조</w:t>
      </w:r>
    </w:p>
    <w:p w14:paraId="5F374127" w14:textId="77777777" w:rsidR="00E675FC" w:rsidRDefault="00E675FC" w:rsidP="00E675FC">
      <w:pPr>
        <w:spacing w:after="80" w:line="276" w:lineRule="auto"/>
      </w:pPr>
      <w:r>
        <w:t xml:space="preserve">  - 격자 값·빈칸 좌표 불변 (docs/PRD.md §10.</w:t>
      </w:r>
      <w:proofErr w:type="gramStart"/>
      <w:r>
        <w:t>2 /</w:t>
      </w:r>
      <w:proofErr w:type="gramEnd"/>
      <w:r>
        <w:t xml:space="preserve"> §11)</w:t>
      </w:r>
    </w:p>
    <w:p w14:paraId="65CB4E7B" w14:textId="77777777" w:rsidR="00E675FC" w:rsidRDefault="00E675FC" w:rsidP="00E675FC">
      <w:pPr>
        <w:spacing w:after="80" w:line="276" w:lineRule="auto"/>
      </w:pPr>
      <w:r>
        <w:t>- Budget: 파일 ≤3 · 메서드 ≤3</w:t>
      </w:r>
    </w:p>
    <w:p w14:paraId="438EB24E" w14:textId="77777777" w:rsidR="00E675FC" w:rsidRDefault="00E675FC" w:rsidP="00E675FC">
      <w:pPr>
        <w:spacing w:after="80" w:line="276" w:lineRule="auto"/>
      </w:pPr>
    </w:p>
    <w:p w14:paraId="545B2A35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원칙</w:t>
      </w:r>
      <w:r>
        <w:t>:</w:t>
      </w:r>
    </w:p>
    <w:p w14:paraId="486F2538" w14:textId="77777777" w:rsidR="00E675FC" w:rsidRDefault="00E675FC" w:rsidP="00E675FC">
      <w:pPr>
        <w:spacing w:after="80" w:line="276" w:lineRule="auto"/>
      </w:pPr>
      <w:r>
        <w:t xml:space="preserve">- GRID_G1 값·grid_g1 </w:t>
      </w:r>
      <w:proofErr w:type="spellStart"/>
      <w:r>
        <w:t>픽스처</w:t>
      </w:r>
      <w:proofErr w:type="spellEnd"/>
      <w:r>
        <w:t xml:space="preserve"> 동작·GUI 초기 격자 불변</w:t>
      </w:r>
    </w:p>
    <w:p w14:paraId="6AF3B9BF" w14:textId="77777777" w:rsidR="00E675FC" w:rsidRDefault="00E675FC" w:rsidP="00E675FC">
      <w:pPr>
        <w:spacing w:after="80" w:line="276" w:lineRule="auto"/>
      </w:pPr>
      <w:r>
        <w:t>- boundary → entity import 허용, entity → boundary 금지</w:t>
      </w:r>
    </w:p>
    <w:p w14:paraId="2329BD83" w14:textId="77777777" w:rsidR="00E675FC" w:rsidRDefault="00E675FC" w:rsidP="00E675FC">
      <w:pPr>
        <w:spacing w:after="80" w:line="276" w:lineRule="auto"/>
      </w:pPr>
      <w:r>
        <w:t>- assert 완화·skip 금지</w:t>
      </w:r>
    </w:p>
    <w:p w14:paraId="13581E70" w14:textId="77777777" w:rsidR="00E675FC" w:rsidRDefault="00E675FC" w:rsidP="00E675FC">
      <w:pPr>
        <w:spacing w:after="80" w:line="276" w:lineRule="auto"/>
      </w:pPr>
      <w:r>
        <w:t>- 기능 추가·버그 수정 금지</w:t>
      </w:r>
    </w:p>
    <w:p w14:paraId="36946BFB" w14:textId="77777777" w:rsidR="00E675FC" w:rsidRDefault="00E675FC" w:rsidP="00E675FC">
      <w:pPr>
        <w:spacing w:after="80" w:line="276" w:lineRule="auto"/>
      </w:pPr>
    </w:p>
    <w:p w14:paraId="76FF45FC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완료</w:t>
      </w:r>
      <w:r>
        <w:t xml:space="preserve"> 후:</w:t>
      </w:r>
    </w:p>
    <w:p w14:paraId="3A2CD187" w14:textId="77777777" w:rsidR="00E675FC" w:rsidRDefault="00E675FC" w:rsidP="00E675FC">
      <w:pPr>
        <w:spacing w:after="80" w:line="276" w:lineRule="auto"/>
      </w:pPr>
      <w:r>
        <w:t xml:space="preserve">python -m </w:t>
      </w:r>
      <w:proofErr w:type="spellStart"/>
      <w:r>
        <w:t>pytest</w:t>
      </w:r>
      <w:proofErr w:type="spellEnd"/>
      <w:r>
        <w:t xml:space="preserve"> tests/ -v</w:t>
      </w:r>
    </w:p>
    <w:p w14:paraId="646F00FB" w14:textId="77777777" w:rsidR="00E675FC" w:rsidRDefault="00E675FC" w:rsidP="00E675FC">
      <w:pPr>
        <w:spacing w:after="80" w:line="276" w:lineRule="auto"/>
      </w:pPr>
      <w:r>
        <w:t xml:space="preserve">python -m </w:t>
      </w:r>
      <w:proofErr w:type="spellStart"/>
      <w:r>
        <w:t>pytest</w:t>
      </w:r>
      <w:proofErr w:type="spellEnd"/>
      <w:r>
        <w:t xml:space="preserve"> tests/boundary/ -v</w:t>
      </w:r>
    </w:p>
    <w:p w14:paraId="11858E54" w14:textId="77777777" w:rsidR="00E675FC" w:rsidRDefault="00E675FC" w:rsidP="00E675FC">
      <w:pPr>
        <w:spacing w:after="80" w:line="276" w:lineRule="auto"/>
      </w:pPr>
      <w:r>
        <w:t xml:space="preserve">python -m </w:t>
      </w:r>
      <w:proofErr w:type="spellStart"/>
      <w:r>
        <w:t>pytest</w:t>
      </w:r>
      <w:proofErr w:type="spellEnd"/>
      <w:r>
        <w:t xml:space="preserve"> tests/entity/test_d_loc_01.py -v</w:t>
      </w:r>
    </w:p>
    <w:p w14:paraId="4BB1EAA1" w14:textId="77777777" w:rsidR="00E675FC" w:rsidRDefault="00E675FC" w:rsidP="00E675FC">
      <w:pPr>
        <w:spacing w:after="80" w:line="276" w:lineRule="auto"/>
      </w:pPr>
    </w:p>
    <w:p w14:paraId="2253885B" w14:textId="77777777" w:rsidR="00E675FC" w:rsidRDefault="00E675FC" w:rsidP="00E675FC">
      <w:pPr>
        <w:spacing w:after="80" w:line="276" w:lineRule="auto"/>
      </w:pPr>
      <w:r>
        <w:rPr>
          <w:rFonts w:hint="eastAsia"/>
        </w:rPr>
        <w:t>보고</w:t>
      </w:r>
      <w:r>
        <w:t xml:space="preserve">: 변경 요약 · </w:t>
      </w:r>
      <w:proofErr w:type="spellStart"/>
      <w:r>
        <w:t>pytest</w:t>
      </w:r>
      <w:proofErr w:type="spellEnd"/>
      <w:r>
        <w:t xml:space="preserve"> 결과 · grid_g1·GUI 격자 일치 여부</w:t>
      </w:r>
    </w:p>
    <w:p w14:paraId="41112C42" w14:textId="566CADC7" w:rsidR="00382FA8" w:rsidRDefault="00382FA8" w:rsidP="00E675FC">
      <w:pPr>
        <w:spacing w:after="80" w:line="276" w:lineRule="auto"/>
      </w:pPr>
      <w:r>
        <w:rPr>
          <w:rFonts w:hint="eastAsia"/>
        </w:rPr>
        <w:t>```</w:t>
      </w:r>
    </w:p>
    <w:p w14:paraId="4FD6E040" w14:textId="77777777" w:rsidR="009C168C" w:rsidRDefault="009C168C">
      <w:pPr>
        <w:spacing w:after="80" w:line="276" w:lineRule="auto"/>
      </w:pPr>
    </w:p>
    <w:p w14:paraId="5BEF235B" w14:textId="77777777" w:rsidR="00E675FC" w:rsidRPr="00E675FC" w:rsidRDefault="00E675FC" w:rsidP="00E675FC">
      <w:pPr>
        <w:spacing w:after="80" w:line="276" w:lineRule="auto"/>
        <w:rPr>
          <w:b/>
          <w:bCs/>
        </w:rPr>
      </w:pPr>
      <w:r w:rsidRPr="00E675FC">
        <w:rPr>
          <w:b/>
          <w:bCs/>
        </w:rPr>
        <w:t>완료 후 검증 (Agent 모드에서 실행)</w:t>
      </w:r>
    </w:p>
    <w:p w14:paraId="002C467C" w14:textId="77777777" w:rsidR="00E675FC" w:rsidRPr="00E675FC" w:rsidRDefault="00E675FC" w:rsidP="00E675FC">
      <w:pPr>
        <w:spacing w:after="80" w:line="276" w:lineRule="auto"/>
      </w:pPr>
      <w:r w:rsidRPr="00E675FC">
        <w:t xml:space="preserve">python -m </w:t>
      </w:r>
      <w:proofErr w:type="spellStart"/>
      <w:r w:rsidRPr="00E675FC">
        <w:t>pytest</w:t>
      </w:r>
      <w:proofErr w:type="spellEnd"/>
      <w:r w:rsidRPr="00E675FC">
        <w:t xml:space="preserve"> tests/ -v</w:t>
      </w:r>
    </w:p>
    <w:p w14:paraId="3D98B027" w14:textId="77777777" w:rsidR="00E675FC" w:rsidRPr="00E675FC" w:rsidRDefault="00E675FC" w:rsidP="00E675FC">
      <w:pPr>
        <w:spacing w:after="80" w:line="276" w:lineRule="auto"/>
      </w:pPr>
      <w:r w:rsidRPr="00E675FC">
        <w:t xml:space="preserve">python -m </w:t>
      </w:r>
      <w:proofErr w:type="spellStart"/>
      <w:r w:rsidRPr="00E675FC">
        <w:t>pytest</w:t>
      </w:r>
      <w:proofErr w:type="spellEnd"/>
      <w:r w:rsidRPr="00E675FC">
        <w:t xml:space="preserve"> tests/boundary/ -v</w:t>
      </w:r>
    </w:p>
    <w:p w14:paraId="25AAAF59" w14:textId="77777777" w:rsidR="00E675FC" w:rsidRPr="00E675FC" w:rsidRDefault="00E675FC" w:rsidP="00E675FC">
      <w:pPr>
        <w:spacing w:after="80" w:line="276" w:lineRule="auto"/>
      </w:pPr>
      <w:r w:rsidRPr="00E675FC">
        <w:t xml:space="preserve">python -m </w:t>
      </w:r>
      <w:proofErr w:type="spellStart"/>
      <w:r w:rsidRPr="00E675FC">
        <w:t>pytest</w:t>
      </w:r>
      <w:proofErr w:type="spellEnd"/>
      <w:r w:rsidRPr="00E675FC">
        <w:t xml:space="preserve"> tests/entity/test_d_loc_01.py -v</w:t>
      </w:r>
    </w:p>
    <w:p w14:paraId="2040C0A6" w14:textId="77777777" w:rsidR="00E675FC" w:rsidRPr="00E675FC" w:rsidRDefault="00E675FC">
      <w:pPr>
        <w:spacing w:after="80" w:line="276" w:lineRule="auto"/>
      </w:pPr>
    </w:p>
    <w:p w14:paraId="6C2B91F9" w14:textId="365E6B29" w:rsidR="00E675FC" w:rsidRDefault="00B21422">
      <w:pPr>
        <w:spacing w:after="80" w:line="276" w:lineRule="auto"/>
      </w:pPr>
      <w:r w:rsidRPr="00B21422">
        <w:rPr>
          <w:noProof/>
        </w:rPr>
        <w:lastRenderedPageBreak/>
        <w:drawing>
          <wp:inline distT="0" distB="0" distL="0" distR="0" wp14:anchorId="5F41E11B" wp14:editId="747AE29F">
            <wp:extent cx="6121400" cy="2342515"/>
            <wp:effectExtent l="0" t="0" r="0" b="635"/>
            <wp:docPr id="64385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24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FC9D" w14:textId="77777777" w:rsidR="00B21422" w:rsidRPr="00382FA8" w:rsidRDefault="00B21422">
      <w:pPr>
        <w:spacing w:after="80" w:line="276" w:lineRule="auto"/>
      </w:pPr>
    </w:p>
    <w:p w14:paraId="7D2ECC64" w14:textId="77777777" w:rsidR="009C168C" w:rsidRDefault="009C168C" w:rsidP="009C168C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07641BAE" w14:textId="77777777" w:rsidR="009C168C" w:rsidRDefault="009C168C" w:rsidP="009C168C">
      <w:pPr>
        <w:spacing w:after="160"/>
        <w:rPr>
          <w:sz w:val="20"/>
          <w:szCs w:val="20"/>
        </w:rPr>
      </w:pPr>
    </w:p>
    <w:p w14:paraId="2686A5B9" w14:textId="77777777" w:rsidR="009C168C" w:rsidRDefault="009C168C" w:rsidP="009C168C">
      <w:pPr>
        <w:spacing w:after="160"/>
      </w:pPr>
      <w:r w:rsidRPr="00EF2295">
        <w:rPr>
          <w:noProof/>
        </w:rPr>
        <w:drawing>
          <wp:inline distT="0" distB="0" distL="0" distR="0" wp14:anchorId="52465263" wp14:editId="6ED380D8">
            <wp:extent cx="5760720" cy="536575"/>
            <wp:effectExtent l="0" t="0" r="0" b="0"/>
            <wp:docPr id="827411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761B" w14:textId="77777777" w:rsidR="00B21422" w:rsidRDefault="00B21422" w:rsidP="009C168C">
      <w:pPr>
        <w:spacing w:after="160"/>
      </w:pPr>
    </w:p>
    <w:p w14:paraId="40CFAB2D" w14:textId="24958CF0" w:rsidR="00B21422" w:rsidRDefault="00B21422" w:rsidP="009C168C">
      <w:pPr>
        <w:spacing w:after="160"/>
      </w:pPr>
      <w:r>
        <w:rPr>
          <w:rFonts w:hint="eastAsia"/>
        </w:rPr>
        <w:t>/</w:t>
      </w:r>
      <w:proofErr w:type="gramStart"/>
      <w:r>
        <w:rPr>
          <w:rFonts w:hint="eastAsia"/>
        </w:rPr>
        <w:t>export</w:t>
      </w:r>
      <w:proofErr w:type="gramEnd"/>
    </w:p>
    <w:p w14:paraId="68AD3F37" w14:textId="77777777" w:rsidR="00452574" w:rsidRDefault="00452574" w:rsidP="00452574">
      <w:pPr>
        <w:spacing w:after="80" w:line="276" w:lineRule="auto"/>
      </w:pPr>
    </w:p>
    <w:p w14:paraId="595F0456" w14:textId="77777777" w:rsidR="00452574" w:rsidRDefault="00452574" w:rsidP="00452574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2D362B8A" w14:textId="77777777" w:rsidR="00452574" w:rsidRDefault="00452574" w:rsidP="00452574">
      <w:pPr>
        <w:spacing w:after="80" w:line="276" w:lineRule="auto"/>
      </w:pPr>
    </w:p>
    <w:p w14:paraId="21FD6A66" w14:textId="77777777" w:rsidR="00B21422" w:rsidRDefault="00B21422" w:rsidP="009C168C">
      <w:pPr>
        <w:spacing w:after="160"/>
      </w:pPr>
    </w:p>
    <w:p w14:paraId="169076F0" w14:textId="77C9AE21" w:rsidR="008A0E4A" w:rsidRDefault="008A0E4A">
      <w:pPr>
        <w:widowControl/>
        <w:wordWrap/>
        <w:autoSpaceDE/>
        <w:autoSpaceDN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br w:type="page"/>
      </w:r>
    </w:p>
    <w:p w14:paraId="21413631" w14:textId="77777777" w:rsidR="00BD50EA" w:rsidRPr="008A0E4A" w:rsidRDefault="00000000">
      <w:pPr>
        <w:pBdr>
          <w:left w:val="single" w:sz="24" w:space="10" w:color="2A7D6F"/>
        </w:pBdr>
        <w:spacing w:before="180" w:after="90" w:line="268" w:lineRule="auto"/>
        <w:ind w:left="140"/>
        <w:rPr>
          <w:sz w:val="48"/>
          <w:szCs w:val="48"/>
        </w:rPr>
      </w:pPr>
      <w:r w:rsidRPr="008A0E4A">
        <w:rPr>
          <w:b/>
          <w:bCs/>
          <w:color w:val="2A7D6F"/>
          <w:sz w:val="48"/>
          <w:szCs w:val="48"/>
        </w:rPr>
        <w:lastRenderedPageBreak/>
        <w:t xml:space="preserve">STEP </w:t>
      </w:r>
      <w:proofErr w:type="gramStart"/>
      <w:r w:rsidRPr="008A0E4A">
        <w:rPr>
          <w:b/>
          <w:bCs/>
          <w:color w:val="2A7D6F"/>
          <w:sz w:val="48"/>
          <w:szCs w:val="48"/>
        </w:rPr>
        <w:t xml:space="preserve">6  </w:t>
      </w:r>
      <w:r w:rsidRPr="008A0E4A">
        <w:rPr>
          <w:b/>
          <w:bCs/>
          <w:color w:val="1F3A5F"/>
          <w:sz w:val="48"/>
          <w:szCs w:val="48"/>
        </w:rPr>
        <w:t>R</w:t>
      </w:r>
      <w:proofErr w:type="gramEnd"/>
      <w:r w:rsidRPr="008A0E4A">
        <w:rPr>
          <w:b/>
          <w:bCs/>
          <w:color w:val="1F3A5F"/>
          <w:sz w:val="48"/>
          <w:szCs w:val="48"/>
        </w:rPr>
        <w:t xml:space="preserve"> — Repeat (반복)</w:t>
      </w:r>
    </w:p>
    <w:p w14:paraId="5DC8B869" w14:textId="24913381" w:rsidR="00BD50EA" w:rsidRDefault="00000000">
      <w:pPr>
        <w:spacing w:after="80" w:line="276" w:lineRule="auto"/>
      </w:pPr>
      <w:r>
        <w:t>한 사이클을 ⑧ 문서화(Skill: documentation, Report/Transcript)로 닫고, 다음 질문(③ Ask)으로 돌아갑니다. 테스트 케이스가 모두 통과할 때까지, 최소 3회 이상 사이클을 반복합니다. 이 반복이 쌓여 Magic Square가 완성됩니다.</w:t>
      </w:r>
    </w:p>
    <w:p w14:paraId="6701467F" w14:textId="77777777" w:rsidR="009C168C" w:rsidRDefault="009C168C">
      <w:pPr>
        <w:spacing w:after="80" w:line="276" w:lineRule="auto"/>
      </w:pPr>
    </w:p>
    <w:p w14:paraId="11042C24" w14:textId="251F4400" w:rsidR="009C168C" w:rsidRDefault="009C168C" w:rsidP="009C168C">
      <w:pPr>
        <w:spacing w:after="80" w:line="276" w:lineRule="auto"/>
      </w:pPr>
      <w:r>
        <w:rPr>
          <w:rFonts w:hint="eastAsia"/>
        </w:rPr>
        <w:t>※</w:t>
      </w:r>
      <w:r>
        <w:t xml:space="preserve"> Report/Transcript 자동 생성은 Skill에서 정립.</w:t>
      </w:r>
    </w:p>
    <w:p w14:paraId="29B9458D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1. 현재 상태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5974"/>
      </w:tblGrid>
      <w:tr w:rsidR="009C168C" w:rsidRPr="009C168C" w14:paraId="6DCD02D3" w14:textId="77777777" w:rsidTr="000F316E">
        <w:trPr>
          <w:tblHeader/>
        </w:trPr>
        <w:tc>
          <w:tcPr>
            <w:tcW w:w="1898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E09BD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항목</w:t>
            </w:r>
          </w:p>
        </w:tc>
        <w:tc>
          <w:tcPr>
            <w:tcW w:w="3102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8777F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상태</w:t>
            </w:r>
          </w:p>
        </w:tc>
      </w:tr>
      <w:tr w:rsidR="009C168C" w:rsidRPr="009C168C" w14:paraId="54D9A5AA" w14:textId="77777777" w:rsidTr="000F316E">
        <w:tc>
          <w:tcPr>
            <w:tcW w:w="189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241A0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Skill</w:t>
            </w:r>
          </w:p>
        </w:tc>
        <w:tc>
          <w:tcPr>
            <w:tcW w:w="310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C8366" w14:textId="77777777" w:rsidR="009C168C" w:rsidRPr="009C168C" w:rsidRDefault="009C168C" w:rsidP="009C168C">
            <w:pPr>
              <w:spacing w:after="80" w:line="276" w:lineRule="auto"/>
            </w:pPr>
            <w:proofErr w:type="gramStart"/>
            <w:r w:rsidRPr="009C168C">
              <w:t>.cursor</w:t>
            </w:r>
            <w:proofErr w:type="gramEnd"/>
            <w:r w:rsidRPr="009C168C">
              <w:t>/skills/magic-square-</w:t>
            </w:r>
            <w:proofErr w:type="spellStart"/>
            <w:r w:rsidRPr="009C168C">
              <w:t>tdd</w:t>
            </w:r>
            <w:proofErr w:type="spellEnd"/>
            <w:r w:rsidRPr="009C168C">
              <w:t>만 존재 (TDD 절차)</w:t>
            </w:r>
          </w:p>
        </w:tc>
      </w:tr>
      <w:tr w:rsidR="009C168C" w:rsidRPr="009C168C" w14:paraId="10EB2E54" w14:textId="77777777" w:rsidTr="000F316E">
        <w:tc>
          <w:tcPr>
            <w:tcW w:w="189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53AC8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Report/Transcript Skill</w:t>
            </w:r>
          </w:p>
        </w:tc>
        <w:tc>
          <w:tcPr>
            <w:tcW w:w="310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CE433" w14:textId="77777777" w:rsidR="009C168C" w:rsidRPr="009C168C" w:rsidRDefault="009C168C" w:rsidP="009C168C">
            <w:pPr>
              <w:spacing w:after="80" w:line="276" w:lineRule="auto"/>
            </w:pPr>
            <w:proofErr w:type="spellStart"/>
            <w:r w:rsidRPr="009C168C">
              <w:rPr>
                <w:b/>
                <w:bCs/>
              </w:rPr>
              <w:t>미작성</w:t>
            </w:r>
            <w:proofErr w:type="spellEnd"/>
          </w:p>
        </w:tc>
      </w:tr>
      <w:tr w:rsidR="009C168C" w:rsidRPr="009C168C" w14:paraId="1C3695E8" w14:textId="77777777" w:rsidTr="000F316E">
        <w:tc>
          <w:tcPr>
            <w:tcW w:w="189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D1007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Command /export-session 등</w:t>
            </w:r>
          </w:p>
        </w:tc>
        <w:tc>
          <w:tcPr>
            <w:tcW w:w="310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CA944" w14:textId="77777777" w:rsidR="009C168C" w:rsidRPr="009C168C" w:rsidRDefault="009C168C" w:rsidP="009C168C">
            <w:pPr>
              <w:spacing w:after="80" w:line="276" w:lineRule="auto"/>
            </w:pPr>
            <w:r w:rsidRPr="009C168C">
              <w:rPr>
                <w:b/>
                <w:bCs/>
              </w:rPr>
              <w:t>없음</w:t>
            </w:r>
          </w:p>
        </w:tc>
      </w:tr>
      <w:tr w:rsidR="009C168C" w:rsidRPr="009C168C" w14:paraId="64D9D32C" w14:textId="77777777" w:rsidTr="000F316E">
        <w:tc>
          <w:tcPr>
            <w:tcW w:w="1898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1B706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자동화</w:t>
            </w:r>
          </w:p>
        </w:tc>
        <w:tc>
          <w:tcPr>
            <w:tcW w:w="3102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767E7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세션 종료 시 </w:t>
            </w:r>
            <w:r w:rsidRPr="009C168C">
              <w:rPr>
                <w:b/>
                <w:bCs/>
              </w:rPr>
              <w:t>사용자 한 줄 프롬프트</w:t>
            </w:r>
          </w:p>
        </w:tc>
      </w:tr>
    </w:tbl>
    <w:p w14:paraId="1387190D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이미 쌓인 SSOT(복사할 표준)</w:t>
      </w:r>
    </w:p>
    <w:p w14:paraId="40D8C7F0" w14:textId="77777777" w:rsidR="009C168C" w:rsidRPr="009C168C" w:rsidRDefault="009C168C">
      <w:pPr>
        <w:numPr>
          <w:ilvl w:val="0"/>
          <w:numId w:val="23"/>
        </w:numPr>
        <w:spacing w:after="80" w:line="276" w:lineRule="auto"/>
      </w:pPr>
      <w:r w:rsidRPr="009C168C">
        <w:t xml:space="preserve">Report: Report/04 ~ Report/08 — STEP 1 주제, STEP 2 산출물 표, </w:t>
      </w:r>
      <w:proofErr w:type="spellStart"/>
      <w:r w:rsidRPr="009C168C">
        <w:t>pytest·Golden</w:t>
      </w:r>
      <w:proofErr w:type="spellEnd"/>
      <w:r w:rsidRPr="009C168C">
        <w:t>·다음 작업</w:t>
      </w:r>
    </w:p>
    <w:p w14:paraId="577B0F36" w14:textId="77777777" w:rsidR="009C168C" w:rsidRPr="009C168C" w:rsidRDefault="009C168C">
      <w:pPr>
        <w:numPr>
          <w:ilvl w:val="0"/>
          <w:numId w:val="23"/>
        </w:numPr>
        <w:spacing w:after="80" w:line="276" w:lineRule="auto"/>
      </w:pPr>
      <w:r w:rsidRPr="009C168C">
        <w:t>Transcript: Prompting/04 ~ 08 — _Exported on …, _Source: &lt;</w:t>
      </w:r>
      <w:proofErr w:type="spellStart"/>
      <w:r w:rsidRPr="009C168C">
        <w:t>uuid</w:t>
      </w:r>
      <w:proofErr w:type="spellEnd"/>
      <w:proofErr w:type="gramStart"/>
      <w:r w:rsidRPr="009C168C">
        <w:t>&gt;.</w:t>
      </w:r>
      <w:proofErr w:type="spellStart"/>
      <w:r w:rsidRPr="009C168C">
        <w:t>jsonl</w:t>
      </w:r>
      <w:proofErr w:type="spellEnd"/>
      <w:proofErr w:type="gramEnd"/>
      <w:r w:rsidRPr="009C168C">
        <w:t>, User/Cursor 교차, [REDACTED]·_[Tool: …]_</w:t>
      </w:r>
    </w:p>
    <w:p w14:paraId="27038055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번호 규칙 (혼동 주의)</w:t>
      </w:r>
    </w:p>
    <w:p w14:paraId="4C5EFE11" w14:textId="77777777" w:rsidR="009C168C" w:rsidRPr="009C168C" w:rsidRDefault="009C168C">
      <w:pPr>
        <w:numPr>
          <w:ilvl w:val="0"/>
          <w:numId w:val="24"/>
        </w:numPr>
        <w:spacing w:after="80" w:line="276" w:lineRule="auto"/>
      </w:pPr>
      <w:r w:rsidRPr="009C168C">
        <w:rPr>
          <w:b/>
          <w:bCs/>
        </w:rPr>
        <w:t>Report 번호</w:t>
      </w:r>
      <w:r w:rsidRPr="009C168C">
        <w:t xml:space="preserve"> = 파일 </w:t>
      </w:r>
      <w:proofErr w:type="spellStart"/>
      <w:r w:rsidRPr="009C168C">
        <w:t>접두</w:t>
      </w:r>
      <w:proofErr w:type="spellEnd"/>
      <w:r w:rsidRPr="009C168C">
        <w:t> 01~08 (문서 시퀀스)</w:t>
      </w:r>
    </w:p>
    <w:p w14:paraId="7345AD10" w14:textId="77777777" w:rsidR="009C168C" w:rsidRPr="009C168C" w:rsidRDefault="009C168C">
      <w:pPr>
        <w:numPr>
          <w:ilvl w:val="0"/>
          <w:numId w:val="24"/>
        </w:numPr>
        <w:spacing w:after="80" w:line="276" w:lineRule="auto"/>
      </w:pPr>
      <w:r w:rsidRPr="009C168C">
        <w:rPr>
          <w:b/>
          <w:bCs/>
        </w:rPr>
        <w:t>세션 번호</w:t>
      </w:r>
      <w:r w:rsidRPr="009C168C">
        <w:t> = 제목의 Session N (작업 주제)</w:t>
      </w:r>
    </w:p>
    <w:p w14:paraId="530D2550" w14:textId="77777777" w:rsidR="009C168C" w:rsidRPr="009C168C" w:rsidRDefault="009C168C">
      <w:pPr>
        <w:numPr>
          <w:ilvl w:val="0"/>
          <w:numId w:val="24"/>
        </w:numPr>
        <w:spacing w:after="80" w:line="276" w:lineRule="auto"/>
      </w:pPr>
      <w:r w:rsidRPr="009C168C">
        <w:t>둘이 1:1이 아님 → Skill에 </w:t>
      </w:r>
      <w:r w:rsidRPr="009C168C">
        <w:rPr>
          <w:b/>
          <w:bCs/>
        </w:rPr>
        <w:t>「다음 번호 = Report/·</w:t>
      </w:r>
      <w:proofErr w:type="gramStart"/>
      <w:r w:rsidRPr="009C168C">
        <w:rPr>
          <w:b/>
          <w:bCs/>
        </w:rPr>
        <w:t>Prompting/ 최대</w:t>
      </w:r>
      <w:proofErr w:type="gramEnd"/>
      <w:r w:rsidRPr="009C168C">
        <w:rPr>
          <w:b/>
          <w:bCs/>
        </w:rPr>
        <w:t xml:space="preserve"> NN + 1」</w:t>
      </w:r>
      <w:r w:rsidRPr="009C168C">
        <w:t> 규칙을 명시해야 함</w:t>
      </w:r>
    </w:p>
    <w:p w14:paraId="3A5D5A7C" w14:textId="77777777" w:rsidR="009C168C" w:rsidRPr="009C168C" w:rsidRDefault="00000000" w:rsidP="009C168C">
      <w:pPr>
        <w:spacing w:after="80" w:line="276" w:lineRule="auto"/>
      </w:pPr>
      <w:r>
        <w:pict w14:anchorId="1EF1A10F">
          <v:rect id="_x0000_i1066" style="width:0;height:1.5pt" o:hralign="center" o:hrstd="t" o:hr="t" fillcolor="#a0a0a0" stroked="f"/>
        </w:pict>
      </w:r>
    </w:p>
    <w:p w14:paraId="2A651A85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2. 정립 절차 (4단계)</w:t>
      </w:r>
    </w:p>
    <w:p w14:paraId="03B72122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① 요구사항 고정</w:t>
      </w:r>
    </w:p>
    <w:p w14:paraId="237ECD66" w14:textId="77777777" w:rsidR="009C168C" w:rsidRPr="009C168C" w:rsidRDefault="009C168C" w:rsidP="009C168C">
      <w:pPr>
        <w:spacing w:after="80" w:line="276" w:lineRule="auto"/>
      </w:pPr>
      <w:r w:rsidRPr="009C168C">
        <w:lastRenderedPageBreak/>
        <w:t>Skill이 할 일을 한 문장으로:</w:t>
      </w:r>
    </w:p>
    <w:p w14:paraId="529A96CC" w14:textId="77777777" w:rsidR="009C168C" w:rsidRPr="009C168C" w:rsidRDefault="009C168C" w:rsidP="009C168C">
      <w:pPr>
        <w:spacing w:after="80" w:line="276" w:lineRule="auto"/>
        <w:rPr>
          <w:i/>
          <w:iCs/>
        </w:rPr>
      </w:pPr>
      <w:r w:rsidRPr="009C168C">
        <w:rPr>
          <w:b/>
          <w:bCs/>
          <w:i/>
          <w:iCs/>
        </w:rPr>
        <w:t>ARRR/TDD 세션 종료 시, 채팅·</w:t>
      </w:r>
      <w:proofErr w:type="spellStart"/>
      <w:r w:rsidRPr="009C168C">
        <w:rPr>
          <w:b/>
          <w:bCs/>
          <w:i/>
          <w:iCs/>
        </w:rPr>
        <w:t>pytest·git</w:t>
      </w:r>
      <w:proofErr w:type="spellEnd"/>
      <w:r w:rsidRPr="009C168C">
        <w:rPr>
          <w:b/>
          <w:bCs/>
          <w:i/>
          <w:iCs/>
        </w:rPr>
        <w:t>·변경 파일을 바탕으로 Report/</w:t>
      </w:r>
      <w:proofErr w:type="spellStart"/>
      <w:r w:rsidRPr="009C168C">
        <w:rPr>
          <w:b/>
          <w:bCs/>
          <w:i/>
          <w:iCs/>
        </w:rPr>
        <w:t>NN·Prompting</w:t>
      </w:r>
      <w:proofErr w:type="spellEnd"/>
      <w:r w:rsidRPr="009C168C">
        <w:rPr>
          <w:b/>
          <w:bCs/>
          <w:i/>
          <w:iCs/>
        </w:rPr>
        <w:t>/NN을 기존 형식으로 생성하고 README 링크를 갱신한다.</w:t>
      </w:r>
    </w:p>
    <w:p w14:paraId="0F97FAA9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트리거 (description에 넣을 WHEN)</w:t>
      </w:r>
    </w:p>
    <w:p w14:paraId="5477E41C" w14:textId="77777777" w:rsidR="009C168C" w:rsidRPr="009C168C" w:rsidRDefault="009C168C">
      <w:pPr>
        <w:numPr>
          <w:ilvl w:val="0"/>
          <w:numId w:val="25"/>
        </w:numPr>
        <w:spacing w:after="80" w:line="276" w:lineRule="auto"/>
      </w:pPr>
      <w:r w:rsidRPr="009C168C">
        <w:t>사용자: </w:t>
      </w:r>
      <w:r w:rsidRPr="009C168C">
        <w:rPr>
          <w:i/>
          <w:iCs/>
        </w:rPr>
        <w:t>Report/Transcript</w:t>
      </w:r>
      <w:r w:rsidRPr="009C168C">
        <w:t>, </w:t>
      </w:r>
      <w:r w:rsidRPr="009C168C">
        <w:rPr>
          <w:i/>
          <w:iCs/>
        </w:rPr>
        <w:t>Export</w:t>
      </w:r>
      <w:r w:rsidRPr="009C168C">
        <w:t>, </w:t>
      </w:r>
      <w:r w:rsidRPr="009C168C">
        <w:rPr>
          <w:i/>
          <w:iCs/>
        </w:rPr>
        <w:t>세션 보고</w:t>
      </w:r>
      <w:r w:rsidRPr="009C168C">
        <w:t>, </w:t>
      </w:r>
      <w:r w:rsidRPr="009C168C">
        <w:rPr>
          <w:i/>
          <w:iCs/>
        </w:rPr>
        <w:t>ARRR 완료 보고</w:t>
      </w:r>
    </w:p>
    <w:p w14:paraId="1676E14A" w14:textId="77777777" w:rsidR="009C168C" w:rsidRPr="009C168C" w:rsidRDefault="009C168C">
      <w:pPr>
        <w:numPr>
          <w:ilvl w:val="0"/>
          <w:numId w:val="25"/>
        </w:numPr>
        <w:spacing w:after="80" w:line="276" w:lineRule="auto"/>
      </w:pPr>
      <w:r w:rsidRPr="009C168C">
        <w:t>Phase: repeat 또는 Command 완료 직후</w:t>
      </w:r>
    </w:p>
    <w:p w14:paraId="69AD8290" w14:textId="77777777" w:rsidR="009C168C" w:rsidRPr="009C168C" w:rsidRDefault="009C168C">
      <w:pPr>
        <w:numPr>
          <w:ilvl w:val="0"/>
          <w:numId w:val="25"/>
        </w:numPr>
        <w:spacing w:after="80" w:line="276" w:lineRule="auto"/>
      </w:pPr>
      <w:r w:rsidRPr="009C168C">
        <w:rPr>
          <w:b/>
          <w:bCs/>
        </w:rPr>
        <w:t>자동 실행 여부</w:t>
      </w:r>
      <w:r w:rsidRPr="009C168C">
        <w:t>: 기본은 disable-model-invocation: true(명시 호출만). 매 세션 자동이면 Rule/Hook과 겹치므로 나중에 검토</w:t>
      </w:r>
    </w:p>
    <w:p w14:paraId="4076AE5F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하지 않을 일 (금지)</w:t>
      </w:r>
    </w:p>
    <w:p w14:paraId="240C471C" w14:textId="77777777" w:rsidR="009C168C" w:rsidRPr="009C168C" w:rsidRDefault="009C168C">
      <w:pPr>
        <w:numPr>
          <w:ilvl w:val="0"/>
          <w:numId w:val="26"/>
        </w:numPr>
        <w:spacing w:after="80" w:line="276" w:lineRule="auto"/>
      </w:pPr>
      <w:r w:rsidRPr="009C168C">
        <w:t>git commit (사용자 요청 전)</w:t>
      </w:r>
    </w:p>
    <w:p w14:paraId="0610B36C" w14:textId="77777777" w:rsidR="009C168C" w:rsidRPr="009C168C" w:rsidRDefault="009C168C">
      <w:pPr>
        <w:numPr>
          <w:ilvl w:val="0"/>
          <w:numId w:val="26"/>
        </w:numPr>
        <w:spacing w:after="80" w:line="276" w:lineRule="auto"/>
      </w:pPr>
      <w:r w:rsidRPr="009C168C">
        <w:t>UPDATE_GOLDEN 임의 실행</w:t>
      </w:r>
    </w:p>
    <w:p w14:paraId="49BFFD31" w14:textId="77777777" w:rsidR="009C168C" w:rsidRPr="009C168C" w:rsidRDefault="009C168C">
      <w:pPr>
        <w:numPr>
          <w:ilvl w:val="0"/>
          <w:numId w:val="26"/>
        </w:numPr>
        <w:spacing w:after="80" w:line="276" w:lineRule="auto"/>
      </w:pPr>
      <w:r w:rsidRPr="009C168C">
        <w:t>채팅에 없는 내용 </w:t>
      </w:r>
      <w:r w:rsidRPr="009C168C">
        <w:rPr>
          <w:b/>
          <w:bCs/>
        </w:rPr>
        <w:t>추측</w:t>
      </w:r>
      <w:r w:rsidRPr="009C168C">
        <w:t>으로 Report에 기재</w:t>
      </w:r>
    </w:p>
    <w:p w14:paraId="65611B2A" w14:textId="77777777" w:rsidR="009C168C" w:rsidRPr="009C168C" w:rsidRDefault="00000000" w:rsidP="009C168C">
      <w:pPr>
        <w:spacing w:after="80" w:line="276" w:lineRule="auto"/>
      </w:pPr>
      <w:r>
        <w:pict w14:anchorId="36BC8415">
          <v:rect id="_x0000_i1067" style="width:0;height:1.5pt" o:hralign="center" o:hrstd="t" o:hr="t" fillcolor="#a0a0a0" stroked="f"/>
        </w:pict>
      </w:r>
    </w:p>
    <w:p w14:paraId="595BF658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② 디렉터리·파일 생성</w:t>
      </w:r>
    </w:p>
    <w:p w14:paraId="380670E0" w14:textId="77777777" w:rsidR="009C168C" w:rsidRPr="009C168C" w:rsidRDefault="009C168C" w:rsidP="009C168C">
      <w:pPr>
        <w:spacing w:after="80" w:line="276" w:lineRule="auto"/>
      </w:pPr>
      <w:r w:rsidRPr="009C168C">
        <w:t>프로젝트 Skill 권장 경로:</w:t>
      </w:r>
    </w:p>
    <w:p w14:paraId="6A251238" w14:textId="77777777" w:rsidR="009C168C" w:rsidRPr="009C168C" w:rsidRDefault="009C168C" w:rsidP="009C168C">
      <w:pPr>
        <w:spacing w:after="80" w:line="276" w:lineRule="auto"/>
      </w:pPr>
      <w:proofErr w:type="gramStart"/>
      <w:r w:rsidRPr="009C168C">
        <w:t>.cursor</w:t>
      </w:r>
      <w:proofErr w:type="gramEnd"/>
      <w:r w:rsidRPr="009C168C">
        <w:t>/skills/magic-square-docs/</w:t>
      </w:r>
    </w:p>
    <w:p w14:paraId="2B38EE2C" w14:textId="77777777" w:rsidR="009C168C" w:rsidRPr="009C168C" w:rsidRDefault="009C168C" w:rsidP="009C168C">
      <w:pPr>
        <w:spacing w:after="80" w:line="276" w:lineRule="auto"/>
      </w:pPr>
      <w:r w:rsidRPr="009C168C">
        <w:t>├── SKILL.md              # 메인 워크플로 (500줄 이하)</w:t>
      </w:r>
    </w:p>
    <w:p w14:paraId="4215E32E" w14:textId="77777777" w:rsidR="009C168C" w:rsidRPr="009C168C" w:rsidRDefault="009C168C" w:rsidP="009C168C">
      <w:pPr>
        <w:spacing w:after="80" w:line="276" w:lineRule="auto"/>
      </w:pPr>
      <w:r w:rsidRPr="009C168C">
        <w:t>├── report-template.md    # Phase별 STEP 목록</w:t>
      </w:r>
    </w:p>
    <w:p w14:paraId="5CB92357" w14:textId="77777777" w:rsidR="009C168C" w:rsidRPr="009C168C" w:rsidRDefault="009C168C" w:rsidP="009C168C">
      <w:pPr>
        <w:spacing w:after="80" w:line="276" w:lineRule="auto"/>
      </w:pPr>
      <w:r w:rsidRPr="009C168C">
        <w:t>├── transcript-template.md</w:t>
      </w:r>
    </w:p>
    <w:p w14:paraId="458DB352" w14:textId="77777777" w:rsidR="009C168C" w:rsidRPr="009C168C" w:rsidRDefault="009C168C" w:rsidP="009C168C">
      <w:pPr>
        <w:spacing w:after="80" w:line="276" w:lineRule="auto"/>
      </w:pPr>
      <w:r w:rsidRPr="009C168C">
        <w:t>└── phase-checklist.md    # RED/GREEN/REFACTOR/repeat 필수 항목</w:t>
      </w:r>
    </w:p>
    <w:p w14:paraId="68252E26" w14:textId="77777777" w:rsidR="009C168C" w:rsidRPr="009C168C" w:rsidRDefault="009C168C" w:rsidP="009C168C">
      <w:pPr>
        <w:spacing w:after="80" w:line="276" w:lineRule="auto"/>
      </w:pPr>
      <w:r w:rsidRPr="009C168C">
        <w:t>create-skill 가이드: </w:t>
      </w:r>
      <w:r w:rsidRPr="009C168C">
        <w:rPr>
          <w:b/>
          <w:bCs/>
        </w:rPr>
        <w:t>본문은 짧게</w:t>
      </w:r>
      <w:r w:rsidRPr="009C168C">
        <w:t>, 상세 템플릿은 reference로 분리.</w:t>
      </w:r>
    </w:p>
    <w:p w14:paraId="75684E14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SKILL.md frontmatter 예시</w:t>
      </w:r>
    </w:p>
    <w:p w14:paraId="3D885325" w14:textId="77777777" w:rsidR="009C168C" w:rsidRPr="009C168C" w:rsidRDefault="009C168C" w:rsidP="009C168C">
      <w:pPr>
        <w:spacing w:after="80" w:line="276" w:lineRule="auto"/>
      </w:pPr>
      <w:r w:rsidRPr="009C168C">
        <w:t>---</w:t>
      </w:r>
    </w:p>
    <w:p w14:paraId="31EA9247" w14:textId="77777777" w:rsidR="009C168C" w:rsidRPr="009C168C" w:rsidRDefault="009C168C" w:rsidP="009C168C">
      <w:pPr>
        <w:spacing w:after="80" w:line="276" w:lineRule="auto"/>
      </w:pPr>
      <w:r w:rsidRPr="009C168C">
        <w:t>name: magic-square-docs</w:t>
      </w:r>
    </w:p>
    <w:p w14:paraId="0EFA6D7C" w14:textId="77777777" w:rsidR="009C168C" w:rsidRPr="009C168C" w:rsidRDefault="009C168C" w:rsidP="009C168C">
      <w:pPr>
        <w:spacing w:after="80" w:line="276" w:lineRule="auto"/>
      </w:pPr>
      <w:r w:rsidRPr="009C168C">
        <w:t>description: &gt;-</w:t>
      </w:r>
    </w:p>
    <w:p w14:paraId="3846F0A9" w14:textId="77777777" w:rsidR="009C168C" w:rsidRPr="009C168C" w:rsidRDefault="009C168C" w:rsidP="009C168C">
      <w:pPr>
        <w:spacing w:after="80" w:line="276" w:lineRule="auto"/>
      </w:pPr>
      <w:r w:rsidRPr="009C168C">
        <w:t xml:space="preserve">  MagicSquare_1004 세션 </w:t>
      </w:r>
      <w:proofErr w:type="spellStart"/>
      <w:r w:rsidRPr="009C168C">
        <w:t>Report·Transcript</w:t>
      </w:r>
      <w:proofErr w:type="spellEnd"/>
      <w:r w:rsidRPr="009C168C">
        <w:t>를 Report/·Prompting/에</w:t>
      </w:r>
    </w:p>
    <w:p w14:paraId="148B493B" w14:textId="77777777" w:rsidR="009C168C" w:rsidRPr="009C168C" w:rsidRDefault="009C168C" w:rsidP="009C168C">
      <w:pPr>
        <w:spacing w:after="80" w:line="276" w:lineRule="auto"/>
      </w:pPr>
      <w:r w:rsidRPr="009C168C">
        <w:t xml:space="preserve">  기존 STEP 형식으로 생성·갱신한다. Report Export, Transcript,</w:t>
      </w:r>
    </w:p>
    <w:p w14:paraId="3E851B00" w14:textId="77777777" w:rsidR="009C168C" w:rsidRPr="009C168C" w:rsidRDefault="009C168C" w:rsidP="009C168C">
      <w:pPr>
        <w:spacing w:after="80" w:line="276" w:lineRule="auto"/>
      </w:pPr>
      <w:r w:rsidRPr="009C168C">
        <w:lastRenderedPageBreak/>
        <w:t xml:space="preserve">  ARRR 완료 보고, repeat Phase, 세션 N 보고서 작성 시 사용.</w:t>
      </w:r>
    </w:p>
    <w:p w14:paraId="13699C2E" w14:textId="77777777" w:rsidR="009C168C" w:rsidRPr="009C168C" w:rsidRDefault="009C168C" w:rsidP="009C168C">
      <w:pPr>
        <w:spacing w:after="80" w:line="276" w:lineRule="auto"/>
      </w:pPr>
      <w:r w:rsidRPr="009C168C">
        <w:t>---</w:t>
      </w:r>
    </w:p>
    <w:p w14:paraId="559947A2" w14:textId="77777777" w:rsidR="009C168C" w:rsidRPr="009C168C" w:rsidRDefault="00000000" w:rsidP="009C168C">
      <w:pPr>
        <w:spacing w:after="80" w:line="276" w:lineRule="auto"/>
      </w:pPr>
      <w:r>
        <w:pict w14:anchorId="7923E5FA">
          <v:rect id="_x0000_i1068" style="width:0;height:1.5pt" o:hralign="center" o:hrstd="t" o:hr="t" fillcolor="#a0a0a0" stroked="f"/>
        </w:pict>
      </w:r>
    </w:p>
    <w:p w14:paraId="745DF128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③ SKILL.md에 넣을 워크플로 (핵심)</w:t>
      </w:r>
    </w:p>
    <w:p w14:paraId="52F98D88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A — 입력 수집</w:t>
      </w:r>
    </w:p>
    <w:p w14:paraId="4AB779F1" w14:textId="77777777" w:rsidR="009C168C" w:rsidRPr="009C168C" w:rsidRDefault="009C168C">
      <w:pPr>
        <w:numPr>
          <w:ilvl w:val="0"/>
          <w:numId w:val="27"/>
        </w:numPr>
        <w:spacing w:after="80" w:line="276" w:lineRule="auto"/>
      </w:pPr>
      <w:r w:rsidRPr="009C168C">
        <w:t>직전 Report 1개 읽기 (Report/08 등) → STEP·톤·표 형식 SSOT</w:t>
      </w:r>
    </w:p>
    <w:p w14:paraId="7BCDDCBA" w14:textId="77777777" w:rsidR="009C168C" w:rsidRPr="009C168C" w:rsidRDefault="009C168C">
      <w:pPr>
        <w:numPr>
          <w:ilvl w:val="0"/>
          <w:numId w:val="27"/>
        </w:numPr>
        <w:spacing w:after="80" w:line="276" w:lineRule="auto"/>
      </w:pPr>
      <w:r w:rsidRPr="009C168C">
        <w:t>git status, git diff --stat, git log -3</w:t>
      </w:r>
    </w:p>
    <w:p w14:paraId="2399C508" w14:textId="77777777" w:rsidR="009C168C" w:rsidRPr="009C168C" w:rsidRDefault="009C168C">
      <w:pPr>
        <w:numPr>
          <w:ilvl w:val="0"/>
          <w:numId w:val="27"/>
        </w:numPr>
        <w:spacing w:after="80" w:line="276" w:lineRule="auto"/>
      </w:pPr>
      <w:r w:rsidRPr="009C168C">
        <w:t xml:space="preserve">python -m </w:t>
      </w:r>
      <w:proofErr w:type="spellStart"/>
      <w:r w:rsidRPr="009C168C">
        <w:t>pytest</w:t>
      </w:r>
      <w:proofErr w:type="spellEnd"/>
      <w:r w:rsidRPr="009C168C">
        <w:t xml:space="preserve"> </w:t>
      </w:r>
      <w:proofErr w:type="gramStart"/>
      <w:r w:rsidRPr="009C168C">
        <w:t>tests/ -</w:t>
      </w:r>
      <w:proofErr w:type="gramEnd"/>
      <w:r w:rsidRPr="009C168C">
        <w:t>v (또는 세션에 맞는 범위)</w:t>
      </w:r>
    </w:p>
    <w:p w14:paraId="5D288850" w14:textId="77777777" w:rsidR="009C168C" w:rsidRPr="009C168C" w:rsidRDefault="009C168C">
      <w:pPr>
        <w:numPr>
          <w:ilvl w:val="0"/>
          <w:numId w:val="27"/>
        </w:numPr>
        <w:spacing w:after="80" w:line="276" w:lineRule="auto"/>
      </w:pPr>
      <w:r w:rsidRPr="009C168C">
        <w:t>(있으면) Golden: test_d_sol_01 + matched/diff</w:t>
      </w:r>
    </w:p>
    <w:p w14:paraId="77025F0B" w14:textId="77777777" w:rsidR="009C168C" w:rsidRPr="009C168C" w:rsidRDefault="009C168C">
      <w:pPr>
        <w:numPr>
          <w:ilvl w:val="0"/>
          <w:numId w:val="27"/>
        </w:numPr>
        <w:spacing w:after="80" w:line="276" w:lineRule="auto"/>
      </w:pPr>
      <w:r w:rsidRPr="009C168C">
        <w:t xml:space="preserve">채팅의 </w:t>
      </w:r>
      <w:proofErr w:type="spellStart"/>
      <w:r w:rsidRPr="009C168C">
        <w:t>Phase·Track·Test</w:t>
      </w:r>
      <w:proofErr w:type="spellEnd"/>
      <w:r w:rsidRPr="009C168C">
        <w:t xml:space="preserve"> </w:t>
      </w:r>
      <w:proofErr w:type="spellStart"/>
      <w:r w:rsidRPr="009C168C">
        <w:t>ID·Command</w:t>
      </w:r>
      <w:proofErr w:type="spellEnd"/>
      <w:r w:rsidRPr="009C168C">
        <w:t xml:space="preserve"> (/red-skeleton 등)</w:t>
      </w:r>
    </w:p>
    <w:p w14:paraId="31051E1C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B — 다음 번호 결정</w:t>
      </w:r>
    </w:p>
    <w:p w14:paraId="2C60EE6A" w14:textId="77777777" w:rsidR="009C168C" w:rsidRPr="009C168C" w:rsidRDefault="009C168C" w:rsidP="009C168C">
      <w:pPr>
        <w:spacing w:after="80" w:line="276" w:lineRule="auto"/>
      </w:pPr>
      <w:r w:rsidRPr="009C168C">
        <w:t xml:space="preserve">NN = </w:t>
      </w:r>
      <w:proofErr w:type="gramStart"/>
      <w:r w:rsidRPr="009C168C">
        <w:t>max( Report/*.md</w:t>
      </w:r>
      <w:proofErr w:type="gramEnd"/>
      <w:r w:rsidRPr="009C168C">
        <w:t xml:space="preserve"> 번호, Prompting/*.md </w:t>
      </w:r>
      <w:proofErr w:type="gramStart"/>
      <w:r w:rsidRPr="009C168C">
        <w:t>번호 )</w:t>
      </w:r>
      <w:proofErr w:type="gramEnd"/>
      <w:r w:rsidRPr="009C168C">
        <w:t xml:space="preserve"> + 1</w:t>
      </w:r>
    </w:p>
    <w:p w14:paraId="1DA734F9" w14:textId="77777777" w:rsidR="009C168C" w:rsidRPr="009C168C" w:rsidRDefault="009C168C" w:rsidP="009C168C">
      <w:pPr>
        <w:spacing w:after="80" w:line="276" w:lineRule="auto"/>
      </w:pPr>
      <w:r w:rsidRPr="009C168C">
        <w:t>파일명: Report/</w:t>
      </w:r>
      <w:proofErr w:type="spellStart"/>
      <w:r w:rsidRPr="009C168C">
        <w:t>NN.MagicSquare_Session</w:t>
      </w:r>
      <w:proofErr w:type="spellEnd"/>
      <w:r w:rsidRPr="009C168C">
        <w:t>{S}_{Phase}_{Topic}_Report.md</w:t>
      </w:r>
    </w:p>
    <w:p w14:paraId="32A7ED7B" w14:textId="77777777" w:rsidR="009C168C" w:rsidRPr="009C168C" w:rsidRDefault="009C168C" w:rsidP="009C168C">
      <w:pPr>
        <w:spacing w:after="80" w:line="276" w:lineRule="auto"/>
      </w:pPr>
      <w:r w:rsidRPr="009C168C">
        <w:t xml:space="preserve">        </w:t>
      </w:r>
      <w:proofErr w:type="gramStart"/>
      <w:r w:rsidRPr="009C168C">
        <w:t>Prompting/NN.MagicSquare_Session{S}_{Phase}_{Topic}-Transcript.md</w:t>
      </w:r>
      <w:proofErr w:type="gramEnd"/>
    </w:p>
    <w:p w14:paraId="6F4E43EC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C — Report 작성</w:t>
      </w:r>
      <w:r w:rsidRPr="009C168C">
        <w:t> (report-template.md 참조)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5772"/>
      </w:tblGrid>
      <w:tr w:rsidR="009C168C" w:rsidRPr="009C168C" w14:paraId="519AF2FF" w14:textId="77777777" w:rsidTr="000F316E">
        <w:trPr>
          <w:tblHeader/>
        </w:trPr>
        <w:tc>
          <w:tcPr>
            <w:tcW w:w="2003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0B670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Phase</w:t>
            </w:r>
          </w:p>
        </w:tc>
        <w:tc>
          <w:tcPr>
            <w:tcW w:w="2997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3AA59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필수 STEP (최소)</w:t>
            </w:r>
          </w:p>
        </w:tc>
      </w:tr>
      <w:tr w:rsidR="009C168C" w:rsidRPr="009C168C" w14:paraId="49F1C8B1" w14:textId="77777777" w:rsidTr="000F316E">
        <w:tc>
          <w:tcPr>
            <w:tcW w:w="200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68F23C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RED (/red-skeleton, /red-test-plan)</w:t>
            </w:r>
          </w:p>
        </w:tc>
        <w:tc>
          <w:tcPr>
            <w:tcW w:w="29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1BA39" w14:textId="77777777" w:rsidR="009C168C" w:rsidRPr="009C168C" w:rsidRDefault="009C168C" w:rsidP="009C168C">
            <w:pPr>
              <w:spacing w:after="80" w:line="276" w:lineRule="auto"/>
            </w:pPr>
            <w:r w:rsidRPr="009C168C">
              <w:t xml:space="preserve">주제, 산출물, C2C·Test ID, </w:t>
            </w:r>
            <w:proofErr w:type="spellStart"/>
            <w:r w:rsidRPr="009C168C">
              <w:t>pytest</w:t>
            </w:r>
            <w:proofErr w:type="spellEnd"/>
            <w:r w:rsidRPr="009C168C">
              <w:t xml:space="preserve"> FAIL, Harness 이슈, 다음</w:t>
            </w:r>
          </w:p>
        </w:tc>
      </w:tr>
      <w:tr w:rsidR="009C168C" w:rsidRPr="009C168C" w14:paraId="3378B03E" w14:textId="77777777" w:rsidTr="000F316E">
        <w:tc>
          <w:tcPr>
            <w:tcW w:w="200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CF9AD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GREEN (/green-minimal)</w:t>
            </w:r>
          </w:p>
        </w:tc>
        <w:tc>
          <w:tcPr>
            <w:tcW w:w="29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F357B6" w14:textId="77777777" w:rsidR="009C168C" w:rsidRPr="009C168C" w:rsidRDefault="009C168C" w:rsidP="009C168C">
            <w:pPr>
              <w:spacing w:after="80" w:line="276" w:lineRule="auto"/>
            </w:pPr>
            <w:r w:rsidRPr="009C168C">
              <w:t xml:space="preserve">주제, 구현 파일, PASS ID, ECB, </w:t>
            </w:r>
            <w:proofErr w:type="spellStart"/>
            <w:r w:rsidRPr="009C168C">
              <w:t>pytest</w:t>
            </w:r>
            <w:proofErr w:type="spellEnd"/>
            <w:r w:rsidRPr="009C168C">
              <w:t xml:space="preserve"> PASS</w:t>
            </w:r>
          </w:p>
        </w:tc>
      </w:tr>
      <w:tr w:rsidR="009C168C" w:rsidRPr="009C168C" w14:paraId="65E67D63" w14:textId="77777777" w:rsidTr="000F316E">
        <w:tc>
          <w:tcPr>
            <w:tcW w:w="200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E0D2C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REFACTOR (/refactor-smell, /refactor-safe)</w:t>
            </w:r>
          </w:p>
        </w:tc>
        <w:tc>
          <w:tcPr>
            <w:tcW w:w="29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C11E0" w14:textId="77777777" w:rsidR="009C168C" w:rsidRPr="009C168C" w:rsidRDefault="009C168C" w:rsidP="009C168C">
            <w:pPr>
              <w:spacing w:after="80" w:line="276" w:lineRule="auto"/>
            </w:pPr>
            <w:proofErr w:type="spellStart"/>
            <w:r w:rsidRPr="009C168C">
              <w:t>스멜</w:t>
            </w:r>
            <w:proofErr w:type="spellEnd"/>
            <w:r w:rsidRPr="009C168C">
              <w:t xml:space="preserve">·Budget, Before/After, Golden, </w:t>
            </w:r>
            <w:proofErr w:type="spellStart"/>
            <w:r w:rsidRPr="009C168C">
              <w:t>pytest</w:t>
            </w:r>
            <w:proofErr w:type="spellEnd"/>
          </w:p>
        </w:tc>
      </w:tr>
      <w:tr w:rsidR="009C168C" w:rsidRPr="009C168C" w14:paraId="67360415" w14:textId="77777777" w:rsidTr="000F316E">
        <w:tc>
          <w:tcPr>
            <w:tcW w:w="2003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6535F3" w14:textId="77777777" w:rsidR="009C168C" w:rsidRPr="009C168C" w:rsidRDefault="009C168C" w:rsidP="009C168C">
            <w:pPr>
              <w:spacing w:after="80" w:line="276" w:lineRule="auto"/>
            </w:pPr>
            <w:r w:rsidRPr="009C168C">
              <w:rPr>
                <w:b/>
                <w:bCs/>
              </w:rPr>
              <w:t>repeat</w:t>
            </w:r>
            <w:r w:rsidRPr="009C168C">
              <w:t> (ARRR 1사이클)</w:t>
            </w:r>
          </w:p>
        </w:tc>
        <w:tc>
          <w:tcPr>
            <w:tcW w:w="2997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39634" w14:textId="77777777" w:rsidR="009C168C" w:rsidRPr="009C168C" w:rsidRDefault="009C168C" w:rsidP="009C168C">
            <w:pPr>
              <w:spacing w:after="80" w:line="276" w:lineRule="auto"/>
            </w:pPr>
            <w:r w:rsidRPr="009C168C">
              <w:t xml:space="preserve">RED/GREEN/REFACTOR 요약, Golden, </w:t>
            </w:r>
            <w:proofErr w:type="spellStart"/>
            <w:r w:rsidRPr="009C168C">
              <w:t>pytest</w:t>
            </w:r>
            <w:proofErr w:type="spellEnd"/>
            <w:r w:rsidRPr="009C168C">
              <w:t>, 다음 Ask(RED) 후보</w:t>
            </w:r>
          </w:p>
        </w:tc>
      </w:tr>
    </w:tbl>
    <w:p w14:paraId="1E478681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D — Transcript 작성</w:t>
      </w:r>
    </w:p>
    <w:p w14:paraId="38FFB36B" w14:textId="77777777" w:rsidR="009C168C" w:rsidRPr="009C168C" w:rsidRDefault="009C168C">
      <w:pPr>
        <w:numPr>
          <w:ilvl w:val="0"/>
          <w:numId w:val="28"/>
        </w:numPr>
        <w:spacing w:after="80" w:line="276" w:lineRule="auto"/>
      </w:pPr>
      <w:r w:rsidRPr="009C168C">
        <w:t xml:space="preserve">헤더: _Exported on …, _Source: &lt;agent-transcript </w:t>
      </w:r>
      <w:proofErr w:type="spellStart"/>
      <w:r w:rsidRPr="009C168C">
        <w:t>uuid</w:t>
      </w:r>
      <w:proofErr w:type="spellEnd"/>
      <w:proofErr w:type="gramStart"/>
      <w:r w:rsidRPr="009C168C">
        <w:t>&gt;.</w:t>
      </w:r>
      <w:proofErr w:type="spellStart"/>
      <w:r w:rsidRPr="009C168C">
        <w:t>jsonl</w:t>
      </w:r>
      <w:proofErr w:type="spellEnd"/>
      <w:proofErr w:type="gramEnd"/>
      <w:r w:rsidRPr="009C168C">
        <w:t> (알 수 없으면 _(</w:t>
      </w:r>
      <w:proofErr w:type="spellStart"/>
      <w:r w:rsidRPr="009C168C">
        <w:t>미기록</w:t>
      </w:r>
      <w:proofErr w:type="spellEnd"/>
      <w:r w:rsidRPr="009C168C">
        <w:t>)_)</w:t>
      </w:r>
    </w:p>
    <w:p w14:paraId="4492DE52" w14:textId="77777777" w:rsidR="009C168C" w:rsidRPr="009C168C" w:rsidRDefault="009C168C">
      <w:pPr>
        <w:numPr>
          <w:ilvl w:val="0"/>
          <w:numId w:val="28"/>
        </w:numPr>
        <w:spacing w:after="80" w:line="276" w:lineRule="auto"/>
      </w:pPr>
      <w:r w:rsidRPr="009C168C">
        <w:t>본문: User 지시 → Cursor 요약 → [REDACTED] + _[Tool: …]_ (세션 8·9 형식)</w:t>
      </w:r>
    </w:p>
    <w:p w14:paraId="5167D072" w14:textId="77777777" w:rsidR="009C168C" w:rsidRPr="009C168C" w:rsidRDefault="009C168C">
      <w:pPr>
        <w:numPr>
          <w:ilvl w:val="0"/>
          <w:numId w:val="28"/>
        </w:numPr>
        <w:spacing w:after="80" w:line="276" w:lineRule="auto"/>
      </w:pPr>
      <w:r w:rsidRPr="009C168C">
        <w:lastRenderedPageBreak/>
        <w:t>마지막: 생성된 Report/Transcript 경로 목록</w:t>
      </w:r>
    </w:p>
    <w:p w14:paraId="16B48B65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E — README 갱신</w:t>
      </w:r>
    </w:p>
    <w:p w14:paraId="27545D56" w14:textId="77777777" w:rsidR="009C168C" w:rsidRPr="009C168C" w:rsidRDefault="009C168C">
      <w:pPr>
        <w:numPr>
          <w:ilvl w:val="0"/>
          <w:numId w:val="29"/>
        </w:numPr>
        <w:spacing w:after="80" w:line="276" w:lineRule="auto"/>
      </w:pPr>
      <w:r w:rsidRPr="009C168C">
        <w:t>README.md 문서 표에 Report NN·한 줄 설명 추가</w:t>
      </w:r>
    </w:p>
    <w:p w14:paraId="6A8D7632" w14:textId="77777777" w:rsidR="009C168C" w:rsidRPr="009C168C" w:rsidRDefault="009C168C">
      <w:pPr>
        <w:numPr>
          <w:ilvl w:val="0"/>
          <w:numId w:val="29"/>
        </w:numPr>
        <w:spacing w:after="80" w:line="276" w:lineRule="auto"/>
      </w:pPr>
      <w:r w:rsidRPr="009C168C">
        <w:t>현재 상태 표는 </w:t>
      </w:r>
      <w:r w:rsidRPr="009C168C">
        <w:rPr>
          <w:b/>
          <w:bCs/>
        </w:rPr>
        <w:t>사실만</w:t>
      </w:r>
      <w:r w:rsidRPr="009C168C">
        <w:t> (</w:t>
      </w:r>
      <w:proofErr w:type="spellStart"/>
      <w:r w:rsidRPr="009C168C">
        <w:t>pytest</w:t>
      </w:r>
      <w:proofErr w:type="spellEnd"/>
      <w:r w:rsidRPr="009C168C">
        <w:t xml:space="preserve"> 개수, 완료 ID)</w:t>
      </w:r>
    </w:p>
    <w:p w14:paraId="4FFC40B8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Step F — 완료 보고 (채팅)</w:t>
      </w:r>
    </w:p>
    <w:p w14:paraId="1B4BA38B" w14:textId="77777777" w:rsidR="009C168C" w:rsidRPr="009C168C" w:rsidRDefault="009C168C">
      <w:pPr>
        <w:numPr>
          <w:ilvl w:val="0"/>
          <w:numId w:val="30"/>
        </w:numPr>
        <w:spacing w:after="80" w:line="276" w:lineRule="auto"/>
      </w:pPr>
      <w:r w:rsidRPr="009C168C">
        <w:t>저장 경로 2개 링크</w:t>
      </w:r>
    </w:p>
    <w:p w14:paraId="3FCDD706" w14:textId="77777777" w:rsidR="009C168C" w:rsidRPr="009C168C" w:rsidRDefault="009C168C">
      <w:pPr>
        <w:numPr>
          <w:ilvl w:val="0"/>
          <w:numId w:val="30"/>
        </w:numPr>
        <w:spacing w:after="80" w:line="276" w:lineRule="auto"/>
      </w:pPr>
      <w:r w:rsidRPr="009C168C">
        <w:t>Report 번호 vs 세션 번호 표기</w:t>
      </w:r>
    </w:p>
    <w:p w14:paraId="56BEDE9D" w14:textId="77777777" w:rsidR="009C168C" w:rsidRPr="009C168C" w:rsidRDefault="00000000" w:rsidP="009C168C">
      <w:pPr>
        <w:spacing w:after="80" w:line="276" w:lineRule="auto"/>
      </w:pPr>
      <w:r>
        <w:pict w14:anchorId="713AAB8B">
          <v:rect id="_x0000_i1069" style="width:0;height:1.5pt" o:hralign="center" o:hrstd="t" o:hr="t" fillcolor="#a0a0a0" stroked="f"/>
        </w:pict>
      </w:r>
    </w:p>
    <w:p w14:paraId="736F1A47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 xml:space="preserve">④ (선택) </w:t>
      </w:r>
      <w:proofErr w:type="spellStart"/>
      <w:r w:rsidRPr="009C168C">
        <w:rPr>
          <w:b/>
          <w:bCs/>
        </w:rPr>
        <w:t>Command·Rule·Hook</w:t>
      </w:r>
      <w:proofErr w:type="spellEnd"/>
      <w:r w:rsidRPr="009C168C">
        <w:rPr>
          <w:b/>
          <w:bCs/>
        </w:rPr>
        <w:t xml:space="preserve"> 연동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5308"/>
      </w:tblGrid>
      <w:tr w:rsidR="009C168C" w:rsidRPr="009C168C" w14:paraId="558F625C" w14:textId="77777777" w:rsidTr="000F316E">
        <w:trPr>
          <w:tblHeader/>
        </w:trPr>
        <w:tc>
          <w:tcPr>
            <w:tcW w:w="2244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00F8E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계층</w:t>
            </w:r>
          </w:p>
        </w:tc>
        <w:tc>
          <w:tcPr>
            <w:tcW w:w="2756" w:type="pct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17482" w14:textId="77777777" w:rsidR="009C168C" w:rsidRPr="009C168C" w:rsidRDefault="009C168C" w:rsidP="009C168C">
            <w:pPr>
              <w:spacing w:after="80" w:line="276" w:lineRule="auto"/>
              <w:rPr>
                <w:b/>
                <w:bCs/>
              </w:rPr>
            </w:pPr>
            <w:r w:rsidRPr="009C168C">
              <w:rPr>
                <w:b/>
                <w:bCs/>
              </w:rPr>
              <w:t>역할</w:t>
            </w:r>
          </w:p>
        </w:tc>
      </w:tr>
      <w:tr w:rsidR="009C168C" w:rsidRPr="009C168C" w14:paraId="49B26BDE" w14:textId="77777777" w:rsidTr="000F316E"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D5A08" w14:textId="77777777" w:rsidR="009C168C" w:rsidRPr="009C168C" w:rsidRDefault="009C168C" w:rsidP="009C168C">
            <w:pPr>
              <w:spacing w:after="80" w:line="276" w:lineRule="auto"/>
            </w:pPr>
            <w:proofErr w:type="gramStart"/>
            <w:r w:rsidRPr="009C168C">
              <w:rPr>
                <w:b/>
                <w:bCs/>
              </w:rPr>
              <w:t>Command</w:t>
            </w:r>
            <w:r w:rsidRPr="009C168C">
              <w:t> .</w:t>
            </w:r>
            <w:proofErr w:type="gramEnd"/>
            <w:r w:rsidRPr="009C168C">
              <w:t>cursor/commands/export-session.md</w:t>
            </w:r>
          </w:p>
        </w:tc>
        <w:tc>
          <w:tcPr>
            <w:tcW w:w="27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3EA5B" w14:textId="77777777" w:rsidR="009C168C" w:rsidRPr="009C168C" w:rsidRDefault="009C168C" w:rsidP="009C168C">
            <w:pPr>
              <w:spacing w:after="80" w:line="276" w:lineRule="auto"/>
            </w:pPr>
            <w:r w:rsidRPr="009C168C">
              <w:rPr>
                <w:i/>
                <w:iCs/>
              </w:rPr>
              <w:t>「</w:t>
            </w:r>
            <w:proofErr w:type="spellStart"/>
            <w:r w:rsidRPr="009C168C">
              <w:rPr>
                <w:i/>
                <w:iCs/>
              </w:rPr>
              <w:t>Report·Transcript</w:t>
            </w:r>
            <w:proofErr w:type="spellEnd"/>
            <w:r w:rsidRPr="009C168C">
              <w:rPr>
                <w:i/>
                <w:iCs/>
              </w:rPr>
              <w:t xml:space="preserve"> Export」</w:t>
            </w:r>
            <w:r w:rsidRPr="009C168C">
              <w:t> 한 줄 → Skill 로드 + checklist</w:t>
            </w:r>
          </w:p>
        </w:tc>
      </w:tr>
      <w:tr w:rsidR="009C168C" w:rsidRPr="009C168C" w14:paraId="53A7D297" w14:textId="77777777" w:rsidTr="000F316E"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0F013" w14:textId="77777777" w:rsidR="009C168C" w:rsidRPr="009C168C" w:rsidRDefault="009C168C" w:rsidP="009C168C">
            <w:pPr>
              <w:spacing w:after="80" w:line="276" w:lineRule="auto"/>
            </w:pPr>
            <w:proofErr w:type="gramStart"/>
            <w:r w:rsidRPr="009C168C">
              <w:rPr>
                <w:b/>
                <w:bCs/>
              </w:rPr>
              <w:t>Rule</w:t>
            </w:r>
            <w:r w:rsidRPr="009C168C">
              <w:t> .</w:t>
            </w:r>
            <w:proofErr w:type="spellStart"/>
            <w:r w:rsidRPr="009C168C">
              <w:t>cursorrules</w:t>
            </w:r>
            <w:proofErr w:type="spellEnd"/>
            <w:proofErr w:type="gramEnd"/>
            <w:r w:rsidRPr="009C168C">
              <w:t> 1줄</w:t>
            </w:r>
          </w:p>
        </w:tc>
        <w:tc>
          <w:tcPr>
            <w:tcW w:w="27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6ED3B" w14:textId="77777777" w:rsidR="009C168C" w:rsidRPr="009C168C" w:rsidRDefault="009C168C" w:rsidP="009C168C">
            <w:pPr>
              <w:spacing w:after="80" w:line="276" w:lineRule="auto"/>
            </w:pPr>
            <w:r w:rsidRPr="009C168C">
              <w:rPr>
                <w:i/>
                <w:iCs/>
              </w:rPr>
              <w:t>TDD 세션 종료 시 magic-square-docs 참고 (사용자 Export 요청 시)</w:t>
            </w:r>
          </w:p>
        </w:tc>
      </w:tr>
      <w:tr w:rsidR="009C168C" w:rsidRPr="009C168C" w14:paraId="7C43A579" w14:textId="77777777" w:rsidTr="000F316E">
        <w:tc>
          <w:tcPr>
            <w:tcW w:w="2244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46C2BF" w14:textId="77777777" w:rsidR="009C168C" w:rsidRPr="009C168C" w:rsidRDefault="009C168C" w:rsidP="009C168C">
            <w:pPr>
              <w:spacing w:after="80" w:line="276" w:lineRule="auto"/>
            </w:pPr>
            <w:r w:rsidRPr="009C168C">
              <w:rPr>
                <w:b/>
                <w:bCs/>
              </w:rPr>
              <w:t>Hook</w:t>
            </w:r>
          </w:p>
        </w:tc>
        <w:tc>
          <w:tcPr>
            <w:tcW w:w="2756" w:type="pct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9F5B2" w14:textId="77777777" w:rsidR="009C168C" w:rsidRPr="009C168C" w:rsidRDefault="009C168C" w:rsidP="009C168C">
            <w:pPr>
              <w:spacing w:after="80" w:line="276" w:lineRule="auto"/>
            </w:pPr>
            <w:r w:rsidRPr="009C168C">
              <w:t>자동 생성은 </w:t>
            </w:r>
            <w:proofErr w:type="spellStart"/>
            <w:r w:rsidRPr="009C168C">
              <w:rPr>
                <w:b/>
                <w:bCs/>
              </w:rPr>
              <w:t>비권장</w:t>
            </w:r>
            <w:proofErr w:type="spellEnd"/>
            <w:r w:rsidRPr="009C168C">
              <w:t> (세션 중간에 Report가 생김). repeat Phase 선언 후에만 쓰려면 stop hook + flag 검토</w:t>
            </w:r>
          </w:p>
        </w:tc>
      </w:tr>
    </w:tbl>
    <w:p w14:paraId="4A2FFDE1" w14:textId="77777777" w:rsidR="009C168C" w:rsidRPr="009C168C" w:rsidRDefault="009C168C" w:rsidP="009C168C">
      <w:pPr>
        <w:spacing w:after="80" w:line="276" w:lineRule="auto"/>
      </w:pPr>
      <w:r w:rsidRPr="009C168C">
        <w:t>TDD Skill(magic-square-</w:t>
      </w:r>
      <w:proofErr w:type="spellStart"/>
      <w:r w:rsidRPr="009C168C">
        <w:t>tdd</w:t>
      </w:r>
      <w:proofErr w:type="spellEnd"/>
      <w:r w:rsidRPr="009C168C">
        <w:t>) </w:t>
      </w:r>
      <w:r w:rsidRPr="009C168C">
        <w:rPr>
          <w:b/>
          <w:bCs/>
        </w:rPr>
        <w:t>완료 보고</w:t>
      </w:r>
      <w:r w:rsidRPr="009C168C">
        <w:t> 절에 한 줄 추가:</w:t>
      </w:r>
    </w:p>
    <w:p w14:paraId="2E2B825F" w14:textId="77777777" w:rsidR="009C168C" w:rsidRPr="009C168C" w:rsidRDefault="009C168C" w:rsidP="009C168C">
      <w:pPr>
        <w:spacing w:after="80" w:line="276" w:lineRule="auto"/>
      </w:pPr>
      <w:r w:rsidRPr="009C168C">
        <w:t>- 디스크 저장: `magic-square-docs` Skill — Report/NN + Prompting/NN (사용자 Export 요청 또는 repeat Phase)</w:t>
      </w:r>
    </w:p>
    <w:p w14:paraId="563543FD" w14:textId="77777777" w:rsidR="009C168C" w:rsidRPr="009C168C" w:rsidRDefault="00000000" w:rsidP="009C168C">
      <w:pPr>
        <w:spacing w:after="80" w:line="276" w:lineRule="auto"/>
      </w:pPr>
      <w:r>
        <w:pict w14:anchorId="72D3D9EC">
          <v:rect id="_x0000_i1070" style="width:0;height:1.5pt" o:hralign="center" o:hrstd="t" o:hr="t" fillcolor="#a0a0a0" stroked="f"/>
        </w:pict>
      </w:r>
    </w:p>
    <w:p w14:paraId="547E13B4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3. Phase별 Report 최소 목차 (repeat 포함)</w:t>
      </w:r>
    </w:p>
    <w:p w14:paraId="03C6D595" w14:textId="77777777" w:rsidR="009C168C" w:rsidRPr="009C168C" w:rsidRDefault="009C168C" w:rsidP="009C168C">
      <w:pPr>
        <w:spacing w:after="80" w:line="276" w:lineRule="auto"/>
      </w:pPr>
      <w:proofErr w:type="gramStart"/>
      <w:r w:rsidRPr="009C168C">
        <w:rPr>
          <w:b/>
          <w:bCs/>
        </w:rPr>
        <w:t>repeat /</w:t>
      </w:r>
      <w:proofErr w:type="gramEnd"/>
      <w:r w:rsidRPr="009C168C">
        <w:rPr>
          <w:b/>
          <w:bCs/>
        </w:rPr>
        <w:t xml:space="preserve"> ARRR 1사이클</w:t>
      </w:r>
      <w:r w:rsidRPr="009C168C">
        <w:t>용은 채팅 보고와 동일하게 Skill에 고정:</w:t>
      </w:r>
    </w:p>
    <w:p w14:paraId="7DFC6BE6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 STEP 1 — 주제 (1문장)</w:t>
      </w:r>
    </w:p>
    <w:p w14:paraId="57C44E4A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 STEP 2 — ARRR 1사이클 요약</w:t>
      </w:r>
    </w:p>
    <w:p w14:paraId="20FC50EA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### RED — Test ID, FAIL 요약 (또는 해당 사이클 없음)</w:t>
      </w:r>
    </w:p>
    <w:p w14:paraId="0AB8E74B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lastRenderedPageBreak/>
        <w:t xml:space="preserve">### GREEN — PASS ID, 변경 </w:t>
      </w:r>
      <w:proofErr w:type="spellStart"/>
      <w:r w:rsidRPr="009C168C">
        <w:rPr>
          <w:b/>
          <w:bCs/>
        </w:rPr>
        <w:t>src</w:t>
      </w:r>
      <w:proofErr w:type="spellEnd"/>
      <w:r w:rsidRPr="009C168C">
        <w:rPr>
          <w:b/>
          <w:bCs/>
        </w:rPr>
        <w:t>/</w:t>
      </w:r>
    </w:p>
    <w:p w14:paraId="728DEA41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 xml:space="preserve">### REFACTOR — </w:t>
      </w:r>
      <w:proofErr w:type="spellStart"/>
      <w:r w:rsidRPr="009C168C">
        <w:rPr>
          <w:b/>
          <w:bCs/>
        </w:rPr>
        <w:t>스멜</w:t>
      </w:r>
      <w:proofErr w:type="spellEnd"/>
      <w:r w:rsidRPr="009C168C">
        <w:rPr>
          <w:b/>
          <w:bCs/>
        </w:rPr>
        <w:t xml:space="preserve"> 1개, Budget</w:t>
      </w:r>
    </w:p>
    <w:p w14:paraId="4960C0CA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### Golden — matched / diff</w:t>
      </w:r>
    </w:p>
    <w:p w14:paraId="1FD0E4EB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 xml:space="preserve">### </w:t>
      </w:r>
      <w:proofErr w:type="spellStart"/>
      <w:r w:rsidRPr="009C168C">
        <w:rPr>
          <w:b/>
          <w:bCs/>
        </w:rPr>
        <w:t>pytest</w:t>
      </w:r>
      <w:proofErr w:type="spellEnd"/>
      <w:r w:rsidRPr="009C168C">
        <w:rPr>
          <w:b/>
          <w:bCs/>
        </w:rPr>
        <w:t xml:space="preserve"> — 명령 + 결과</w:t>
      </w:r>
    </w:p>
    <w:p w14:paraId="2BEAD58D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 STEP 3 — 다음 Ask(RED) 후보 (</w:t>
      </w:r>
      <w:proofErr w:type="spellStart"/>
      <w:r w:rsidRPr="009C168C">
        <w:rPr>
          <w:b/>
          <w:bCs/>
        </w:rPr>
        <w:t>reference.md·PRD</w:t>
      </w:r>
      <w:proofErr w:type="spellEnd"/>
      <w:r w:rsidRPr="009C168C">
        <w:rPr>
          <w:b/>
          <w:bCs/>
        </w:rPr>
        <w:t xml:space="preserve"> C2C)</w:t>
      </w:r>
    </w:p>
    <w:p w14:paraId="6B0F5551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>## STEP 4 — 미완료 D-</w:t>
      </w:r>
      <w:proofErr w:type="gramStart"/>
      <w:r w:rsidRPr="009C168C">
        <w:rPr>
          <w:b/>
          <w:bCs/>
        </w:rPr>
        <w:t>* /</w:t>
      </w:r>
      <w:proofErr w:type="gramEnd"/>
      <w:r w:rsidRPr="009C168C">
        <w:rPr>
          <w:b/>
          <w:bCs/>
        </w:rPr>
        <w:t xml:space="preserve"> U-* 우선순위 표</w:t>
      </w:r>
    </w:p>
    <w:p w14:paraId="4648EF20" w14:textId="77777777" w:rsidR="009C168C" w:rsidRPr="009C168C" w:rsidRDefault="009C168C" w:rsidP="009C168C">
      <w:pPr>
        <w:spacing w:after="80" w:line="276" w:lineRule="auto"/>
      </w:pPr>
      <w:r w:rsidRPr="009C168C">
        <w:rPr>
          <w:b/>
          <w:bCs/>
        </w:rPr>
        <w:t xml:space="preserve">## STEP 5 — </w:t>
      </w:r>
      <w:proofErr w:type="gramStart"/>
      <w:r w:rsidRPr="009C168C">
        <w:rPr>
          <w:b/>
          <w:bCs/>
        </w:rPr>
        <w:t>In /</w:t>
      </w:r>
      <w:proofErr w:type="gramEnd"/>
      <w:r w:rsidRPr="009C168C">
        <w:rPr>
          <w:b/>
          <w:bCs/>
        </w:rPr>
        <w:t xml:space="preserve"> Out · git commit 여부</w:t>
      </w:r>
    </w:p>
    <w:p w14:paraId="770A6B46" w14:textId="77777777" w:rsidR="009C168C" w:rsidRPr="009C168C" w:rsidRDefault="009C168C" w:rsidP="009C168C">
      <w:pPr>
        <w:spacing w:after="80" w:line="276" w:lineRule="auto"/>
      </w:pPr>
      <w:r w:rsidRPr="009C168C">
        <w:t>REFACTOR-only 사이클이면 RED/GREEN에 **「본 사이클 미수행 · 전제 PASS」**를 명시 (이전 Repeat 보고 누락 방지).</w:t>
      </w:r>
    </w:p>
    <w:p w14:paraId="65C255A9" w14:textId="77777777" w:rsidR="009C168C" w:rsidRPr="009C168C" w:rsidRDefault="00000000" w:rsidP="009C168C">
      <w:pPr>
        <w:spacing w:after="80" w:line="276" w:lineRule="auto"/>
      </w:pPr>
      <w:r>
        <w:pict w14:anchorId="445C1843">
          <v:rect id="_x0000_i1071" style="width:0;height:1.5pt" o:hralign="center" o:hrstd="t" o:hr="t" fillcolor="#a0a0a0" stroked="f"/>
        </w:pict>
      </w:r>
    </w:p>
    <w:p w14:paraId="6B5D30B3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4. Transcript UUID 출처</w:t>
      </w:r>
    </w:p>
    <w:p w14:paraId="712229FA" w14:textId="77777777" w:rsidR="009C168C" w:rsidRPr="009C168C" w:rsidRDefault="009C168C" w:rsidP="009C168C">
      <w:pPr>
        <w:spacing w:after="80" w:line="276" w:lineRule="auto"/>
      </w:pPr>
      <w:r w:rsidRPr="009C168C">
        <w:t>세션 9 형식:</w:t>
      </w:r>
    </w:p>
    <w:p w14:paraId="46B14BD7" w14:textId="77777777" w:rsidR="009C168C" w:rsidRPr="009C168C" w:rsidRDefault="009C168C" w:rsidP="009C168C">
      <w:pPr>
        <w:spacing w:after="80" w:line="276" w:lineRule="auto"/>
      </w:pPr>
      <w:r w:rsidRPr="009C168C">
        <w:t>_Source: 0aa88450-c027-4d2b-be5f-ac359673166e.jsonl</w:t>
      </w:r>
    </w:p>
    <w:p w14:paraId="1AB73FDD" w14:textId="77777777" w:rsidR="009C168C" w:rsidRPr="009C168C" w:rsidRDefault="009C168C">
      <w:pPr>
        <w:numPr>
          <w:ilvl w:val="0"/>
          <w:numId w:val="31"/>
        </w:numPr>
        <w:spacing w:after="80" w:line="276" w:lineRule="auto"/>
      </w:pPr>
      <w:r w:rsidRPr="009C168C">
        <w:t>Cursor </w:t>
      </w:r>
      <w:r w:rsidRPr="009C168C">
        <w:rPr>
          <w:b/>
          <w:bCs/>
        </w:rPr>
        <w:t>agent-transcripts</w:t>
      </w:r>
      <w:r w:rsidRPr="009C168C">
        <w:t> 폴더의 현재 채팅 UUID</w:t>
      </w:r>
    </w:p>
    <w:p w14:paraId="0319C314" w14:textId="77777777" w:rsidR="009C168C" w:rsidRPr="009C168C" w:rsidRDefault="009C168C">
      <w:pPr>
        <w:numPr>
          <w:ilvl w:val="0"/>
          <w:numId w:val="31"/>
        </w:numPr>
        <w:spacing w:after="80" w:line="276" w:lineRule="auto"/>
      </w:pPr>
      <w:r w:rsidRPr="009C168C">
        <w:t>Skill: </w:t>
      </w:r>
      <w:r w:rsidRPr="009C168C">
        <w:rPr>
          <w:i/>
          <w:iCs/>
        </w:rPr>
        <w:t xml:space="preserve">가능하면 transcript 경로 기록, 없으면 _(Source </w:t>
      </w:r>
      <w:proofErr w:type="spellStart"/>
      <w:r w:rsidRPr="009C168C">
        <w:rPr>
          <w:i/>
          <w:iCs/>
        </w:rPr>
        <w:t>미기록</w:t>
      </w:r>
      <w:proofErr w:type="spellEnd"/>
      <w:r w:rsidRPr="009C168C">
        <w:rPr>
          <w:i/>
          <w:iCs/>
        </w:rPr>
        <w:t>)_</w:t>
      </w:r>
    </w:p>
    <w:p w14:paraId="0E5D75D0" w14:textId="77777777" w:rsidR="009C168C" w:rsidRPr="009C168C" w:rsidRDefault="009C168C" w:rsidP="009C168C">
      <w:pPr>
        <w:spacing w:after="80" w:line="276" w:lineRule="auto"/>
      </w:pPr>
      <w:r w:rsidRPr="009C168C">
        <w:t>완전 자동 Export는 Cursor UI Export + Agent 정리 </w:t>
      </w:r>
      <w:r w:rsidRPr="009C168C">
        <w:rPr>
          <w:b/>
          <w:bCs/>
        </w:rPr>
        <w:t>하이브리드</w:t>
      </w:r>
      <w:r w:rsidRPr="009C168C">
        <w:t>가 현실적입니다.</w:t>
      </w:r>
    </w:p>
    <w:p w14:paraId="327D7219" w14:textId="77777777" w:rsidR="009C168C" w:rsidRPr="009C168C" w:rsidRDefault="00000000" w:rsidP="009C168C">
      <w:pPr>
        <w:spacing w:after="80" w:line="276" w:lineRule="auto"/>
      </w:pPr>
      <w:r>
        <w:pict w14:anchorId="1C1BA0FA">
          <v:rect id="_x0000_i1072" style="width:0;height:1.5pt" o:hralign="center" o:hrstd="t" o:hr="t" fillcolor="#a0a0a0" stroked="f"/>
        </w:pict>
      </w:r>
    </w:p>
    <w:p w14:paraId="118F0925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5. 검증 체크리스트 (Skill 정립 후 1회)</w:t>
      </w:r>
    </w:p>
    <w:p w14:paraId="375E7EAC" w14:textId="77777777" w:rsidR="009C168C" w:rsidRPr="009C168C" w:rsidRDefault="009C168C">
      <w:pPr>
        <w:numPr>
          <w:ilvl w:val="0"/>
          <w:numId w:val="32"/>
        </w:numPr>
        <w:spacing w:after="80" w:line="276" w:lineRule="auto"/>
      </w:pPr>
      <w:r w:rsidRPr="009C168C">
        <w:t>의도적으로 짧은 더미 세션 → Skill만으로 Report/09·Prompting/09 생성</w:t>
      </w:r>
    </w:p>
    <w:p w14:paraId="3F2E6919" w14:textId="77777777" w:rsidR="009C168C" w:rsidRPr="009C168C" w:rsidRDefault="009C168C">
      <w:pPr>
        <w:numPr>
          <w:ilvl w:val="0"/>
          <w:numId w:val="32"/>
        </w:numPr>
        <w:spacing w:after="80" w:line="276" w:lineRule="auto"/>
      </w:pPr>
      <w:r w:rsidRPr="009C168C">
        <w:t>STEP 번호·표 형식이 Report/08과 동일한지 diff</w:t>
      </w:r>
    </w:p>
    <w:p w14:paraId="7282AB09" w14:textId="77777777" w:rsidR="009C168C" w:rsidRPr="009C168C" w:rsidRDefault="009C168C">
      <w:pPr>
        <w:numPr>
          <w:ilvl w:val="0"/>
          <w:numId w:val="32"/>
        </w:numPr>
        <w:spacing w:after="80" w:line="276" w:lineRule="auto"/>
      </w:pPr>
      <w:r w:rsidRPr="009C168C">
        <w:t>README 링크 깨짐 없음</w:t>
      </w:r>
    </w:p>
    <w:p w14:paraId="19E87900" w14:textId="77777777" w:rsidR="009C168C" w:rsidRPr="009C168C" w:rsidRDefault="009C168C">
      <w:pPr>
        <w:numPr>
          <w:ilvl w:val="0"/>
          <w:numId w:val="32"/>
        </w:numPr>
        <w:spacing w:after="80" w:line="276" w:lineRule="auto"/>
      </w:pPr>
      <w:r w:rsidRPr="009C168C">
        <w:t>Report에 </w:t>
      </w:r>
      <w:r w:rsidRPr="009C168C">
        <w:rPr>
          <w:b/>
          <w:bCs/>
        </w:rPr>
        <w:t>채팅에 없는</w:t>
      </w:r>
      <w:r w:rsidRPr="009C168C">
        <w:t> </w:t>
      </w:r>
      <w:proofErr w:type="spellStart"/>
      <w:r w:rsidRPr="009C168C">
        <w:t>pytest</w:t>
      </w:r>
      <w:proofErr w:type="spellEnd"/>
      <w:r w:rsidRPr="009C168C">
        <w:t xml:space="preserve"> 결과가 없는지</w:t>
      </w:r>
    </w:p>
    <w:p w14:paraId="0676AAE1" w14:textId="77777777" w:rsidR="009C168C" w:rsidRPr="009C168C" w:rsidRDefault="009C168C">
      <w:pPr>
        <w:numPr>
          <w:ilvl w:val="0"/>
          <w:numId w:val="32"/>
        </w:numPr>
        <w:spacing w:after="80" w:line="276" w:lineRule="auto"/>
      </w:pPr>
      <w:r w:rsidRPr="009C168C">
        <w:t>magic-square-</w:t>
      </w:r>
      <w:proofErr w:type="spellStart"/>
      <w:r w:rsidRPr="009C168C">
        <w:t>tdd</w:t>
      </w:r>
      <w:proofErr w:type="spellEnd"/>
      <w:r w:rsidRPr="009C168C">
        <w:t>와 트리거 문구가 겹치지 않는지</w:t>
      </w:r>
    </w:p>
    <w:p w14:paraId="11861DDB" w14:textId="77777777" w:rsidR="009C168C" w:rsidRPr="009C168C" w:rsidRDefault="00000000" w:rsidP="009C168C">
      <w:pPr>
        <w:spacing w:after="80" w:line="276" w:lineRule="auto"/>
      </w:pPr>
      <w:r>
        <w:pict w14:anchorId="6AFB5A1B">
          <v:rect id="_x0000_i1073" style="width:0;height:1.5pt" o:hralign="center" o:hrstd="t" o:hr="t" fillcolor="#a0a0a0" stroked="f"/>
        </w:pict>
      </w:r>
    </w:p>
    <w:p w14:paraId="6134232A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6. 「세션 5 documentation Skill」의 의미</w:t>
      </w:r>
    </w:p>
    <w:p w14:paraId="2835DC79" w14:textId="77777777" w:rsidR="009C168C" w:rsidRPr="009C168C" w:rsidRDefault="009C168C" w:rsidP="009C168C">
      <w:pPr>
        <w:spacing w:after="80" w:line="276" w:lineRule="auto"/>
      </w:pPr>
      <w:r w:rsidRPr="009C168C">
        <w:t>프로젝트 </w:t>
      </w:r>
      <w:r w:rsidRPr="009C168C">
        <w:rPr>
          <w:b/>
          <w:bCs/>
        </w:rPr>
        <w:t>세션 5</w:t>
      </w:r>
      <w:r w:rsidRPr="009C168C">
        <w:t>는 Report/04 RED 스켈레톤 문서화입니다. </w:t>
      </w:r>
      <w:r w:rsidRPr="009C168C">
        <w:rPr>
          <w:b/>
          <w:bCs/>
        </w:rPr>
        <w:t>별도 documentation Skill 파일은 없었고</w:t>
      </w:r>
      <w:r w:rsidRPr="009C168C">
        <w:t>, “세션 5 이후 쌓인 Report/Transcript </w:t>
      </w:r>
      <w:r w:rsidRPr="009C168C">
        <w:rPr>
          <w:b/>
          <w:bCs/>
        </w:rPr>
        <w:t>형식을 Skill로 고정하자</w:t>
      </w:r>
      <w:r w:rsidRPr="009C168C">
        <w:t>”는 </w:t>
      </w:r>
      <w:r w:rsidRPr="009C168C">
        <w:rPr>
          <w:b/>
          <w:bCs/>
        </w:rPr>
        <w:t>계획</w:t>
      </w:r>
      <w:r w:rsidRPr="009C168C">
        <w:t>에 가깝습니다.</w:t>
      </w:r>
    </w:p>
    <w:p w14:paraId="3557DC1C" w14:textId="77777777" w:rsidR="009C168C" w:rsidRPr="009C168C" w:rsidRDefault="009C168C" w:rsidP="009C168C">
      <w:pPr>
        <w:spacing w:after="80" w:line="276" w:lineRule="auto"/>
      </w:pPr>
      <w:r w:rsidRPr="009C168C">
        <w:lastRenderedPageBreak/>
        <w:t xml:space="preserve">정립 작업 </w:t>
      </w:r>
      <w:proofErr w:type="gramStart"/>
      <w:r w:rsidRPr="009C168C">
        <w:t>= </w:t>
      </w:r>
      <w:r w:rsidRPr="009C168C">
        <w:rPr>
          <w:b/>
          <w:bCs/>
        </w:rPr>
        <w:t>.cursor</w:t>
      </w:r>
      <w:proofErr w:type="gramEnd"/>
      <w:r w:rsidRPr="009C168C">
        <w:rPr>
          <w:b/>
          <w:bCs/>
        </w:rPr>
        <w:t>/skills/magic-square-</w:t>
      </w:r>
      <w:proofErr w:type="gramStart"/>
      <w:r w:rsidRPr="009C168C">
        <w:rPr>
          <w:b/>
          <w:bCs/>
        </w:rPr>
        <w:t>docs/ 신규</w:t>
      </w:r>
      <w:proofErr w:type="gramEnd"/>
      <w:r w:rsidRPr="009C168C">
        <w:rPr>
          <w:b/>
          <w:bCs/>
        </w:rPr>
        <w:t xml:space="preserve"> 작성</w:t>
      </w:r>
      <w:r w:rsidRPr="009C168C">
        <w:t> + (선택) /export-session Command.</w:t>
      </w:r>
    </w:p>
    <w:p w14:paraId="06A3E2F6" w14:textId="77777777" w:rsidR="009C168C" w:rsidRPr="009C168C" w:rsidRDefault="00000000" w:rsidP="009C168C">
      <w:pPr>
        <w:spacing w:after="80" w:line="276" w:lineRule="auto"/>
      </w:pPr>
      <w:r>
        <w:pict w14:anchorId="47BC9BFE">
          <v:rect id="_x0000_i1074" style="width:0;height:1.5pt" o:hralign="center" o:hrstd="t" o:hr="t" fillcolor="#a0a0a0" stroked="f"/>
        </w:pict>
      </w:r>
    </w:p>
    <w:p w14:paraId="5846A11A" w14:textId="77777777" w:rsidR="009C168C" w:rsidRPr="009C168C" w:rsidRDefault="009C168C" w:rsidP="009C168C">
      <w:pPr>
        <w:spacing w:after="80" w:line="276" w:lineRule="auto"/>
        <w:rPr>
          <w:b/>
          <w:bCs/>
        </w:rPr>
      </w:pPr>
      <w:r w:rsidRPr="009C168C">
        <w:rPr>
          <w:b/>
          <w:bCs/>
        </w:rPr>
        <w:t>7. 바로 시작하려면</w:t>
      </w:r>
    </w:p>
    <w:p w14:paraId="289F42F4" w14:textId="77777777" w:rsidR="009C168C" w:rsidRDefault="009C168C" w:rsidP="009C168C">
      <w:pPr>
        <w:spacing w:after="80" w:line="276" w:lineRule="auto"/>
      </w:pPr>
      <w:r w:rsidRPr="009C168C">
        <w:t>한 번에 하려면 Agent에게 예:</w:t>
      </w:r>
    </w:p>
    <w:p w14:paraId="3AEBE65D" w14:textId="3A7C09CF" w:rsidR="009C168C" w:rsidRPr="009C168C" w:rsidRDefault="009C168C" w:rsidP="009C168C">
      <w:pPr>
        <w:spacing w:after="80" w:line="276" w:lineRule="auto"/>
      </w:pPr>
      <w:r>
        <w:rPr>
          <w:rFonts w:hint="eastAsia"/>
        </w:rPr>
        <w:t>```</w:t>
      </w:r>
    </w:p>
    <w:p w14:paraId="00D862B0" w14:textId="77777777" w:rsidR="009C168C" w:rsidRPr="009C168C" w:rsidRDefault="009C168C" w:rsidP="009C168C">
      <w:pPr>
        <w:spacing w:after="80" w:line="276" w:lineRule="auto"/>
      </w:pPr>
      <w:r w:rsidRPr="009C168C">
        <w:t>magic-square-docs Skill</w:t>
      </w:r>
      <w:proofErr w:type="gramStart"/>
      <w:r w:rsidRPr="009C168C">
        <w:t>을 .cursor</w:t>
      </w:r>
      <w:proofErr w:type="gramEnd"/>
      <w:r w:rsidRPr="009C168C">
        <w:t>/skills/에 만들어줘.</w:t>
      </w:r>
    </w:p>
    <w:p w14:paraId="084E9777" w14:textId="675E5FB4" w:rsidR="009C168C" w:rsidRPr="009C168C" w:rsidRDefault="009C168C" w:rsidP="009C168C">
      <w:pPr>
        <w:spacing w:after="80" w:line="276" w:lineRule="auto"/>
      </w:pPr>
      <w:r w:rsidRPr="009C168C">
        <w:t>SSOT: Report/0</w:t>
      </w:r>
      <w:r w:rsidR="000F316E">
        <w:rPr>
          <w:rFonts w:hint="eastAsia"/>
        </w:rPr>
        <w:t>1</w:t>
      </w:r>
      <w:r w:rsidRPr="009C168C">
        <w:t>, Prompting/0</w:t>
      </w:r>
      <w:r w:rsidR="000F316E">
        <w:rPr>
          <w:rFonts w:hint="eastAsia"/>
        </w:rPr>
        <w:t>1</w:t>
      </w:r>
      <w:r w:rsidRPr="009C168C">
        <w:t>.</w:t>
      </w:r>
    </w:p>
    <w:p w14:paraId="4A155313" w14:textId="77777777" w:rsidR="009C168C" w:rsidRPr="009C168C" w:rsidRDefault="009C168C" w:rsidP="009C168C">
      <w:pPr>
        <w:spacing w:after="80" w:line="276" w:lineRule="auto"/>
      </w:pPr>
      <w:r w:rsidRPr="009C168C">
        <w:t>repeat Phase ARRR 1사이클 STEP 포함.</w:t>
      </w:r>
    </w:p>
    <w:p w14:paraId="2F20D0A4" w14:textId="77777777" w:rsidR="009C168C" w:rsidRDefault="009C168C" w:rsidP="009C168C">
      <w:pPr>
        <w:spacing w:after="80" w:line="276" w:lineRule="auto"/>
      </w:pPr>
      <w:r w:rsidRPr="009C168C">
        <w:t>/export-session Command도 추가.</w:t>
      </w:r>
    </w:p>
    <w:p w14:paraId="31E12827" w14:textId="13C03EBF" w:rsidR="009C168C" w:rsidRPr="009C168C" w:rsidRDefault="009C168C" w:rsidP="009C168C">
      <w:pPr>
        <w:spacing w:after="80" w:line="276" w:lineRule="auto"/>
      </w:pPr>
      <w:r>
        <w:rPr>
          <w:rFonts w:hint="eastAsia"/>
        </w:rPr>
        <w:t>```</w:t>
      </w:r>
    </w:p>
    <w:p w14:paraId="430CD571" w14:textId="77777777" w:rsidR="00203ACF" w:rsidRDefault="00203ACF">
      <w:pPr>
        <w:spacing w:after="80" w:line="276" w:lineRule="auto"/>
      </w:pPr>
    </w:p>
    <w:p w14:paraId="57B8B77E" w14:textId="6C52A724" w:rsidR="0004011F" w:rsidRDefault="000F316E">
      <w:pPr>
        <w:spacing w:after="80" w:line="276" w:lineRule="auto"/>
      </w:pPr>
      <w:r w:rsidRPr="000F316E">
        <w:rPr>
          <w:noProof/>
        </w:rPr>
        <w:drawing>
          <wp:inline distT="0" distB="0" distL="0" distR="0" wp14:anchorId="39E30FFB" wp14:editId="727EB367">
            <wp:extent cx="6121400" cy="3455670"/>
            <wp:effectExtent l="0" t="0" r="0" b="0"/>
            <wp:docPr id="8071745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7453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3F4E" w14:textId="77777777" w:rsidR="0004011F" w:rsidRPr="009C168C" w:rsidRDefault="0004011F">
      <w:pPr>
        <w:spacing w:after="80" w:line="276" w:lineRule="auto"/>
      </w:pPr>
    </w:p>
    <w:p w14:paraId="6B2FD40C" w14:textId="0CEBBFC8" w:rsidR="00203ACF" w:rsidRDefault="00203ACF">
      <w:pPr>
        <w:spacing w:after="80" w:line="276" w:lineRule="auto"/>
      </w:pPr>
      <w:r>
        <w:rPr>
          <w:rFonts w:hint="eastAsia"/>
        </w:rPr>
        <w:t>```</w:t>
      </w:r>
    </w:p>
    <w:p w14:paraId="34FC9173" w14:textId="38D02BC8" w:rsidR="009F5039" w:rsidRDefault="009F5039">
      <w:pPr>
        <w:spacing w:after="80" w:line="276" w:lineRule="auto"/>
      </w:pPr>
      <w:r w:rsidRPr="009F5039">
        <w:t>/</w:t>
      </w:r>
      <w:proofErr w:type="gramStart"/>
      <w:r w:rsidRPr="009F5039">
        <w:t>export</w:t>
      </w:r>
      <w:proofErr w:type="gramEnd"/>
      <w:r w:rsidRPr="009F5039">
        <w:t>-session</w:t>
      </w:r>
    </w:p>
    <w:p w14:paraId="157D1155" w14:textId="77777777" w:rsidR="00203ACF" w:rsidRDefault="00203ACF" w:rsidP="00203ACF">
      <w:pPr>
        <w:spacing w:after="80" w:line="276" w:lineRule="auto"/>
      </w:pPr>
      <w:r>
        <w:t xml:space="preserve">Phase: repeat | Track: </w:t>
      </w:r>
      <w:proofErr w:type="spellStart"/>
      <w:r>
        <w:t>Logic+UI</w:t>
      </w:r>
      <w:proofErr w:type="spellEnd"/>
    </w:p>
    <w:p w14:paraId="7A0EAA17" w14:textId="77777777" w:rsidR="00203ACF" w:rsidRDefault="00203ACF" w:rsidP="00203ACF">
      <w:pPr>
        <w:spacing w:after="80" w:line="276" w:lineRule="auto"/>
      </w:pPr>
    </w:p>
    <w:p w14:paraId="1FA027BF" w14:textId="77777777" w:rsidR="00203ACF" w:rsidRDefault="00203ACF" w:rsidP="00203ACF">
      <w:pPr>
        <w:spacing w:after="80" w:line="276" w:lineRule="auto"/>
      </w:pPr>
      <w:r>
        <w:rPr>
          <w:rFonts w:hint="eastAsia"/>
        </w:rPr>
        <w:t>이번</w:t>
      </w:r>
      <w:r>
        <w:t xml:space="preserve"> ARRR 1사이클 완료 보고 작성:</w:t>
      </w:r>
    </w:p>
    <w:p w14:paraId="5E2199BC" w14:textId="77777777" w:rsidR="00203ACF" w:rsidRDefault="00203ACF" w:rsidP="00203ACF">
      <w:pPr>
        <w:spacing w:after="80" w:line="276" w:lineRule="auto"/>
      </w:pPr>
    </w:p>
    <w:p w14:paraId="4A13A8D9" w14:textId="77777777" w:rsidR="00203ACF" w:rsidRDefault="00203ACF" w:rsidP="00203ACF">
      <w:pPr>
        <w:spacing w:after="80" w:line="276" w:lineRule="auto"/>
      </w:pPr>
      <w:r>
        <w:t>- RED: Test ID, FAIL 요약</w:t>
      </w:r>
    </w:p>
    <w:p w14:paraId="6F4167B8" w14:textId="77777777" w:rsidR="00203ACF" w:rsidRDefault="00203ACF" w:rsidP="00203ACF">
      <w:pPr>
        <w:spacing w:after="80" w:line="276" w:lineRule="auto"/>
      </w:pPr>
      <w:r>
        <w:t xml:space="preserve">- GREEN: PASS ID, 변경 </w:t>
      </w:r>
      <w:proofErr w:type="spellStart"/>
      <w:proofErr w:type="gramStart"/>
      <w:r>
        <w:t>src</w:t>
      </w:r>
      <w:proofErr w:type="spellEnd"/>
      <w:r>
        <w:t>/ 파일</w:t>
      </w:r>
      <w:proofErr w:type="gramEnd"/>
    </w:p>
    <w:p w14:paraId="3B34E459" w14:textId="77777777" w:rsidR="00203ACF" w:rsidRDefault="00203ACF" w:rsidP="00203ACF">
      <w:pPr>
        <w:spacing w:after="80" w:line="276" w:lineRule="auto"/>
      </w:pPr>
      <w:r>
        <w:t xml:space="preserve">- REFACTOR: </w:t>
      </w:r>
      <w:proofErr w:type="spellStart"/>
      <w:r>
        <w:t>스멜</w:t>
      </w:r>
      <w:proofErr w:type="spellEnd"/>
      <w:r>
        <w:t xml:space="preserve"> 1개, Budget 사용량</w:t>
      </w:r>
    </w:p>
    <w:p w14:paraId="7728F063" w14:textId="77777777" w:rsidR="00203ACF" w:rsidRDefault="00203ACF" w:rsidP="00203ACF">
      <w:pPr>
        <w:spacing w:after="80" w:line="276" w:lineRule="auto"/>
      </w:pPr>
      <w:r>
        <w:t>- Golden: matched / diff</w:t>
      </w:r>
    </w:p>
    <w:p w14:paraId="789AFFCC" w14:textId="77777777" w:rsidR="00203ACF" w:rsidRDefault="00203ACF" w:rsidP="00203ACF">
      <w:pPr>
        <w:spacing w:after="80" w:line="276" w:lineRule="auto"/>
      </w:pPr>
      <w:r>
        <w:t xml:space="preserve">- </w:t>
      </w:r>
      <w:proofErr w:type="spellStart"/>
      <w:r>
        <w:t>pytest</w:t>
      </w:r>
      <w:proofErr w:type="spellEnd"/>
      <w:r>
        <w:t xml:space="preserve">: python -m </w:t>
      </w:r>
      <w:proofErr w:type="spellStart"/>
      <w:r>
        <w:t>pytest</w:t>
      </w:r>
      <w:proofErr w:type="spellEnd"/>
      <w:r>
        <w:t xml:space="preserve"> </w:t>
      </w:r>
      <w:proofErr w:type="gramStart"/>
      <w:r>
        <w:t>tests/ -</w:t>
      </w:r>
      <w:proofErr w:type="gramEnd"/>
      <w:r>
        <w:t>v 결과</w:t>
      </w:r>
    </w:p>
    <w:p w14:paraId="6D541C6F" w14:textId="77777777" w:rsidR="00203ACF" w:rsidRDefault="00203ACF" w:rsidP="00203ACF">
      <w:pPr>
        <w:spacing w:after="80" w:line="276" w:lineRule="auto"/>
      </w:pPr>
    </w:p>
    <w:p w14:paraId="4ED3BABF" w14:textId="77777777" w:rsidR="00203ACF" w:rsidRDefault="00203ACF" w:rsidP="00203ACF">
      <w:pPr>
        <w:spacing w:after="80" w:line="276" w:lineRule="auto"/>
      </w:pPr>
      <w:r>
        <w:rPr>
          <w:rFonts w:hint="eastAsia"/>
        </w:rPr>
        <w:t>다음</w:t>
      </w:r>
      <w:r>
        <w:t xml:space="preserve"> Ask(RED) 후보 Test ID 1~3개 제안 (</w:t>
      </w:r>
      <w:proofErr w:type="spellStart"/>
      <w:r>
        <w:t>reference.md·PRD</w:t>
      </w:r>
      <w:proofErr w:type="spellEnd"/>
      <w:r>
        <w:t xml:space="preserve"> C2C 기준).</w:t>
      </w:r>
    </w:p>
    <w:p w14:paraId="1ABA0C9C" w14:textId="181E6250" w:rsidR="00203ACF" w:rsidRDefault="00203ACF" w:rsidP="00203ACF">
      <w:pPr>
        <w:spacing w:after="80" w:line="276" w:lineRule="auto"/>
      </w:pPr>
      <w:r>
        <w:rPr>
          <w:rFonts w:hint="eastAsia"/>
        </w:rPr>
        <w:t>미완료</w:t>
      </w:r>
      <w:r>
        <w:t xml:space="preserve"> D-</w:t>
      </w:r>
      <w:proofErr w:type="gramStart"/>
      <w:r>
        <w:t>* /</w:t>
      </w:r>
      <w:proofErr w:type="gramEnd"/>
      <w:r>
        <w:t xml:space="preserve"> U-* 가 있으면 우선순위 표로.</w:t>
      </w:r>
    </w:p>
    <w:p w14:paraId="670B240D" w14:textId="08B341A0" w:rsidR="00203ACF" w:rsidRDefault="00203ACF" w:rsidP="00203ACF">
      <w:pPr>
        <w:spacing w:after="80" w:line="276" w:lineRule="auto"/>
      </w:pPr>
      <w:r>
        <w:rPr>
          <w:rFonts w:hint="eastAsia"/>
        </w:rPr>
        <w:t>```</w:t>
      </w:r>
    </w:p>
    <w:p w14:paraId="44CDC237" w14:textId="77777777" w:rsidR="00203ACF" w:rsidRDefault="00203ACF">
      <w:pPr>
        <w:spacing w:after="80" w:line="276" w:lineRule="auto"/>
      </w:pPr>
    </w:p>
    <w:p w14:paraId="1B11B822" w14:textId="79285B89" w:rsidR="009F5039" w:rsidRDefault="0052121E">
      <w:pPr>
        <w:spacing w:after="80" w:line="276" w:lineRule="auto"/>
      </w:pPr>
      <w:r w:rsidRPr="0052121E">
        <w:rPr>
          <w:noProof/>
        </w:rPr>
        <w:drawing>
          <wp:inline distT="0" distB="0" distL="0" distR="0" wp14:anchorId="1C4C927B" wp14:editId="3409BE82">
            <wp:extent cx="6121400" cy="2393315"/>
            <wp:effectExtent l="0" t="0" r="0" b="6985"/>
            <wp:docPr id="765290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057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F73E" w14:textId="77777777" w:rsidR="009F5039" w:rsidRDefault="009F5039">
      <w:pPr>
        <w:spacing w:after="80" w:line="276" w:lineRule="auto"/>
      </w:pPr>
    </w:p>
    <w:p w14:paraId="49E4320D" w14:textId="7F998DA0" w:rsidR="009F5039" w:rsidRDefault="009F5039">
      <w:pPr>
        <w:spacing w:after="80" w:line="276" w:lineRule="auto"/>
      </w:pPr>
      <w:r>
        <w:rPr>
          <w:rFonts w:hint="eastAsia"/>
        </w:rPr>
        <w:t>문서화가 잘 되었음.</w:t>
      </w:r>
    </w:p>
    <w:p w14:paraId="6A927E7E" w14:textId="77777777" w:rsidR="009F5039" w:rsidRDefault="009F5039">
      <w:pPr>
        <w:spacing w:after="80" w:line="276" w:lineRule="auto"/>
      </w:pPr>
    </w:p>
    <w:p w14:paraId="16CCFF8D" w14:textId="77777777" w:rsidR="009C168C" w:rsidRDefault="009C168C" w:rsidP="009C168C">
      <w:pPr>
        <w:spacing w:after="160"/>
        <w:rPr>
          <w:sz w:val="20"/>
          <w:szCs w:val="20"/>
        </w:rPr>
      </w:pPr>
      <w:r w:rsidRPr="00EF2295">
        <w:rPr>
          <w:sz w:val="20"/>
          <w:szCs w:val="20"/>
        </w:rPr>
        <w:t>Report 폴더에 보고서 생성하고, Prompting 폴더에 Transcript도 Export 해줘</w:t>
      </w:r>
    </w:p>
    <w:p w14:paraId="5174712E" w14:textId="77777777" w:rsidR="009C168C" w:rsidRDefault="009C168C" w:rsidP="009C168C">
      <w:pPr>
        <w:spacing w:after="160"/>
        <w:rPr>
          <w:sz w:val="20"/>
          <w:szCs w:val="20"/>
        </w:rPr>
      </w:pPr>
    </w:p>
    <w:p w14:paraId="7B26CAF2" w14:textId="77777777" w:rsidR="009C168C" w:rsidRDefault="009C168C" w:rsidP="009C168C">
      <w:pPr>
        <w:spacing w:after="160"/>
      </w:pPr>
      <w:r w:rsidRPr="00EF2295">
        <w:rPr>
          <w:noProof/>
        </w:rPr>
        <w:lastRenderedPageBreak/>
        <w:drawing>
          <wp:inline distT="0" distB="0" distL="0" distR="0" wp14:anchorId="5E8C50A4" wp14:editId="47FE7BB2">
            <wp:extent cx="5760720" cy="536575"/>
            <wp:effectExtent l="0" t="0" r="0" b="0"/>
            <wp:docPr id="2742196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7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B2EF" w14:textId="77777777" w:rsidR="009C168C" w:rsidRDefault="009C168C" w:rsidP="009C168C">
      <w:pPr>
        <w:spacing w:after="160"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</w:p>
    <w:p w14:paraId="6E545045" w14:textId="77777777" w:rsidR="00F514BF" w:rsidRDefault="00F514BF" w:rsidP="00F514BF">
      <w:pPr>
        <w:spacing w:after="160"/>
      </w:pPr>
      <w:r>
        <w:rPr>
          <w:rFonts w:hint="eastAsia"/>
        </w:rPr>
        <w:t>/</w:t>
      </w:r>
      <w:proofErr w:type="gramStart"/>
      <w:r>
        <w:rPr>
          <w:rFonts w:hint="eastAsia"/>
        </w:rPr>
        <w:t>export</w:t>
      </w:r>
      <w:proofErr w:type="gramEnd"/>
    </w:p>
    <w:p w14:paraId="339859DC" w14:textId="77777777" w:rsidR="00F514BF" w:rsidRDefault="00F514BF" w:rsidP="00F514BF">
      <w:pPr>
        <w:spacing w:after="80" w:line="276" w:lineRule="auto"/>
      </w:pPr>
    </w:p>
    <w:p w14:paraId="76BC0AE2" w14:textId="77777777" w:rsidR="00F514BF" w:rsidRDefault="00F514BF" w:rsidP="00F514BF">
      <w:pPr>
        <w:pStyle w:val="1"/>
      </w:pPr>
      <w:proofErr w:type="spellStart"/>
      <w:r>
        <w:rPr>
          <w:rFonts w:hint="eastAsia"/>
        </w:rPr>
        <w:t>깃헙에</w:t>
      </w:r>
      <w:proofErr w:type="spellEnd"/>
      <w:r>
        <w:rPr>
          <w:rFonts w:hint="eastAsia"/>
        </w:rPr>
        <w:t xml:space="preserve"> 업로드</w:t>
      </w:r>
    </w:p>
    <w:p w14:paraId="26FA889F" w14:textId="77777777" w:rsidR="00F514BF" w:rsidRDefault="00F514BF" w:rsidP="00F514BF">
      <w:pPr>
        <w:spacing w:after="80" w:line="276" w:lineRule="auto"/>
      </w:pPr>
    </w:p>
    <w:p w14:paraId="745813CD" w14:textId="77777777" w:rsidR="00F514BF" w:rsidRDefault="00F514BF" w:rsidP="00F514BF">
      <w:pPr>
        <w:spacing w:after="160"/>
      </w:pPr>
    </w:p>
    <w:p w14:paraId="71FC89B8" w14:textId="77777777" w:rsidR="00F514BF" w:rsidRDefault="00F514BF" w:rsidP="00F514BF">
      <w:pPr>
        <w:widowControl/>
        <w:wordWrap/>
        <w:autoSpaceDE/>
        <w:autoSpaceDN/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</w:pPr>
      <w:r>
        <w:rPr>
          <w:rFonts w:ascii="돋움" w:eastAsia="돋움" w:hAnsi="돋움" w:cstheme="minorBidi"/>
          <w:color w:val="000000"/>
          <w:spacing w:val="-3"/>
          <w:w w:val="95"/>
          <w:kern w:val="2"/>
          <w:shd w:val="clear" w:color="000000" w:fill="auto"/>
        </w:rPr>
        <w:br w:type="page"/>
      </w:r>
    </w:p>
    <w:p w14:paraId="3145BA76" w14:textId="77777777" w:rsidR="009C168C" w:rsidRPr="00F514BF" w:rsidRDefault="009C168C">
      <w:pPr>
        <w:spacing w:after="80" w:line="276" w:lineRule="auto"/>
      </w:pPr>
    </w:p>
    <w:p w14:paraId="78578056" w14:textId="77777777" w:rsidR="00BD50EA" w:rsidRPr="00760CA8" w:rsidRDefault="00000000">
      <w:pPr>
        <w:pBdr>
          <w:left w:val="single" w:sz="24" w:space="10" w:color="2E5C8A"/>
        </w:pBdr>
        <w:spacing w:before="180" w:after="90" w:line="268" w:lineRule="auto"/>
        <w:ind w:left="140"/>
        <w:rPr>
          <w:sz w:val="48"/>
          <w:szCs w:val="48"/>
        </w:rPr>
      </w:pPr>
      <w:r w:rsidRPr="00760CA8">
        <w:rPr>
          <w:b/>
          <w:bCs/>
          <w:color w:val="2E5C8A"/>
          <w:sz w:val="48"/>
          <w:szCs w:val="48"/>
        </w:rPr>
        <w:t xml:space="preserve">STEP </w:t>
      </w:r>
      <w:proofErr w:type="gramStart"/>
      <w:r w:rsidRPr="00760CA8">
        <w:rPr>
          <w:b/>
          <w:bCs/>
          <w:color w:val="2E5C8A"/>
          <w:sz w:val="48"/>
          <w:szCs w:val="48"/>
        </w:rPr>
        <w:t xml:space="preserve">7  </w:t>
      </w:r>
      <w:r w:rsidRPr="00760CA8">
        <w:rPr>
          <w:b/>
          <w:bCs/>
          <w:color w:val="1F3A5F"/>
          <w:sz w:val="48"/>
          <w:szCs w:val="48"/>
        </w:rPr>
        <w:t>프로젝트</w:t>
      </w:r>
      <w:proofErr w:type="gramEnd"/>
      <w:r w:rsidRPr="00760CA8">
        <w:rPr>
          <w:b/>
          <w:bCs/>
          <w:color w:val="1F3A5F"/>
          <w:sz w:val="48"/>
          <w:szCs w:val="48"/>
        </w:rPr>
        <w:t xml:space="preserve"> 기능 확장 (Advanced)</w:t>
      </w:r>
    </w:p>
    <w:p w14:paraId="3140987B" w14:textId="77777777" w:rsidR="008B278D" w:rsidRDefault="008B278D">
      <w:pPr>
        <w:spacing w:after="80" w:line="276" w:lineRule="auto"/>
      </w:pPr>
    </w:p>
    <w:p w14:paraId="5F8DA6BB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main </w:t>
      </w:r>
    </w:p>
    <w:p w14:paraId="58424E71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>|</w:t>
      </w:r>
    </w:p>
    <w:p w14:paraId="02C81E38" w14:textId="77777777" w:rsidR="008B278D" w:rsidRPr="00F66804" w:rsidRDefault="008B278D" w:rsidP="008B278D">
      <w:pPr>
        <w:spacing w:after="80" w:line="276" w:lineRule="auto"/>
      </w:pPr>
      <w:r w:rsidRPr="00F66804">
        <w:rPr>
          <w:rFonts w:hint="eastAsia"/>
        </w:rPr>
        <w:t xml:space="preserve">staging </w:t>
      </w: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spec</w:t>
      </w:r>
    </w:p>
    <w:p w14:paraId="523C03AA" w14:textId="77777777" w:rsidR="008B278D" w:rsidRPr="00F66804" w:rsidRDefault="008B278D" w:rsidP="008B278D">
      <w:pPr>
        <w:spacing w:after="80" w:line="276" w:lineRule="auto"/>
        <w:ind w:firstLine="800"/>
      </w:pPr>
      <w:r w:rsidRPr="00F66804">
        <w:t>–</w:t>
      </w:r>
      <w:r w:rsidRPr="00F66804">
        <w:rPr>
          <w:rFonts w:hint="eastAsia"/>
        </w:rPr>
        <w:t xml:space="preserve"> </w:t>
      </w:r>
      <w:r w:rsidRPr="008B278D">
        <w:rPr>
          <w:rFonts w:hint="eastAsia"/>
        </w:rPr>
        <w:t>red</w:t>
      </w:r>
    </w:p>
    <w:p w14:paraId="636568E0" w14:textId="77777777" w:rsidR="008B278D" w:rsidRPr="008B278D" w:rsidRDefault="008B278D" w:rsidP="008B278D">
      <w:pPr>
        <w:spacing w:after="80" w:line="276" w:lineRule="auto"/>
        <w:ind w:firstLine="800"/>
      </w:pPr>
      <w:r w:rsidRPr="008B278D">
        <w:t>–</w:t>
      </w:r>
      <w:r w:rsidRPr="008B278D">
        <w:rPr>
          <w:rFonts w:hint="eastAsia"/>
        </w:rPr>
        <w:t xml:space="preserve"> green</w:t>
      </w:r>
    </w:p>
    <w:p w14:paraId="44753B3B" w14:textId="77777777" w:rsidR="008B278D" w:rsidRPr="008B278D" w:rsidRDefault="008B278D" w:rsidP="008B278D">
      <w:pPr>
        <w:spacing w:after="80" w:line="276" w:lineRule="auto"/>
        <w:ind w:firstLine="800"/>
      </w:pPr>
      <w:r w:rsidRPr="008B278D">
        <w:t>–</w:t>
      </w:r>
      <w:r w:rsidRPr="008B278D">
        <w:rPr>
          <w:rFonts w:hint="eastAsia"/>
        </w:rPr>
        <w:t xml:space="preserve"> refactoring</w:t>
      </w:r>
    </w:p>
    <w:p w14:paraId="606E28D0" w14:textId="77777777" w:rsidR="008B278D" w:rsidRPr="008B278D" w:rsidRDefault="008B278D" w:rsidP="008B278D">
      <w:pPr>
        <w:spacing w:after="80" w:line="276" w:lineRule="auto"/>
        <w:ind w:firstLine="800"/>
        <w:rPr>
          <w:b/>
          <w:bCs/>
          <w:sz w:val="28"/>
          <w:szCs w:val="28"/>
          <w:u w:val="single"/>
        </w:rPr>
      </w:pPr>
      <w:r w:rsidRPr="008B278D">
        <w:rPr>
          <w:b/>
          <w:bCs/>
          <w:sz w:val="28"/>
          <w:szCs w:val="28"/>
          <w:u w:val="single"/>
        </w:rPr>
        <w:t>–</w:t>
      </w:r>
      <w:r w:rsidRPr="008B278D">
        <w:rPr>
          <w:rFonts w:hint="eastAsia"/>
          <w:b/>
          <w:bCs/>
          <w:sz w:val="28"/>
          <w:szCs w:val="28"/>
          <w:u w:val="single"/>
        </w:rPr>
        <w:t xml:space="preserve"> </w:t>
      </w:r>
      <w:proofErr w:type="spellStart"/>
      <w:r w:rsidRPr="008B278D">
        <w:rPr>
          <w:rFonts w:hint="eastAsia"/>
          <w:b/>
          <w:bCs/>
          <w:sz w:val="28"/>
          <w:szCs w:val="28"/>
          <w:u w:val="single"/>
        </w:rPr>
        <w:t>new_features</w:t>
      </w:r>
      <w:proofErr w:type="spellEnd"/>
    </w:p>
    <w:p w14:paraId="5A1E1464" w14:textId="77777777" w:rsidR="008B278D" w:rsidRDefault="008B278D">
      <w:pPr>
        <w:spacing w:after="80" w:line="276" w:lineRule="auto"/>
      </w:pPr>
    </w:p>
    <w:p w14:paraId="79A8E607" w14:textId="77777777" w:rsidR="008B278D" w:rsidRDefault="008B278D">
      <w:pPr>
        <w:spacing w:after="80" w:line="276" w:lineRule="auto"/>
      </w:pPr>
    </w:p>
    <w:p w14:paraId="4FE36E89" w14:textId="4F012302" w:rsidR="00BD50EA" w:rsidRDefault="00000000">
      <w:pPr>
        <w:spacing w:after="80" w:line="276" w:lineRule="auto"/>
      </w:pPr>
      <w:r>
        <w:t xml:space="preserve">1차 사이클이 끝나면 기능을 키웁니다. 새 기능 추가 → 새 테스트(새 Ask) → 기존 코드 확장 → </w:t>
      </w:r>
      <w:proofErr w:type="spellStart"/>
      <w:r>
        <w:t>재검증</w:t>
      </w:r>
      <w:proofErr w:type="spellEnd"/>
      <w:r>
        <w:t>. 즉 '새로운 ARRR 사이클'을 여는 것입니다.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2C73B825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3144B05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버전을 키워가는 예</w:t>
            </w:r>
          </w:p>
          <w:p w14:paraId="1C8EE313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v1: </w:t>
            </w:r>
            <w:r>
              <w:t>기본 동작 (예: 빈칸 탐색 + 조합)</w:t>
            </w:r>
          </w:p>
          <w:p w14:paraId="30AA04BA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v2: </w:t>
            </w:r>
            <w:r>
              <w:t>사유/근거를 함께 출력</w:t>
            </w:r>
          </w:p>
          <w:p w14:paraId="05842F96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v3: </w:t>
            </w:r>
            <w:r>
              <w:t>출력 구조 표준화 · 예외 케이스 보강</w:t>
            </w:r>
          </w:p>
          <w:p w14:paraId="3B224311" w14:textId="77777777" w:rsidR="00BD50EA" w:rsidRDefault="00000000">
            <w:pPr>
              <w:spacing w:before="30" w:line="276" w:lineRule="auto"/>
            </w:pPr>
            <w:r>
              <w:rPr>
                <w:i/>
                <w:iCs/>
                <w:color w:val="8A6D00"/>
                <w:sz w:val="18"/>
                <w:szCs w:val="18"/>
              </w:rPr>
              <w:t>→ 각 버전마다 테스트를 먼저 추가(Ask)하므로, 확장도 추적 가능한 상태(C2C)로 진행됩니다.</w:t>
            </w:r>
          </w:p>
        </w:tc>
      </w:tr>
    </w:tbl>
    <w:p w14:paraId="1158EFA8" w14:textId="77777777" w:rsidR="00760CA8" w:rsidRDefault="00760CA8">
      <w:pPr>
        <w:pStyle w:val="1"/>
      </w:pPr>
      <w:bookmarkStart w:id="49" w:name="_Toc231300210"/>
    </w:p>
    <w:p w14:paraId="2E0D838C" w14:textId="77777777" w:rsidR="00760CA8" w:rsidRDefault="00760CA8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14:paraId="4909BC07" w14:textId="1BEEAA71" w:rsidR="00BD50EA" w:rsidRDefault="00000000">
      <w:pPr>
        <w:pStyle w:val="1"/>
      </w:pPr>
      <w:r>
        <w:lastRenderedPageBreak/>
        <w:t xml:space="preserve">심화 </w:t>
      </w:r>
      <w:r w:rsidR="00691305">
        <w:rPr>
          <w:rFonts w:hint="eastAsia"/>
        </w:rPr>
        <w:t>A</w:t>
      </w:r>
      <w:r>
        <w:t xml:space="preserve"> — Cursor AI 기술 체계 심화 (세션 3 확장)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CDCB4A9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57F3070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부록의 목적</w:t>
            </w:r>
          </w:p>
          <w:p w14:paraId="4B71EEA3" w14:textId="77777777" w:rsidR="00BD50EA" w:rsidRDefault="00000000">
            <w:pPr>
              <w:spacing w:line="276" w:lineRule="auto"/>
            </w:pPr>
            <w:r>
              <w:t>세션 3에서 Cursor 기술 체계의 큰 그림을 잡았습니다. 여기서는 실무에 바로 쓰도록 Command 모음·Skill 절차·</w:t>
            </w:r>
            <w:proofErr w:type="spellStart"/>
            <w:r>
              <w:t>Sub-Agent·Hooks</w:t>
            </w:r>
            <w:proofErr w:type="spellEnd"/>
            <w:r>
              <w:t xml:space="preserve">·전체 관계도를 구체적으로 정리합니다. 설계(②) 단계에서 </w:t>
            </w:r>
            <w:proofErr w:type="spellStart"/>
            <w:r>
              <w:t>도구함을</w:t>
            </w:r>
            <w:proofErr w:type="spellEnd"/>
            <w:r>
              <w:t xml:space="preserve"> 채울 때 참고하세요.</w:t>
            </w:r>
          </w:p>
        </w:tc>
      </w:tr>
    </w:tbl>
    <w:p w14:paraId="6A0BA23D" w14:textId="77777777" w:rsidR="00BD50EA" w:rsidRDefault="00000000">
      <w:pPr>
        <w:pStyle w:val="2"/>
      </w:pPr>
      <w:bookmarkStart w:id="50" w:name="_Toc231300211"/>
      <w:r>
        <w:rPr>
          <w:sz w:val="26"/>
          <w:szCs w:val="26"/>
        </w:rPr>
        <w:t>B-1. Command 모음 — 자주 쓰는 워크플로우 버튼</w:t>
      </w:r>
      <w:bookmarkEnd w:id="50"/>
    </w:p>
    <w:p w14:paraId="5B5BFF43" w14:textId="77777777" w:rsidR="00BD50EA" w:rsidRDefault="00000000">
      <w:pPr>
        <w:spacing w:after="80" w:line="276" w:lineRule="auto"/>
      </w:pPr>
      <w:r>
        <w:t xml:space="preserve">Command 파일은 PCTF 프롬프트를 .md로 저장한 것입니다. </w:t>
      </w:r>
      <w:proofErr w:type="gramStart"/>
      <w:r>
        <w:t>채팅에서 /</w:t>
      </w:r>
      <w:proofErr w:type="gramEnd"/>
      <w:r>
        <w:t xml:space="preserve"> 입력 시 목록이 뜨고, 뒤에 맥락(</w:t>
      </w:r>
      <w:proofErr w:type="spellStart"/>
      <w:r>
        <w:t>node_id</w:t>
      </w:r>
      <w:proofErr w:type="spellEnd"/>
      <w:r>
        <w:t xml:space="preserve"> 등)을 붙여 호출합니다.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D50EA" w14:paraId="27EC9DED" w14:textId="77777777">
        <w:trPr>
          <w:tblHeader/>
        </w:trPr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C85E7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9E395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BD50EA" w14:paraId="6110C162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35BE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tdd</w:t>
            </w:r>
            <w:proofErr w:type="spellEnd"/>
            <w:proofErr w:type="gramEnd"/>
            <w:r>
              <w:rPr>
                <w:sz w:val="18"/>
                <w:szCs w:val="18"/>
              </w:rPr>
              <w:t>-red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A49D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RED — 테스트만 작성, </w:t>
            </w:r>
            <w:proofErr w:type="spellStart"/>
            <w:proofErr w:type="gram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 수정</w:t>
            </w:r>
            <w:proofErr w:type="gramEnd"/>
            <w:r>
              <w:rPr>
                <w:sz w:val="18"/>
                <w:szCs w:val="18"/>
              </w:rPr>
              <w:t xml:space="preserve"> 금지</w:t>
            </w:r>
          </w:p>
        </w:tc>
      </w:tr>
      <w:tr w:rsidR="00BD50EA" w14:paraId="7B3215F1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7B07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tdd</w:t>
            </w:r>
            <w:proofErr w:type="spellEnd"/>
            <w:proofErr w:type="gramEnd"/>
            <w:r>
              <w:rPr>
                <w:sz w:val="18"/>
                <w:szCs w:val="18"/>
              </w:rPr>
              <w:t>-green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A3D6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GREEN — 선택한 테스트 1건 최소 구현</w:t>
            </w:r>
          </w:p>
        </w:tc>
      </w:tr>
      <w:tr w:rsidR="00BD50EA" w14:paraId="0C96CCD3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0BEF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tdd</w:t>
            </w:r>
            <w:proofErr w:type="spellEnd"/>
            <w:proofErr w:type="gramEnd"/>
            <w:r>
              <w:rPr>
                <w:sz w:val="18"/>
                <w:szCs w:val="18"/>
              </w:rPr>
              <w:t>-refactor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B638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REFACTOR — 전체 GREEN 후 구조 개선</w:t>
            </w:r>
          </w:p>
        </w:tc>
      </w:tr>
      <w:tr w:rsidR="00BD50EA" w14:paraId="5E44C123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C81C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pytest</w:t>
            </w:r>
            <w:proofErr w:type="spellEnd"/>
            <w:proofErr w:type="gramEnd"/>
            <w:r>
              <w:rPr>
                <w:sz w:val="18"/>
                <w:szCs w:val="18"/>
              </w:rPr>
              <w:t>-logic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AD7C6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entity + control 테스트 실행</w:t>
            </w:r>
          </w:p>
        </w:tc>
      </w:tr>
      <w:tr w:rsidR="00BD50EA" w14:paraId="088B08F0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23F7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pytest</w:t>
            </w:r>
            <w:proofErr w:type="spellEnd"/>
            <w:proofErr w:type="gramEnd"/>
            <w:r>
              <w:rPr>
                <w:sz w:val="18"/>
                <w:szCs w:val="18"/>
              </w:rPr>
              <w:t>-golden-master</w:t>
            </w:r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8C92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Golden Master 회귀 검사</w:t>
            </w:r>
          </w:p>
        </w:tc>
      </w:tr>
      <w:tr w:rsidR="00BD50EA" w14:paraId="20EA511E" w14:textId="77777777">
        <w:tc>
          <w:tcPr>
            <w:tcW w:w="2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2922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review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ecb</w:t>
            </w:r>
            <w:proofErr w:type="spellEnd"/>
          </w:p>
        </w:tc>
        <w:tc>
          <w:tcPr>
            <w:tcW w:w="67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D365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ECB·계약 리뷰만 (코드 수정 없음)</w:t>
            </w:r>
          </w:p>
        </w:tc>
      </w:tr>
    </w:tbl>
    <w:p w14:paraId="5836B780" w14:textId="77777777" w:rsidR="00BD50EA" w:rsidRDefault="00BD50EA">
      <w:pPr>
        <w:spacing w:after="60"/>
      </w:pPr>
    </w:p>
    <w:p w14:paraId="462A8DE7" w14:textId="77777777" w:rsidR="00BD50EA" w:rsidRDefault="00000000">
      <w:pPr>
        <w:spacing w:after="80" w:line="276" w:lineRule="auto"/>
      </w:pPr>
      <w:r>
        <w:rPr>
          <w:b/>
          <w:bCs/>
          <w:sz w:val="19"/>
          <w:szCs w:val="19"/>
        </w:rPr>
        <w:t xml:space="preserve">Command 예시 </w:t>
      </w:r>
      <w:proofErr w:type="gramStart"/>
      <w:r>
        <w:rPr>
          <w:b/>
          <w:bCs/>
          <w:sz w:val="19"/>
          <w:szCs w:val="19"/>
        </w:rPr>
        <w:t>— .</w:t>
      </w:r>
      <w:proofErr w:type="gramEnd"/>
      <w:r>
        <w:rPr>
          <w:b/>
          <w:bCs/>
          <w:sz w:val="19"/>
          <w:szCs w:val="19"/>
        </w:rPr>
        <w:t>cursor/commands/red-test.md: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73EB9D0F" w14:textId="77777777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2C00A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/red-test — Dual-Track RED 테스트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설계표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생성</w:t>
            </w:r>
          </w:p>
          <w:p w14:paraId="3DDE39C4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[P] 당신은 Dual-Track TDD 전문가입니다. TDD phase: RED.</w:t>
            </w:r>
          </w:p>
          <w:p w14:paraId="115AF0E5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C] @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docs/PRD.md,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@.cursorrules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tdd_rules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architecture)</w:t>
            </w:r>
          </w:p>
          <w:p w14:paraId="68D828C0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[T] FR-01~FR-03 기반 Dual-Track RED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설계표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작성.</w:t>
            </w:r>
          </w:p>
          <w:p w14:paraId="47A04A5B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Track A: U-IN-01~05, U-OUT-01, U-FLOW-02</w:t>
            </w:r>
          </w:p>
          <w:p w14:paraId="6B516185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Track B: 핵심 도메인 함수 3개 (D-XXX-01~03)</w:t>
            </w:r>
          </w:p>
          <w:p w14:paraId="2C170AB4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제약: 구현 코드 작성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금지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설계표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텍스트만 출력</w:t>
            </w:r>
          </w:p>
          <w:p w14:paraId="0B0257B6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[F] Markdown 표 (Test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ID·Given·Then·Expected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RED Failure)</w:t>
            </w:r>
          </w:p>
        </w:tc>
      </w:tr>
    </w:tbl>
    <w:p w14:paraId="30F52E47" w14:textId="77777777" w:rsidR="00BD50EA" w:rsidRDefault="00BD50EA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1D6FDD18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8FD2DF0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📌 Command 작성 팁</w:t>
            </w:r>
          </w:p>
          <w:p w14:paraId="33D8295A" w14:textId="77777777" w:rsidR="00BD50EA" w:rsidRDefault="00000000">
            <w:pPr>
              <w:spacing w:after="40" w:line="264" w:lineRule="auto"/>
              <w:ind w:left="200" w:hanging="160"/>
            </w:pPr>
            <w:r>
              <w:t>• Command 파일 = PCTF 프롬프트를 .md로 저장한 것</w:t>
            </w:r>
          </w:p>
          <w:p w14:paraId="06B74162" w14:textId="77777777" w:rsidR="00BD50EA" w:rsidRDefault="00000000">
            <w:pPr>
              <w:spacing w:after="40" w:line="264" w:lineRule="auto"/>
              <w:ind w:left="200" w:hanging="160"/>
            </w:pPr>
            <w:r>
              <w:t>• {{</w:t>
            </w:r>
            <w:proofErr w:type="spellStart"/>
            <w:r>
              <w:t>변수명</w:t>
            </w:r>
            <w:proofErr w:type="spellEnd"/>
            <w:r>
              <w:t xml:space="preserve">}} 형식으로 실행 시 </w:t>
            </w:r>
            <w:proofErr w:type="spellStart"/>
            <w:r>
              <w:t>입력값을</w:t>
            </w:r>
            <w:proofErr w:type="spellEnd"/>
            <w:r>
              <w:t xml:space="preserve"> 받을 수 있다 (예: {{NODE_ID}})</w:t>
            </w:r>
          </w:p>
          <w:p w14:paraId="3F53FE5B" w14:textId="77777777" w:rsidR="00BD50EA" w:rsidRDefault="00000000">
            <w:pPr>
              <w:spacing w:after="40" w:line="264" w:lineRule="auto"/>
              <w:ind w:left="200" w:hanging="160"/>
            </w:pPr>
            <w:r>
              <w:lastRenderedPageBreak/>
              <w:t>• 팀 공용 Command</w:t>
            </w:r>
            <w:proofErr w:type="gramStart"/>
            <w:r>
              <w:t>는 .cursor</w:t>
            </w:r>
            <w:proofErr w:type="gramEnd"/>
            <w:r>
              <w:t>/commands/에 저장하고 git으로 공유한다</w:t>
            </w:r>
          </w:p>
          <w:p w14:paraId="1451B3EA" w14:textId="77777777" w:rsidR="00BD50EA" w:rsidRDefault="00000000">
            <w:pPr>
              <w:spacing w:after="40" w:line="264" w:lineRule="auto"/>
              <w:ind w:left="200" w:hanging="160"/>
            </w:pPr>
            <w:r>
              <w:t>• Command(</w:t>
            </w:r>
            <w:proofErr w:type="gramStart"/>
            <w:r>
              <w:t>사용자가 /</w:t>
            </w:r>
            <w:proofErr w:type="gramEnd"/>
            <w:r>
              <w:t xml:space="preserve"> 호출) ≠ Rule(상시) ≠ Skill(절차) ≠ Hook(이벤트 자동)</w:t>
            </w:r>
          </w:p>
        </w:tc>
      </w:tr>
    </w:tbl>
    <w:p w14:paraId="6781A753" w14:textId="77777777" w:rsidR="00BD50EA" w:rsidRDefault="00000000">
      <w:pPr>
        <w:pStyle w:val="2"/>
      </w:pPr>
      <w:bookmarkStart w:id="51" w:name="_Toc231300212"/>
      <w:r>
        <w:rPr>
          <w:sz w:val="26"/>
          <w:szCs w:val="26"/>
        </w:rPr>
        <w:lastRenderedPageBreak/>
        <w:t>B-2. Skill 절차 예시 — "어떻게 실행하는가"</w:t>
      </w:r>
      <w:bookmarkEnd w:id="51"/>
    </w:p>
    <w:p w14:paraId="73FD1189" w14:textId="77777777" w:rsidR="00BD50EA" w:rsidRDefault="00000000">
      <w:pPr>
        <w:spacing w:after="80" w:line="276" w:lineRule="auto"/>
      </w:pPr>
      <w:r>
        <w:t>Rule이 "무엇을 지켜야 하는가"라면, Skill은 "어떻게 실행하는가"의 단계별 절차입니다. 작업할 때만 꺼내 씁니다.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BD50EA" w14:paraId="52D1758B" w14:textId="77777777">
        <w:trPr>
          <w:tblHeader/>
        </w:trPr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B4AC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Skill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E06B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Rule(항상)</w:t>
            </w:r>
          </w:p>
        </w:tc>
        <w:tc>
          <w:tcPr>
            <w:tcW w:w="42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4B1AF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Skill 절차(필요할 때)</w:t>
            </w:r>
          </w:p>
        </w:tc>
      </w:tr>
      <w:tr w:rsidR="00BD50EA" w14:paraId="7DC83991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72FC9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>-boundary-test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10723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테스트는 AAA 패턴 · 이름은 test_[조건]_[기대]</w:t>
            </w:r>
          </w:p>
        </w:tc>
        <w:tc>
          <w:tcPr>
            <w:tcW w:w="42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BB0B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validate(grid) 호출 → 반환 </w:t>
            </w:r>
            <w:proofErr w:type="spellStart"/>
            <w:r>
              <w:rPr>
                <w:sz w:val="16"/>
                <w:szCs w:val="16"/>
              </w:rPr>
              <w:t>isinstance</w:t>
            </w:r>
            <w:proofErr w:type="spellEnd"/>
            <w:r>
              <w:rPr>
                <w:sz w:val="16"/>
                <w:szCs w:val="16"/>
              </w:rPr>
              <w:t xml:space="preserve"> 확인 → </w:t>
            </w:r>
            <w:proofErr w:type="spellStart"/>
            <w:proofErr w:type="gramStart"/>
            <w:r>
              <w:rPr>
                <w:sz w:val="16"/>
                <w:szCs w:val="16"/>
              </w:rPr>
              <w:t>error.code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가 PRD §8.1과 문자 일치 → Domain 미호출 </w:t>
            </w:r>
            <w:proofErr w:type="spellStart"/>
            <w:r>
              <w:rPr>
                <w:sz w:val="16"/>
                <w:szCs w:val="16"/>
              </w:rPr>
              <w:t>assert_not_called</w:t>
            </w:r>
            <w:proofErr w:type="spellEnd"/>
          </w:p>
        </w:tc>
      </w:tr>
      <w:tr w:rsidR="00BD50EA" w14:paraId="0C7E5227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579F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refactor-safety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5EB1A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외부 계약 불변 · 매 </w:t>
            </w:r>
            <w:proofErr w:type="spellStart"/>
            <w:r>
              <w:rPr>
                <w:sz w:val="16"/>
                <w:szCs w:val="16"/>
              </w:rPr>
              <w:t>커밋</w:t>
            </w:r>
            <w:proofErr w:type="spellEnd"/>
            <w:r>
              <w:rPr>
                <w:sz w:val="16"/>
                <w:szCs w:val="16"/>
              </w:rPr>
              <w:t xml:space="preserve"> 전체 GREEN + GM matched</w:t>
            </w:r>
          </w:p>
        </w:tc>
        <w:tc>
          <w:tcPr>
            <w:tcW w:w="42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91884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 전체 GREEN 확인 → GM matched 확인 → 목표 1개 선언 → Change Budget(파일≤3·클래스≤1·메서드≤3) → 재실행 후 </w:t>
            </w:r>
            <w:proofErr w:type="spellStart"/>
            <w:r>
              <w:rPr>
                <w:sz w:val="16"/>
                <w:szCs w:val="16"/>
              </w:rPr>
              <w:t>커밋</w:t>
            </w:r>
            <w:proofErr w:type="spellEnd"/>
          </w:p>
        </w:tc>
      </w:tr>
      <w:tr w:rsidR="00BD50EA" w14:paraId="2C667AF1" w14:textId="77777777">
        <w:tc>
          <w:tcPr>
            <w:tcW w:w="21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25F9B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documentation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ABB69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요구사항은 PRD 한 곳(SSOT) · 세션 종료 시 저장</w:t>
            </w:r>
          </w:p>
        </w:tc>
        <w:tc>
          <w:tcPr>
            <w:tcW w:w="42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49FE3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"Report 폴더 보고서 + Prompting Transcript Export" 실행 → §1~§4 포함 확인 → 파일명 Report/</w:t>
            </w:r>
            <w:proofErr w:type="gramStart"/>
            <w:r>
              <w:rPr>
                <w:sz w:val="16"/>
                <w:szCs w:val="16"/>
              </w:rPr>
              <w:t>NN.*</w:t>
            </w:r>
            <w:proofErr w:type="gramEnd"/>
            <w:r>
              <w:rPr>
                <w:sz w:val="16"/>
                <w:szCs w:val="16"/>
              </w:rPr>
              <w:t xml:space="preserve"> 규칙 준수</w:t>
            </w:r>
          </w:p>
        </w:tc>
      </w:tr>
    </w:tbl>
    <w:p w14:paraId="72874139" w14:textId="77777777" w:rsidR="00BD50EA" w:rsidRDefault="00000000">
      <w:pPr>
        <w:pStyle w:val="2"/>
      </w:pPr>
      <w:bookmarkStart w:id="52" w:name="_Toc231300213"/>
      <w:r>
        <w:rPr>
          <w:sz w:val="26"/>
          <w:szCs w:val="26"/>
        </w:rPr>
        <w:t>B-3. Sub-Agent — 역할 특화형 보조 Agent (4종)</w:t>
      </w:r>
      <w:bookmarkEnd w:id="52"/>
    </w:p>
    <w:p w14:paraId="49DE0C99" w14:textId="77777777" w:rsidR="00BD50EA" w:rsidRDefault="00000000">
      <w:pPr>
        <w:spacing w:after="80" w:line="276" w:lineRule="auto"/>
      </w:pPr>
      <w:r>
        <w:t>복잡한 프로젝트는 하나의 Agent가 다 하지 않고 역할을 나눕니다. 각 Sub-Agent</w:t>
      </w:r>
      <w:proofErr w:type="gramStart"/>
      <w:r>
        <w:t>는 .cursor</w:t>
      </w:r>
      <w:proofErr w:type="gramEnd"/>
      <w:r>
        <w:t>/</w:t>
      </w:r>
      <w:proofErr w:type="gramStart"/>
      <w:r>
        <w:t>agents/ 또는</w:t>
      </w:r>
      <w:proofErr w:type="gramEnd"/>
      <w:r>
        <w:t xml:space="preserve"> AGENTS.md에 역할·금지·호출 조건을 정의합니다. 모두 분석·가이드 전용이며, 실제 수정은 Agent 모드로 분리합니다.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1400"/>
        <w:gridCol w:w="2660"/>
      </w:tblGrid>
      <w:tr w:rsidR="00BD50EA" w14:paraId="230B035F" w14:textId="77777777">
        <w:trPr>
          <w:tblHeader/>
        </w:trPr>
        <w:tc>
          <w:tcPr>
            <w:tcW w:w="2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62691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Sub-Agent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2727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1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E7814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언제</w:t>
            </w:r>
          </w:p>
        </w:tc>
        <w:tc>
          <w:tcPr>
            <w:tcW w:w="2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17539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금지</w:t>
            </w:r>
          </w:p>
        </w:tc>
      </w:tr>
      <w:tr w:rsidR="00BD50EA" w14:paraId="75CA23BE" w14:textId="77777777">
        <w:tc>
          <w:tcPr>
            <w:tcW w:w="2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D0A22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tdd</w:t>
            </w:r>
            <w:proofErr w:type="spellEnd"/>
            <w:r>
              <w:rPr>
                <w:sz w:val="16"/>
                <w:szCs w:val="16"/>
              </w:rPr>
              <w:t>-coach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AA426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RED→GREEN→REFACTOR 단계 준수 감시·가이드</w:t>
            </w:r>
          </w:p>
        </w:tc>
        <w:tc>
          <w:tcPr>
            <w:tcW w:w="1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831ED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전 단계 상시</w:t>
            </w:r>
          </w:p>
        </w:tc>
        <w:tc>
          <w:tcPr>
            <w:tcW w:w="2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02F10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코드 직접 수정</w:t>
            </w:r>
          </w:p>
        </w:tc>
      </w:tr>
      <w:tr w:rsidR="00BD50EA" w14:paraId="08D541EC" w14:textId="77777777">
        <w:tc>
          <w:tcPr>
            <w:tcW w:w="2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A334C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boundary-contract-reviewer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ECD70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입출력 계약(E001~E007) 검증</w:t>
            </w:r>
          </w:p>
        </w:tc>
        <w:tc>
          <w:tcPr>
            <w:tcW w:w="1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C31E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GREEN 후·PR 전</w:t>
            </w:r>
          </w:p>
        </w:tc>
        <w:tc>
          <w:tcPr>
            <w:tcW w:w="2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45532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Domain 로직 수정</w:t>
            </w:r>
          </w:p>
        </w:tc>
      </w:tr>
      <w:tr w:rsidR="00BD50EA" w14:paraId="47D870AB" w14:textId="77777777">
        <w:tc>
          <w:tcPr>
            <w:tcW w:w="2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EBDA4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refactor-safety-reviewer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E44A5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기능 변경 없이 구조 개선 확인, GM diff 검사</w:t>
            </w:r>
          </w:p>
        </w:tc>
        <w:tc>
          <w:tcPr>
            <w:tcW w:w="1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C68C0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리팩토링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커밋</w:t>
            </w:r>
            <w:proofErr w:type="spellEnd"/>
            <w:r>
              <w:rPr>
                <w:sz w:val="16"/>
                <w:szCs w:val="16"/>
              </w:rPr>
              <w:t xml:space="preserve"> 직전</w:t>
            </w:r>
          </w:p>
        </w:tc>
        <w:tc>
          <w:tcPr>
            <w:tcW w:w="2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B5C7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기능 추가·계약 변경 제안</w:t>
            </w:r>
          </w:p>
        </w:tc>
      </w:tr>
      <w:tr w:rsidR="00BD50EA" w14:paraId="32034DBE" w14:textId="77777777">
        <w:tc>
          <w:tcPr>
            <w:tcW w:w="23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725C3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build-debugger</w:t>
            </w:r>
          </w:p>
        </w:tc>
        <w:tc>
          <w:tcPr>
            <w:tcW w:w="30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09B47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pytest·CMake</w:t>
            </w:r>
            <w:proofErr w:type="spellEnd"/>
            <w:r>
              <w:rPr>
                <w:sz w:val="16"/>
                <w:szCs w:val="16"/>
              </w:rPr>
              <w:t xml:space="preserve"> 오류 분석·최소 수정 제안</w:t>
            </w:r>
          </w:p>
        </w:tc>
        <w:tc>
          <w:tcPr>
            <w:tcW w:w="1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1F326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오류 발생 시</w:t>
            </w:r>
          </w:p>
        </w:tc>
        <w:tc>
          <w:tcPr>
            <w:tcW w:w="26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9B21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테스트 약화·삭제 제안</w:t>
            </w:r>
          </w:p>
        </w:tc>
      </w:tr>
    </w:tbl>
    <w:p w14:paraId="43CA3CE0" w14:textId="77777777" w:rsidR="00BD50EA" w:rsidRDefault="00BD50EA">
      <w:pPr>
        <w:spacing w:after="60"/>
      </w:pPr>
    </w:p>
    <w:p w14:paraId="408E48D3" w14:textId="77777777" w:rsidR="00BD50EA" w:rsidRDefault="00000000">
      <w:pPr>
        <w:spacing w:after="80" w:line="276" w:lineRule="auto"/>
      </w:pPr>
      <w:r>
        <w:rPr>
          <w:b/>
          <w:bCs/>
          <w:sz w:val="19"/>
          <w:szCs w:val="19"/>
        </w:rPr>
        <w:t xml:space="preserve">예시 프롬프트 — </w:t>
      </w:r>
      <w:proofErr w:type="spellStart"/>
      <w:r>
        <w:rPr>
          <w:b/>
          <w:bCs/>
          <w:sz w:val="19"/>
          <w:szCs w:val="19"/>
        </w:rPr>
        <w:t>tdd</w:t>
      </w:r>
      <w:proofErr w:type="spellEnd"/>
      <w:r>
        <w:rPr>
          <w:b/>
          <w:bCs/>
          <w:sz w:val="19"/>
          <w:szCs w:val="19"/>
        </w:rPr>
        <w:t>-coach: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E77D881" w14:textId="77777777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C8C43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[P] 당신은 TDD Coach입니다.</w:t>
            </w:r>
          </w:p>
          <w:p w14:paraId="03EDB65E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[C] 현재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브랜치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feature/dual-track-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tdd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cursorrules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tdd_rules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준수</w:t>
            </w:r>
          </w:p>
          <w:p w14:paraId="5179E753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[T] 지금 작성한 코드가 RED 단계 규칙을 위반하는지 검토해줘.</w:t>
            </w:r>
          </w:p>
          <w:p w14:paraId="4CAC3750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위반 시 어떤 규칙을 어겼는지·어떻게 고칠지 알려줘.</w:t>
            </w:r>
          </w:p>
          <w:p w14:paraId="05D2E1F1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[F] 위반 항목 목록 + 수정 방향 (코드 직접 수정 금지)</w:t>
            </w:r>
          </w:p>
          <w:p w14:paraId="063280EB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→ 응답 예: "input_validator.py에 구현 코드 존재. RED 단계는</w:t>
            </w:r>
          </w:p>
          <w:p w14:paraId="5A886AD8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pytest.fail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한 줄만 허용됩니다."</w:t>
            </w:r>
          </w:p>
        </w:tc>
      </w:tr>
    </w:tbl>
    <w:p w14:paraId="16B9A641" w14:textId="77777777" w:rsidR="00BD50EA" w:rsidRDefault="00000000">
      <w:pPr>
        <w:pStyle w:val="2"/>
      </w:pPr>
      <w:bookmarkStart w:id="53" w:name="_Toc231300214"/>
      <w:r>
        <w:rPr>
          <w:sz w:val="26"/>
          <w:szCs w:val="26"/>
        </w:rPr>
        <w:lastRenderedPageBreak/>
        <w:t>B-4. Hooks — Harness 이벤트에 거는 자동화 스크립트</w:t>
      </w:r>
      <w:bookmarkEnd w:id="53"/>
    </w:p>
    <w:p w14:paraId="6B2BD9D6" w14:textId="77777777" w:rsidR="00BD50EA" w:rsidRDefault="00000000">
      <w:pPr>
        <w:spacing w:after="80" w:line="276" w:lineRule="auto"/>
      </w:pPr>
      <w:r>
        <w:t>Hooks는 Agent 루프(Harness) 안의 정해진 이벤트(세션 시작/종료, 도구 사용 전/후)에 자동 실행되는 스크립트입니다. Rule/Skill/Command가 "무엇을 하라"는 지시문이라면, Hook은 "그 순간 강제로 무엇을 할지"</w:t>
      </w:r>
      <w:proofErr w:type="spellStart"/>
      <w:r>
        <w:t>를</w:t>
      </w:r>
      <w:proofErr w:type="spellEnd"/>
      <w:r>
        <w:t xml:space="preserve"> 거는 이벤트 </w:t>
      </w:r>
      <w:proofErr w:type="spellStart"/>
      <w:r>
        <w:t>핸들러입니다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BD50EA" w14:paraId="7BE05218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0D8DD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이벤트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C3BF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스크립트(예)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5A74F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동작</w:t>
            </w:r>
          </w:p>
        </w:tc>
      </w:tr>
      <w:tr w:rsidR="00BD50EA" w14:paraId="6A699004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A5F19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sessionStart</w:t>
            </w:r>
            <w:proofErr w:type="spellEnd"/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F3000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session-init.sh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15BBF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TDD·ECB·슬래시 커맨드 컨텍스트 주입</w:t>
            </w:r>
          </w:p>
        </w:tc>
      </w:tr>
      <w:tr w:rsidR="00BD50EA" w14:paraId="3BE63A4C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6DD4A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beforeReadFile</w:t>
            </w:r>
            <w:proofErr w:type="spellEnd"/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4590A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block-sensitive-read.sh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8C9E6" w14:textId="77777777" w:rsidR="00BD50EA" w:rsidRDefault="00000000">
            <w:pPr>
              <w:spacing w:line="252" w:lineRule="auto"/>
            </w:pPr>
            <w:proofErr w:type="gramStart"/>
            <w:r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</w:rPr>
              <w:t>env</w:t>
            </w:r>
            <w:proofErr w:type="gramEnd"/>
            <w:r>
              <w:rPr>
                <w:sz w:val="16"/>
                <w:szCs w:val="16"/>
              </w:rPr>
              <w:t>·credentials</w:t>
            </w:r>
            <w:proofErr w:type="spellEnd"/>
            <w:proofErr w:type="gramStart"/>
            <w:r>
              <w:rPr>
                <w:sz w:val="16"/>
                <w:szCs w:val="16"/>
              </w:rPr>
              <w:t>·.</w:t>
            </w:r>
            <w:proofErr w:type="spellStart"/>
            <w:r>
              <w:rPr>
                <w:sz w:val="16"/>
                <w:szCs w:val="16"/>
              </w:rPr>
              <w:t>pem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읽기 deny</w:t>
            </w:r>
          </w:p>
        </w:tc>
      </w:tr>
      <w:tr w:rsidR="00BD50EA" w14:paraId="75A7FEC7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742DD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beforeShellExecution</w:t>
            </w:r>
            <w:proofErr w:type="spellEnd"/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CD62D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guard-destructive-git.sh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1578A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force </w:t>
            </w:r>
            <w:proofErr w:type="spellStart"/>
            <w:r>
              <w:rPr>
                <w:sz w:val="16"/>
                <w:szCs w:val="16"/>
              </w:rPr>
              <w:t>push·reset</w:t>
            </w:r>
            <w:proofErr w:type="spellEnd"/>
            <w:r>
              <w:rPr>
                <w:sz w:val="16"/>
                <w:szCs w:val="16"/>
              </w:rPr>
              <w:t xml:space="preserve"> --hard → ask</w:t>
            </w:r>
          </w:p>
        </w:tc>
      </w:tr>
      <w:tr w:rsidR="00BD50EA" w14:paraId="751B1DA5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61A98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afterFileEdit</w:t>
            </w:r>
            <w:proofErr w:type="spellEnd"/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70E43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format-python-after-edit.sh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B0066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src·tests</w:t>
            </w:r>
            <w:proofErr w:type="spellEnd"/>
            <w:r>
              <w:rPr>
                <w:sz w:val="16"/>
                <w:szCs w:val="16"/>
              </w:rPr>
              <w:t>의 .</w:t>
            </w:r>
            <w:proofErr w:type="spellStart"/>
            <w:r>
              <w:rPr>
                <w:sz w:val="16"/>
                <w:szCs w:val="16"/>
              </w:rPr>
              <w:t>py</w:t>
            </w:r>
            <w:proofErr w:type="spellEnd"/>
            <w:r>
              <w:rPr>
                <w:sz w:val="16"/>
                <w:szCs w:val="16"/>
              </w:rPr>
              <w:t xml:space="preserve"> 편집 후 Black 포맷</w:t>
            </w:r>
          </w:p>
        </w:tc>
      </w:tr>
      <w:tr w:rsidR="00BD50EA" w14:paraId="1DAB0AD4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D45EB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postToolUse</w:t>
            </w:r>
            <w:proofErr w:type="spellEnd"/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00F54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hint-after-src-test-write.sh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8E3E0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/tests Write 후 </w:t>
            </w: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리마인더</w:t>
            </w:r>
            <w:proofErr w:type="spellEnd"/>
          </w:p>
        </w:tc>
      </w:tr>
      <w:tr w:rsidR="00BD50EA" w14:paraId="300F68CD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B23A2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3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2D5AC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stop-golden-master-followup.sh</w:t>
            </w:r>
          </w:p>
        </w:tc>
        <w:tc>
          <w:tcPr>
            <w:tcW w:w="39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BD677" w14:textId="77777777" w:rsidR="00BD50EA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변경 있었으면 GM follow-up 1회</w:t>
            </w:r>
          </w:p>
        </w:tc>
      </w:tr>
    </w:tbl>
    <w:p w14:paraId="5A344495" w14:textId="77777777" w:rsidR="00BD50EA" w:rsidRDefault="00BD50E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42620D23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237E63E" w14:textId="77777777" w:rsidR="00BD50EA" w:rsidRDefault="00000000">
            <w:pPr>
              <w:spacing w:after="60" w:line="264" w:lineRule="auto"/>
            </w:pPr>
            <w:proofErr w:type="gramStart"/>
            <w:r>
              <w:rPr>
                <w:b/>
                <w:bCs/>
                <w:color w:val="8A6D00"/>
              </w:rPr>
              <w:t>Command /</w:t>
            </w:r>
            <w:proofErr w:type="gramEnd"/>
            <w:r>
              <w:rPr>
                <w:b/>
                <w:bCs/>
                <w:color w:val="8A6D00"/>
              </w:rPr>
              <w:t xml:space="preserve"> </w:t>
            </w:r>
            <w:proofErr w:type="gramStart"/>
            <w:r>
              <w:rPr>
                <w:b/>
                <w:bCs/>
                <w:color w:val="8A6D00"/>
              </w:rPr>
              <w:t>Skill /</w:t>
            </w:r>
            <w:proofErr w:type="gramEnd"/>
            <w:r>
              <w:rPr>
                <w:b/>
                <w:bCs/>
                <w:color w:val="8A6D00"/>
              </w:rPr>
              <w:t xml:space="preserve"> Hook 한눈에 구분</w:t>
            </w:r>
          </w:p>
          <w:p w14:paraId="55889165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Command — </w:t>
            </w:r>
            <w:proofErr w:type="gramStart"/>
            <w:r>
              <w:t>사용자가 /</w:t>
            </w:r>
            <w:proofErr w:type="gramEnd"/>
            <w:r>
              <w:t xml:space="preserve"> 로 직접 호출 (워크플로 시작점)</w:t>
            </w:r>
          </w:p>
          <w:p w14:paraId="733EA45C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Skill — </w:t>
            </w:r>
            <w:r>
              <w:t>Agent가 맥락 보고 로드 (절차·도메인 가이드)</w:t>
            </w:r>
          </w:p>
          <w:p w14:paraId="45344100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Hook — </w:t>
            </w:r>
            <w:r>
              <w:t>이벤트가 자동 실행 (정책·감사·포맷·차단)</w:t>
            </w:r>
          </w:p>
          <w:p w14:paraId="00AE8647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Rule — </w:t>
            </w:r>
            <w:r>
              <w:t>Cursor가 자동 적용 (항상 지키는 원칙·금지)</w:t>
            </w:r>
          </w:p>
        </w:tc>
      </w:tr>
    </w:tbl>
    <w:p w14:paraId="469ECC29" w14:textId="77777777" w:rsidR="00BD50EA" w:rsidRDefault="00000000">
      <w:pPr>
        <w:pStyle w:val="2"/>
      </w:pPr>
      <w:bookmarkStart w:id="54" w:name="_Toc231300215"/>
      <w:r>
        <w:rPr>
          <w:sz w:val="26"/>
          <w:szCs w:val="26"/>
        </w:rPr>
        <w:t xml:space="preserve">B-5. 전체 관계도 — 플랫폼층 vs </w:t>
      </w:r>
      <w:proofErr w:type="spellStart"/>
      <w:r>
        <w:rPr>
          <w:sz w:val="26"/>
          <w:szCs w:val="26"/>
        </w:rPr>
        <w:t>설정층</w:t>
      </w:r>
      <w:bookmarkEnd w:id="54"/>
      <w:proofErr w:type="spellEnd"/>
    </w:p>
    <w:p w14:paraId="550B1B08" w14:textId="77777777" w:rsidR="00BD50EA" w:rsidRDefault="00000000">
      <w:pPr>
        <w:spacing w:after="80" w:line="276" w:lineRule="auto"/>
      </w:pPr>
      <w:r>
        <w:t xml:space="preserve">가장 흔한 오해는 "Harness를 직접 만든다"입니다. Harness는 Cursor가 제공하는 실행 플랫폼이고, 우리가 만드는 것은 그 위에 얹는 </w:t>
      </w:r>
      <w:proofErr w:type="spellStart"/>
      <w:r>
        <w:t>설정층</w:t>
      </w:r>
      <w:proofErr w:type="spellEnd"/>
      <w:r>
        <w:t>(</w:t>
      </w:r>
      <w:proofErr w:type="spellStart"/>
      <w:r>
        <w:t>Rule·Skill·Command·Hooks·Agents</w:t>
      </w:r>
      <w:proofErr w:type="spellEnd"/>
      <w:r>
        <w:t>)입니다.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6A702182" w14:textId="77777777">
        <w:tc>
          <w:tcPr>
            <w:tcW w:w="93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8EF74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사용자 요청</w:t>
            </w:r>
          </w:p>
          <w:p w14:paraId="25A6FE0C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↓</w:t>
            </w:r>
          </w:p>
          <w:p w14:paraId="126CE216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Command(/이름) 또는 직접 프롬프트   ← 사용자가 시작</w:t>
            </w:r>
          </w:p>
          <w:p w14:paraId="762A23A8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↓</w:t>
            </w:r>
          </w:p>
          <w:p w14:paraId="49A6D0AD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Agent   · Ask 모드   → 분석·설명·리뷰 (수정 없음)</w:t>
            </w:r>
          </w:p>
          <w:p w14:paraId="1FA06560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· Agent 모드 → 코드·터미널·검색 등 실제 작업</w:t>
            </w:r>
          </w:p>
          <w:p w14:paraId="675DD642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↓</w:t>
            </w:r>
          </w:p>
          <w:p w14:paraId="15F19FA2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┌─ Harness (Cursor 제공 — repo에 폴더 없음) ──────────────┐</w:t>
            </w:r>
          </w:p>
          <w:p w14:paraId="7185D4C7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Model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추론·계획·코드 생성 (항상 내부 동작)            │</w:t>
            </w:r>
          </w:p>
          <w:p w14:paraId="3640C8B6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Tool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Read/Write/Shell/Grep/Search/Task …            │</w:t>
            </w:r>
          </w:p>
          <w:p w14:paraId="6E60AFAD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MCP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외부 도구 확장 (DB, Notion 등)                  │</w:t>
            </w:r>
          </w:p>
          <w:p w14:paraId="0E407D95" w14:textId="77777777" w:rsidR="00BD50EA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Context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워크스페이스·@파일·git·열린 파일·터미널         │</w:t>
            </w:r>
          </w:p>
          <w:p w14:paraId="5B1E68D0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 w14:paraId="38A7C96E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↑ 동시에 적용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설정층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— 팀이 repo/IDE에 정의)</w:t>
            </w:r>
          </w:p>
          <w:p w14:paraId="17E760F2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 Rules     항상·조건부 헌법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cursorrules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 .cursor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/rules/)</w:t>
            </w:r>
          </w:p>
          <w:p w14:paraId="227EF18B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 Skills    특정 작업 절차서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(.cursor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/skills/)</w:t>
            </w:r>
          </w:p>
          <w:p w14:paraId="7B051BDD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Commands  반복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프롬프트 단축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(.cursor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/commands/)</w:t>
            </w:r>
          </w:p>
          <w:p w14:paraId="0E0ADA3C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 Hooks     이벤트 자동화 (.cursor/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hooks.json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162E778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 Agents    역할 프롬프트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(.cursor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/agents/)</w:t>
            </w:r>
          </w:p>
          <w:p w14:paraId="5A56BEDC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↓</w:t>
            </w:r>
          </w:p>
          <w:p w14:paraId="4CE4D6B6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Test · Review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Loop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· Golden Master · 사람 리뷰)</w:t>
            </w:r>
          </w:p>
          <w:p w14:paraId="020DE754" w14:textId="77777777" w:rsidR="00BD50EA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→ 실패 시 RED/GREEN/REFACTOR 또는 프롬프트 재입력</w:t>
            </w:r>
          </w:p>
        </w:tc>
      </w:tr>
    </w:tbl>
    <w:p w14:paraId="6AC26792" w14:textId="77777777" w:rsidR="00BD50EA" w:rsidRDefault="00000000">
      <w:pPr>
        <w:pStyle w:val="2"/>
      </w:pPr>
      <w:bookmarkStart w:id="55" w:name="_Toc231300216"/>
      <w:r>
        <w:rPr>
          <w:sz w:val="26"/>
          <w:szCs w:val="26"/>
        </w:rPr>
        <w:lastRenderedPageBreak/>
        <w:t>B-6. AI 개발 워크플로우 황금 공식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770D0F17" w14:textId="77777777">
        <w:tc>
          <w:tcPr>
            <w:tcW w:w="9360" w:type="dxa"/>
            <w:tcBorders>
              <w:top w:val="single" w:sz="6" w:space="0" w:color="9FC7AC"/>
              <w:left w:val="single" w:sz="6" w:space="0" w:color="9FC7AC"/>
              <w:bottom w:val="single" w:sz="6" w:space="0" w:color="9FC7AC"/>
              <w:right w:val="single" w:sz="6" w:space="0" w:color="9FC7AC"/>
            </w:tcBorders>
            <w:shd w:val="clear" w:color="auto" w:fill="E8F3E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F0C39BC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E5C36"/>
              </w:rPr>
              <w:t>✅ 안정적인 AI 개발 워크플로우</w:t>
            </w:r>
          </w:p>
          <w:p w14:paraId="530FB823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>좋은 Rule (짧고 강하게 — 원칙·금지·SSOT 경로)</w:t>
            </w:r>
          </w:p>
          <w:p w14:paraId="1D180490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>+ Skill (절차 중심 — RED/GREEN/REFACTOR, 레이어·트랙)</w:t>
            </w:r>
          </w:p>
          <w:p w14:paraId="3D73C6BA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>+ Command (자주 쓰는 시작점 — /</w:t>
            </w:r>
            <w:proofErr w:type="spellStart"/>
            <w:r>
              <w:rPr>
                <w:sz w:val="18"/>
                <w:szCs w:val="18"/>
              </w:rPr>
              <w:t>tdd</w:t>
            </w:r>
            <w:proofErr w:type="spellEnd"/>
            <w:r>
              <w:rPr>
                <w:sz w:val="18"/>
                <w:szCs w:val="18"/>
              </w:rPr>
              <w:t>-red, /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-golden-master)</w:t>
            </w:r>
          </w:p>
          <w:p w14:paraId="1D9BB32D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>+ Hooks (반복 검증·안전 — GM follow-up</w:t>
            </w:r>
            <w:proofErr w:type="gramStart"/>
            <w:r>
              <w:rPr>
                <w:sz w:val="18"/>
                <w:szCs w:val="18"/>
              </w:rPr>
              <w:t>, .env</w:t>
            </w:r>
            <w:proofErr w:type="gramEnd"/>
            <w:r>
              <w:rPr>
                <w:sz w:val="18"/>
                <w:szCs w:val="18"/>
              </w:rPr>
              <w:t xml:space="preserve"> 차단, git ask)</w:t>
            </w:r>
          </w:p>
          <w:p w14:paraId="79358482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 xml:space="preserve">+ Sub-Agent (탐색·QA·역할 분리 </w:t>
            </w:r>
            <w:proofErr w:type="gramStart"/>
            <w:r>
              <w:rPr>
                <w:sz w:val="18"/>
                <w:szCs w:val="18"/>
              </w:rPr>
              <w:t>— .cursor</w:t>
            </w:r>
            <w:proofErr w:type="gramEnd"/>
            <w:r>
              <w:rPr>
                <w:sz w:val="18"/>
                <w:szCs w:val="18"/>
              </w:rPr>
              <w:t>/agents/)</w:t>
            </w:r>
          </w:p>
          <w:p w14:paraId="15297427" w14:textId="77777777" w:rsidR="00BD50EA" w:rsidRDefault="00000000">
            <w:pPr>
              <w:spacing w:after="16" w:line="276" w:lineRule="auto"/>
            </w:pPr>
            <w:r>
              <w:rPr>
                <w:sz w:val="18"/>
                <w:szCs w:val="18"/>
              </w:rPr>
              <w:t>+ Test Loop (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+ Golden Master + 사람 리뷰)</w:t>
            </w:r>
          </w:p>
          <w:p w14:paraId="7259B8A2" w14:textId="77777777" w:rsidR="00BD50EA" w:rsidRDefault="00000000">
            <w:pPr>
              <w:spacing w:line="276" w:lineRule="auto"/>
            </w:pPr>
            <w:r>
              <w:rPr>
                <w:b/>
                <w:bCs/>
                <w:color w:val="1E5C36"/>
                <w:sz w:val="20"/>
                <w:szCs w:val="20"/>
              </w:rPr>
              <w:t>= 안정적인 AI 개발 워크플로우</w:t>
            </w:r>
          </w:p>
        </w:tc>
      </w:tr>
    </w:tbl>
    <w:p w14:paraId="4B08E974" w14:textId="77777777" w:rsidR="00BD50EA" w:rsidRDefault="00BD50E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A1DEE26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FF0E9F9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📋 세션 3 완료 체크리스트</w:t>
            </w:r>
          </w:p>
          <w:p w14:paraId="484CBF56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</w:t>
            </w:r>
            <w:proofErr w:type="spellStart"/>
            <w:r>
              <w:t>Model·Agent·Harness·Rule·Skill·Tool</w:t>
            </w:r>
            <w:proofErr w:type="spellEnd"/>
            <w:r>
              <w:t>/</w:t>
            </w:r>
            <w:proofErr w:type="spellStart"/>
            <w:r>
              <w:t>MCP·Command·Hook</w:t>
            </w:r>
            <w:proofErr w:type="spellEnd"/>
            <w:r>
              <w:t xml:space="preserve"> 역할을 한 줄로 설명</w:t>
            </w:r>
          </w:p>
          <w:p w14:paraId="435523D4" w14:textId="77777777" w:rsidR="00BD50EA" w:rsidRDefault="00000000">
            <w:pPr>
              <w:spacing w:after="40" w:line="264" w:lineRule="auto"/>
              <w:ind w:left="200" w:hanging="160"/>
            </w:pPr>
            <w:r>
              <w:t>• Ask 모드와 Agent 모드를 언제 쓸지 말할 수 있다</w:t>
            </w:r>
          </w:p>
          <w:p w14:paraId="344C50D6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</w:t>
            </w:r>
            <w:proofErr w:type="spellStart"/>
            <w:r>
              <w:t>Rule·Skill·Command·Hook</w:t>
            </w:r>
            <w:proofErr w:type="spellEnd"/>
            <w:r>
              <w:t>의 차이를 예시로 구분</w:t>
            </w:r>
          </w:p>
          <w:p w14:paraId="6EC5ECE5" w14:textId="77777777" w:rsidR="00BD50EA" w:rsidRDefault="00000000">
            <w:pPr>
              <w:spacing w:after="40" w:line="264" w:lineRule="auto"/>
              <w:ind w:left="200" w:hanging="160"/>
            </w:pPr>
            <w:proofErr w:type="gramStart"/>
            <w:r>
              <w:t>• .</w:t>
            </w:r>
            <w:proofErr w:type="spellStart"/>
            <w:r>
              <w:t>cursorrules</w:t>
            </w:r>
            <w:proofErr w:type="spellEnd"/>
            <w:proofErr w:type="gramEnd"/>
            <w:r>
              <w:t xml:space="preserve"> · SKILL.md · Command 파일을 직접 만들어 호출</w:t>
            </w:r>
          </w:p>
        </w:tc>
      </w:tr>
    </w:tbl>
    <w:p w14:paraId="5B28649A" w14:textId="77777777" w:rsidR="00760CA8" w:rsidRDefault="00760CA8">
      <w:pPr>
        <w:pStyle w:val="1"/>
      </w:pPr>
      <w:bookmarkStart w:id="56" w:name="_Toc231300221"/>
    </w:p>
    <w:p w14:paraId="5131FCAD" w14:textId="77777777" w:rsidR="00760CA8" w:rsidRDefault="00760CA8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14:paraId="4B7907C9" w14:textId="37A85E2F" w:rsidR="00BD50EA" w:rsidRDefault="00000000">
      <w:pPr>
        <w:pStyle w:val="1"/>
      </w:pPr>
      <w:r>
        <w:lastRenderedPageBreak/>
        <w:t>세션 5 — AI 기반 문서화 (16:15 ~ 17:10, 55분)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2477B8A2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D2C7E76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이 세션의 한 줄 메시지</w:t>
            </w:r>
          </w:p>
          <w:p w14:paraId="2EFC69E8" w14:textId="77777777" w:rsidR="00BD50EA" w:rsidRDefault="00000000">
            <w:pPr>
              <w:spacing w:line="276" w:lineRule="auto"/>
            </w:pPr>
            <w:r>
              <w:t xml:space="preserve">세션 4의 ⑧ 문서화 단계를 제대로 정립합니다. 문서화는 귀찮은 마무리가 아니라 C2C의 마지막 고리입니다. </w:t>
            </w:r>
            <w:proofErr w:type="spellStart"/>
            <w:r>
              <w:t>PRD·To-Do·Test</w:t>
            </w:r>
            <w:proofErr w:type="spellEnd"/>
            <w:r>
              <w:t xml:space="preserve"> </w:t>
            </w:r>
            <w:proofErr w:type="spellStart"/>
            <w:r>
              <w:t>Case·Report·Transcript</w:t>
            </w:r>
            <w:proofErr w:type="spellEnd"/>
            <w:r>
              <w:t>를 AI로 자동 생성하면, 개념부터 결과까지의 추적 기록이 자동으로 남습니다.</w:t>
            </w:r>
          </w:p>
        </w:tc>
      </w:tr>
    </w:tbl>
    <w:p w14:paraId="1FF2E00B" w14:textId="77777777" w:rsidR="00BD50EA" w:rsidRDefault="00000000">
      <w:pPr>
        <w:pStyle w:val="2"/>
      </w:pPr>
      <w:bookmarkStart w:id="57" w:name="_Toc231300222"/>
      <w:r>
        <w:rPr>
          <w:sz w:val="26"/>
          <w:szCs w:val="26"/>
        </w:rPr>
        <w:t>5-1. 학습 목표</w:t>
      </w:r>
      <w:bookmarkEnd w:id="57"/>
    </w:p>
    <w:p w14:paraId="4389BA85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PRD·테스트 케이스·결함 목록·최종 보고서를 AI로 자동 생성할 수 있다</w:t>
      </w:r>
    </w:p>
    <w:p w14:paraId="15C566D2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"Report 폴더에 보고서 생성" 프롬프트를 ⑥ Repeat마다 반복하는 습관을 만든다</w:t>
      </w:r>
    </w:p>
    <w:p w14:paraId="51064C59" w14:textId="77777777" w:rsidR="00BD50EA" w:rsidRDefault="00000000">
      <w:pPr>
        <w:pStyle w:val="a4"/>
        <w:numPr>
          <w:ilvl w:val="0"/>
          <w:numId w:val="1"/>
        </w:numPr>
        <w:spacing w:after="50" w:line="268" w:lineRule="auto"/>
      </w:pPr>
      <w:r>
        <w:t>문서를 git과 연동해 변경 이력(추적성)을 남길 수 있다</w:t>
      </w:r>
    </w:p>
    <w:p w14:paraId="79ABC5CD" w14:textId="77777777" w:rsidR="00BD50EA" w:rsidRDefault="00000000">
      <w:pPr>
        <w:pStyle w:val="2"/>
      </w:pPr>
      <w:bookmarkStart w:id="58" w:name="_Toc231300223"/>
      <w:r>
        <w:rPr>
          <w:sz w:val="26"/>
          <w:szCs w:val="26"/>
        </w:rPr>
        <w:t>5-2. 시간 배분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60"/>
        <w:gridCol w:w="800"/>
      </w:tblGrid>
      <w:tr w:rsidR="00BD50EA" w14:paraId="0B1A9A26" w14:textId="77777777">
        <w:trPr>
          <w:tblHeader/>
        </w:trPr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030A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72EC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활동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AD719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</w:t>
            </w:r>
          </w:p>
        </w:tc>
      </w:tr>
      <w:tr w:rsidR="00BD50EA" w14:paraId="1AE3BF70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862E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16:15~16:25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6C2C8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문서화 3원칙 + 문서 종류별 자동 생성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B597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BD50EA" w14:paraId="55DC4164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3EEAD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16:25~16:40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82529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최종 보고서 8섹션 구조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66637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BD50EA" w14:paraId="26BF24CE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58B5E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16:40~17:03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08086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실습 — Test Case 문서 + Day1 보고서 자동 생성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F5365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23</w:t>
            </w:r>
          </w:p>
        </w:tc>
      </w:tr>
      <w:tr w:rsidR="00BD50EA" w14:paraId="0F5A5601" w14:textId="77777777">
        <w:tc>
          <w:tcPr>
            <w:tcW w:w="22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3C7E2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17:03~17:10</w:t>
            </w:r>
          </w:p>
        </w:tc>
        <w:tc>
          <w:tcPr>
            <w:tcW w:w="6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7E2CC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정리 + 저장 습관 점검</w:t>
            </w:r>
          </w:p>
        </w:tc>
        <w:tc>
          <w:tcPr>
            <w:tcW w:w="8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480B4" w14:textId="77777777" w:rsidR="00BD50EA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</w:tr>
    </w:tbl>
    <w:p w14:paraId="17A22B53" w14:textId="77777777" w:rsidR="00BD50EA" w:rsidRDefault="00000000">
      <w:pPr>
        <w:pStyle w:val="2"/>
      </w:pPr>
      <w:bookmarkStart w:id="59" w:name="_Toc231300224"/>
      <w:r>
        <w:rPr>
          <w:sz w:val="26"/>
          <w:szCs w:val="26"/>
        </w:rPr>
        <w:t>5-3. AI 문서화 3원칙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1AEBDEBA" w14:textId="77777777">
        <w:tc>
          <w:tcPr>
            <w:tcW w:w="9360" w:type="dxa"/>
            <w:tcBorders>
              <w:top w:val="single" w:sz="6" w:space="0" w:color="E6CF7A"/>
              <w:left w:val="single" w:sz="6" w:space="0" w:color="E6CF7A"/>
              <w:bottom w:val="single" w:sz="6" w:space="0" w:color="E6CF7A"/>
              <w:right w:val="single" w:sz="6" w:space="0" w:color="E6CF7A"/>
            </w:tcBorders>
            <w:shd w:val="clear" w:color="auto" w:fill="FFF7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364C327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8A6D00"/>
              </w:rPr>
              <w:t>📌 3가지 원칙</w:t>
            </w:r>
          </w:p>
          <w:p w14:paraId="0B9F8B42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① SSOT: </w:t>
            </w:r>
            <w:r>
              <w:t>모든 요구사항은 docs/PRD 한 곳에만 존재</w:t>
            </w:r>
          </w:p>
          <w:p w14:paraId="02AE1F86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② 세션 = 저장 단위: </w:t>
            </w:r>
            <w:r>
              <w:t>세션(=ARRR 한 바퀴) 종료마다 Report + Transcript 반드시 저장</w:t>
            </w:r>
          </w:p>
          <w:p w14:paraId="6CFC0229" w14:textId="77777777" w:rsidR="00BD50EA" w:rsidRDefault="00000000">
            <w:pPr>
              <w:spacing w:after="40" w:line="264" w:lineRule="auto"/>
              <w:ind w:left="200" w:hanging="160"/>
            </w:pPr>
            <w:r>
              <w:rPr>
                <w:b/>
                <w:bCs/>
              </w:rPr>
              <w:t xml:space="preserve">③ 번호 일관성: </w:t>
            </w:r>
            <w:r>
              <w:t>Report/01, Prompting/01처럼 세션 번호를 맞춘다</w:t>
            </w:r>
          </w:p>
        </w:tc>
      </w:tr>
    </w:tbl>
    <w:p w14:paraId="65CC4B7A" w14:textId="77777777" w:rsidR="00BD50EA" w:rsidRDefault="00000000">
      <w:pPr>
        <w:pStyle w:val="2"/>
      </w:pPr>
      <w:bookmarkStart w:id="60" w:name="_Toc231300225"/>
      <w:r>
        <w:rPr>
          <w:sz w:val="26"/>
          <w:szCs w:val="26"/>
        </w:rPr>
        <w:t>5-4. 문서 종류별 자동 생성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5060"/>
      </w:tblGrid>
      <w:tr w:rsidR="00BD50EA" w14:paraId="0D11AA45" w14:textId="77777777">
        <w:trPr>
          <w:tblHeader/>
        </w:trPr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87337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문서 종류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8F466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저장 위치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CAB8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자동 생성 프롬프트</w:t>
            </w:r>
          </w:p>
        </w:tc>
      </w:tr>
      <w:tr w:rsidR="00BD50EA" w14:paraId="7610771B" w14:textId="77777777"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DE01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PRD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B006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docs/PRD.md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BBA8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PRD를 §1~§8 구조로 작성해줘</w:t>
            </w:r>
          </w:p>
        </w:tc>
      </w:tr>
      <w:tr w:rsidR="00BD50EA" w14:paraId="2ECBB368" w14:textId="77777777"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6366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테스트 케이스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0EC8D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docs/test_plan.md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F9172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TC-MS-001 테스트 케이스 문서를 작성해줘</w:t>
            </w:r>
          </w:p>
        </w:tc>
      </w:tr>
      <w:tr w:rsidR="00BD50EA" w14:paraId="0130FBCA" w14:textId="77777777"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E735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결함 목록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B091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docs/defect_list.md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9DF8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발견된 결함을 defect_list.md에 정리해줘</w:t>
            </w:r>
          </w:p>
        </w:tc>
      </w:tr>
      <w:tr w:rsidR="00BD50EA" w14:paraId="43610D0C" w14:textId="77777777"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81B4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작업 보고서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B0A53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Report/NN.md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7D271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Report 폴더에 보고서 생성해줘</w:t>
            </w:r>
          </w:p>
        </w:tc>
      </w:tr>
      <w:tr w:rsidR="00BD50EA" w14:paraId="5AAFB7ED" w14:textId="77777777">
        <w:tc>
          <w:tcPr>
            <w:tcW w:w="19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E5095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프롬프트 이력</w:t>
            </w:r>
          </w:p>
        </w:tc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6726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Prompting/NN.md</w:t>
            </w:r>
          </w:p>
        </w:tc>
        <w:tc>
          <w:tcPr>
            <w:tcW w:w="50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04A50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Prompting 폴더에 Transcript Export 해줘</w:t>
            </w:r>
          </w:p>
        </w:tc>
      </w:tr>
    </w:tbl>
    <w:p w14:paraId="222FE946" w14:textId="77777777" w:rsidR="00BD50EA" w:rsidRDefault="00000000">
      <w:pPr>
        <w:pStyle w:val="2"/>
      </w:pPr>
      <w:bookmarkStart w:id="61" w:name="_Toc231300226"/>
      <w:r>
        <w:rPr>
          <w:sz w:val="26"/>
          <w:szCs w:val="26"/>
        </w:rPr>
        <w:t>5-5. 최종 작업 보고서 8섹션 구조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219D170D" w14:textId="77777777">
        <w:tc>
          <w:tcPr>
            <w:tcW w:w="9360" w:type="dxa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EEF3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314E4AB" w14:textId="77777777" w:rsidR="00BD50EA" w:rsidRDefault="00000000">
            <w:pPr>
              <w:spacing w:after="60" w:line="264" w:lineRule="auto"/>
            </w:pPr>
            <w:r>
              <w:rPr>
                <w:b/>
                <w:bCs/>
                <w:color w:val="1F3A5F"/>
              </w:rPr>
              <w:t>Report/</w:t>
            </w:r>
            <w:proofErr w:type="spellStart"/>
            <w:r>
              <w:rPr>
                <w:b/>
                <w:bCs/>
                <w:color w:val="1F3A5F"/>
              </w:rPr>
              <w:t>NN.MagicSquare</w:t>
            </w:r>
            <w:proofErr w:type="spellEnd"/>
            <w:r>
              <w:rPr>
                <w:b/>
                <w:bCs/>
                <w:color w:val="1F3A5F"/>
              </w:rPr>
              <w:t>_[단계]_Report.md</w:t>
            </w:r>
          </w:p>
          <w:p w14:paraId="73953D79" w14:textId="77777777" w:rsidR="00BD50EA" w:rsidRDefault="00000000">
            <w:pPr>
              <w:spacing w:after="40" w:line="264" w:lineRule="auto"/>
              <w:ind w:left="200" w:hanging="160"/>
            </w:pPr>
            <w:r>
              <w:t>• §1 작업 개요 — ARRR 사이클·Turn별 요약</w:t>
            </w:r>
          </w:p>
          <w:p w14:paraId="3F64447E" w14:textId="77777777" w:rsidR="00BD50EA" w:rsidRDefault="00000000">
            <w:pPr>
              <w:spacing w:after="40" w:line="264" w:lineRule="auto"/>
              <w:ind w:left="200" w:hanging="160"/>
            </w:pPr>
            <w:r>
              <w:t>• §2 완료 To-Do — TASK-ID × RED Test ID × ECB Layer × 상태</w:t>
            </w:r>
          </w:p>
          <w:p w14:paraId="04A4613B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§3 RED 결과 — 테스트 목록 + </w:t>
            </w:r>
            <w:proofErr w:type="spellStart"/>
            <w:r>
              <w:t>pytest</w:t>
            </w:r>
            <w:proofErr w:type="spellEnd"/>
            <w:r>
              <w:t xml:space="preserve"> 실패 증거 (Ask)</w:t>
            </w:r>
          </w:p>
          <w:p w14:paraId="3132C48A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§4 GREEN 결과 — PASS 목록 + </w:t>
            </w:r>
            <w:proofErr w:type="spellStart"/>
            <w:r>
              <w:t>커밋</w:t>
            </w:r>
            <w:proofErr w:type="spellEnd"/>
            <w:r>
              <w:t xml:space="preserve"> 이력 (Respond)</w:t>
            </w:r>
          </w:p>
          <w:p w14:paraId="03AAAD24" w14:textId="77777777" w:rsidR="00BD50EA" w:rsidRDefault="00000000">
            <w:pPr>
              <w:spacing w:after="40" w:line="264" w:lineRule="auto"/>
              <w:ind w:left="200" w:hanging="160"/>
            </w:pPr>
            <w:r>
              <w:t xml:space="preserve">• §5 REFACTOR 결과 — </w:t>
            </w:r>
            <w:proofErr w:type="spellStart"/>
            <w:r>
              <w:t>커밋</w:t>
            </w:r>
            <w:proofErr w:type="spellEnd"/>
            <w:r>
              <w:t xml:space="preserve"> ID + 회귀 확인 (Refine)</w:t>
            </w:r>
          </w:p>
          <w:p w14:paraId="45C0EABC" w14:textId="77777777" w:rsidR="00BD50EA" w:rsidRDefault="00000000">
            <w:pPr>
              <w:spacing w:after="40" w:line="264" w:lineRule="auto"/>
              <w:ind w:left="200" w:hanging="160"/>
            </w:pPr>
            <w:r>
              <w:t>• §6 커버리지 현황 — 레이어별 실측 + 판정</w:t>
            </w:r>
          </w:p>
          <w:p w14:paraId="14FA1208" w14:textId="77777777" w:rsidR="00BD50EA" w:rsidRDefault="00000000">
            <w:pPr>
              <w:spacing w:after="40" w:line="264" w:lineRule="auto"/>
              <w:ind w:left="200" w:hanging="160"/>
            </w:pPr>
            <w:r>
              <w:t>• §7 미완료 항목 &amp; 다음 단계</w:t>
            </w:r>
          </w:p>
          <w:p w14:paraId="58926751" w14:textId="77777777" w:rsidR="00BD50EA" w:rsidRDefault="00000000">
            <w:pPr>
              <w:spacing w:after="40" w:line="264" w:lineRule="auto"/>
              <w:ind w:left="200" w:hanging="160"/>
            </w:pPr>
            <w:r>
              <w:t>• §8 이슈 &amp; 결함 — ISS/DEF ID + 근본 원인</w:t>
            </w:r>
          </w:p>
          <w:p w14:paraId="039260ED" w14:textId="77777777" w:rsidR="00BD50EA" w:rsidRDefault="00000000">
            <w:pPr>
              <w:spacing w:before="30" w:line="276" w:lineRule="auto"/>
            </w:pPr>
            <w:r>
              <w:rPr>
                <w:color w:val="8A6D00"/>
                <w:sz w:val="18"/>
                <w:szCs w:val="18"/>
              </w:rPr>
              <w:t>→ 이 8섹션이 곧 "개념→코드→결과"의 추적 기록입니다. C2C가 문서로 닫힙니다.</w:t>
            </w:r>
          </w:p>
        </w:tc>
      </w:tr>
    </w:tbl>
    <w:p w14:paraId="6681495F" w14:textId="77777777" w:rsidR="00760CA8" w:rsidRDefault="00760CA8">
      <w:pPr>
        <w:pStyle w:val="1"/>
      </w:pPr>
      <w:bookmarkStart w:id="62" w:name="_Toc231300228"/>
    </w:p>
    <w:p w14:paraId="637385A0" w14:textId="77777777" w:rsidR="00760CA8" w:rsidRDefault="00760CA8">
      <w:pPr>
        <w:widowControl/>
        <w:wordWrap/>
        <w:autoSpaceDE/>
        <w:autoSpaceDN/>
        <w:rPr>
          <w:b/>
          <w:bCs/>
          <w:color w:val="1F3A5F"/>
          <w:sz w:val="30"/>
          <w:szCs w:val="30"/>
        </w:rPr>
      </w:pPr>
      <w:r>
        <w:br w:type="page"/>
      </w:r>
    </w:p>
    <w:p w14:paraId="75AADE5E" w14:textId="08E8BBA6" w:rsidR="00BD50EA" w:rsidRDefault="00000000">
      <w:pPr>
        <w:pStyle w:val="1"/>
      </w:pPr>
      <w:r>
        <w:lastRenderedPageBreak/>
        <w:t>마무리 — KPT 회고 &amp; 현업 적용 (17:10 ~ 17:30, 20분)</w:t>
      </w:r>
      <w:bookmarkEnd w:id="62"/>
    </w:p>
    <w:p w14:paraId="3721BE3A" w14:textId="77777777" w:rsidR="00BD50EA" w:rsidRDefault="00000000">
      <w:pPr>
        <w:pStyle w:val="2"/>
      </w:pPr>
      <w:bookmarkStart w:id="63" w:name="_Toc231300229"/>
      <w:r>
        <w:rPr>
          <w:sz w:val="26"/>
          <w:szCs w:val="26"/>
        </w:rPr>
        <w:t>오늘 배운 것 — C2C로 다시 정리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D9E0E6E" w14:textId="77777777">
        <w:tc>
          <w:tcPr>
            <w:tcW w:w="936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48B7723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C2C (개념→코드 추적성) = 오늘의 핵심</w:t>
            </w:r>
          </w:p>
          <w:p w14:paraId="156638CF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세션 1·2에서 잡은 목표</w:t>
            </w:r>
          </w:p>
        </w:tc>
      </w:tr>
    </w:tbl>
    <w:p w14:paraId="039C5267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345C49DE" w14:textId="77777777">
        <w:tc>
          <w:tcPr>
            <w:tcW w:w="9360" w:type="dxa"/>
            <w:tcBorders>
              <w:top w:val="single" w:sz="4" w:space="0" w:color="2A7D6F"/>
              <w:left w:val="single" w:sz="4" w:space="0" w:color="2A7D6F"/>
              <w:bottom w:val="single" w:sz="4" w:space="0" w:color="2A7D6F"/>
              <w:right w:val="single" w:sz="4" w:space="0" w:color="2A7D6F"/>
            </w:tcBorders>
            <w:shd w:val="clear" w:color="auto" w:fill="2A7D6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F11F4FD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Dual-Track TDD = ARRR (③~⑥) = 같은 일</w:t>
            </w:r>
          </w:p>
          <w:p w14:paraId="0EF050E6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세션 2·4: A=RED·R=GREEN·R=REFACTOR·R=반복</w:t>
            </w:r>
          </w:p>
        </w:tc>
      </w:tr>
    </w:tbl>
    <w:p w14:paraId="538A99F8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40C74B4A" w14:textId="77777777">
        <w:tc>
          <w:tcPr>
            <w:tcW w:w="9360" w:type="dxa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shd w:val="clear" w:color="auto" w:fill="2E5C8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741B483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Cursor 기술 체계 = 그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도구함</w:t>
            </w:r>
            <w:proofErr w:type="spellEnd"/>
          </w:p>
          <w:p w14:paraId="7EB6AAE7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세션 3: ②설계에서 구성, ARRR에서 사용</w:t>
            </w:r>
          </w:p>
        </w:tc>
      </w:tr>
    </w:tbl>
    <w:p w14:paraId="38A03AF6" w14:textId="77777777" w:rsidR="00BD50EA" w:rsidRDefault="00000000">
      <w:pPr>
        <w:spacing w:before="30" w:after="30"/>
        <w:jc w:val="center"/>
      </w:pPr>
      <w:r>
        <w:rPr>
          <w:color w:val="5A7896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50EA" w14:paraId="06C8B0B5" w14:textId="77777777">
        <w:tc>
          <w:tcPr>
            <w:tcW w:w="9360" w:type="dxa"/>
            <w:tcBorders>
              <w:top w:val="single" w:sz="4" w:space="0" w:color="C77A12"/>
              <w:left w:val="single" w:sz="4" w:space="0" w:color="C77A12"/>
              <w:bottom w:val="single" w:sz="4" w:space="0" w:color="C77A12"/>
              <w:right w:val="single" w:sz="4" w:space="0" w:color="C77A12"/>
            </w:tcBorders>
            <w:shd w:val="clear" w:color="auto" w:fill="C77A12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602CA7A" w14:textId="77777777" w:rsidR="00BD50EA" w:rsidRDefault="00000000">
            <w:pPr>
              <w:spacing w:after="30" w:line="256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Clean Code + AI 문서화로 추적 기록</w:t>
            </w:r>
          </w:p>
          <w:p w14:paraId="641EA5BA" w14:textId="77777777" w:rsidR="00BD50EA" w:rsidRDefault="00000000">
            <w:pPr>
              <w:spacing w:line="252" w:lineRule="auto"/>
            </w:pPr>
            <w:r>
              <w:rPr>
                <w:color w:val="FFFFFF"/>
                <w:sz w:val="17"/>
                <w:szCs w:val="17"/>
              </w:rPr>
              <w:t>세션 4·5 (⑦ 확장 · ⑧ 문서화)</w:t>
            </w:r>
          </w:p>
        </w:tc>
      </w:tr>
    </w:tbl>
    <w:p w14:paraId="5C2FC4F4" w14:textId="77777777" w:rsidR="00BD50EA" w:rsidRDefault="00BD50EA">
      <w:pPr>
        <w:spacing w:after="100"/>
      </w:pPr>
    </w:p>
    <w:p w14:paraId="2FA39D22" w14:textId="77777777" w:rsidR="00BD50EA" w:rsidRDefault="00000000">
      <w:pPr>
        <w:pStyle w:val="2"/>
      </w:pPr>
      <w:bookmarkStart w:id="64" w:name="_Toc231300230"/>
      <w:r>
        <w:rPr>
          <w:sz w:val="26"/>
          <w:szCs w:val="26"/>
        </w:rPr>
        <w:t>KPT 회고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50EA" w14:paraId="773D099F" w14:textId="77777777">
        <w:trPr>
          <w:tblHeader/>
        </w:trPr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FE8AF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Keep (유지)</w:t>
            </w:r>
          </w:p>
        </w:tc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E586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Problem (문제)</w:t>
            </w:r>
          </w:p>
        </w:tc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2C85A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Try (시도)</w:t>
            </w:r>
          </w:p>
        </w:tc>
      </w:tr>
      <w:tr w:rsidR="00BD50EA" w14:paraId="22B571D0" w14:textId="77777777"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70C4C" w14:textId="77777777" w:rsidR="00BD50EA" w:rsidRDefault="00000000">
            <w:pPr>
              <w:spacing w:line="256" w:lineRule="auto"/>
            </w:pPr>
            <w:r>
              <w:rPr>
                <w:sz w:val="17"/>
                <w:szCs w:val="17"/>
              </w:rPr>
              <w:t>개념→코드 추적을 먼저 생각함 ARRR=Dual-Track TDD로 인식 1커밋 = 1 RED 원칙</w:t>
            </w:r>
          </w:p>
        </w:tc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FC368" w14:textId="77777777" w:rsidR="00BD50EA" w:rsidRDefault="00000000">
            <w:pPr>
              <w:spacing w:line="256" w:lineRule="auto"/>
            </w:pPr>
            <w:r>
              <w:rPr>
                <w:sz w:val="17"/>
                <w:szCs w:val="17"/>
              </w:rPr>
              <w:t>Ask(RED)/Respond(GREEN) 경계 혼용 AI 제안 검증 부족 커버리지 목표 미달</w:t>
            </w:r>
          </w:p>
        </w:tc>
        <w:tc>
          <w:tcPr>
            <w:tcW w:w="312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85A19" w14:textId="77777777" w:rsidR="00BD50EA" w:rsidRDefault="00000000">
            <w:pPr>
              <w:spacing w:line="256" w:lineRule="auto"/>
            </w:pPr>
            <w:r>
              <w:rPr>
                <w:sz w:val="17"/>
                <w:szCs w:val="17"/>
              </w:rPr>
              <w:t>PRD를 SSOT로 선행 GM approve 절차 문서화 Cursor 요소(Rule/Skill/Command) 정비</w:t>
            </w:r>
          </w:p>
        </w:tc>
      </w:tr>
    </w:tbl>
    <w:p w14:paraId="25DBEE70" w14:textId="77777777" w:rsidR="00BD50EA" w:rsidRDefault="00000000">
      <w:pPr>
        <w:spacing w:after="80" w:line="276" w:lineRule="auto"/>
      </w:pPr>
      <w:r>
        <w:rPr>
          <w:i/>
          <w:iCs/>
          <w:color w:val="555555"/>
          <w:sz w:val="15"/>
          <w:szCs w:val="15"/>
        </w:rPr>
        <w:t xml:space="preserve">※ 셀 안 </w:t>
      </w:r>
      <w:proofErr w:type="spellStart"/>
      <w:r>
        <w:rPr>
          <w:i/>
          <w:iCs/>
          <w:color w:val="555555"/>
          <w:sz w:val="15"/>
          <w:szCs w:val="15"/>
        </w:rPr>
        <w:t>줄바꿈은</w:t>
      </w:r>
      <w:proofErr w:type="spellEnd"/>
      <w:r>
        <w:rPr>
          <w:i/>
          <w:iCs/>
          <w:color w:val="555555"/>
          <w:sz w:val="15"/>
          <w:szCs w:val="15"/>
        </w:rPr>
        <w:t xml:space="preserve"> 발표 시 항목으로 풀어 설명하세요.</w:t>
      </w:r>
    </w:p>
    <w:p w14:paraId="0157092C" w14:textId="77777777" w:rsidR="00BD50EA" w:rsidRDefault="00BD50EA">
      <w:pPr>
        <w:spacing w:after="80"/>
      </w:pPr>
    </w:p>
    <w:p w14:paraId="03077F3B" w14:textId="77777777" w:rsidR="00BD50EA" w:rsidRDefault="00000000">
      <w:pPr>
        <w:pStyle w:val="2"/>
      </w:pPr>
      <w:bookmarkStart w:id="65" w:name="_Toc231300231"/>
      <w:r>
        <w:rPr>
          <w:sz w:val="26"/>
          <w:szCs w:val="26"/>
        </w:rPr>
        <w:t>현업 적용 — 팀 액션 아이템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BD50EA" w14:paraId="25A6B006" w14:textId="77777777">
        <w:trPr>
          <w:tblHeader/>
        </w:trPr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8AE49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3002B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A5473" w14:textId="77777777" w:rsidR="00BD50E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성공 기준</w:t>
            </w:r>
          </w:p>
        </w:tc>
      </w:tr>
      <w:tr w:rsidR="00BD50EA" w14:paraId="7C5A766C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B8D8E" w14:textId="77777777" w:rsidR="00BD50EA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전략</w:t>
            </w:r>
          </w:p>
        </w:tc>
        <w:tc>
          <w:tcPr>
            <w:tcW w:w="3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23CFA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Dual-Track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규칙 팀 공유</w:t>
            </w:r>
          </w:p>
        </w:tc>
        <w:tc>
          <w:tcPr>
            <w:tcW w:w="3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A2C17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 규칙 문서화</w:t>
            </w:r>
          </w:p>
        </w:tc>
      </w:tr>
      <w:tr w:rsidR="00BD50EA" w14:paraId="3042DA15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E080B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커버리지 Gate</w:t>
            </w:r>
          </w:p>
        </w:tc>
        <w:tc>
          <w:tcPr>
            <w:tcW w:w="3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75CB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CI에 80% 하한선 자동 적용</w:t>
            </w:r>
          </w:p>
        </w:tc>
        <w:tc>
          <w:tcPr>
            <w:tcW w:w="3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DE18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파이프라인 통과</w:t>
            </w:r>
          </w:p>
        </w:tc>
      </w:tr>
      <w:tr w:rsidR="00BD50EA" w14:paraId="2A18F549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514C6" w14:textId="77777777" w:rsidR="00BD50EA" w:rsidRDefault="00000000">
            <w:pPr>
              <w:spacing w:line="252" w:lineRule="auto"/>
            </w:pPr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cursorrules</w:t>
            </w:r>
            <w:proofErr w:type="gramEnd"/>
            <w:r>
              <w:rPr>
                <w:sz w:val="18"/>
                <w:szCs w:val="18"/>
              </w:rPr>
              <w:t>·Skill·Command</w:t>
            </w:r>
            <w:proofErr w:type="spellEnd"/>
          </w:p>
        </w:tc>
        <w:tc>
          <w:tcPr>
            <w:tcW w:w="3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AABCC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프로젝트별 추적성 규칙·</w:t>
            </w:r>
            <w:proofErr w:type="spellStart"/>
            <w:r>
              <w:rPr>
                <w:sz w:val="18"/>
                <w:szCs w:val="18"/>
              </w:rPr>
              <w:t>도구함</w:t>
            </w:r>
            <w:proofErr w:type="spellEnd"/>
            <w:r>
              <w:rPr>
                <w:sz w:val="18"/>
                <w:szCs w:val="18"/>
              </w:rPr>
              <w:t xml:space="preserve"> 정비</w:t>
            </w:r>
          </w:p>
        </w:tc>
        <w:tc>
          <w:tcPr>
            <w:tcW w:w="3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D8FF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리뷰에서 준수 확인</w:t>
            </w:r>
          </w:p>
        </w:tc>
      </w:tr>
      <w:tr w:rsidR="00BD50EA" w14:paraId="359D8EB4" w14:textId="77777777">
        <w:tc>
          <w:tcPr>
            <w:tcW w:w="24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6C358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Golden Master</w:t>
            </w:r>
          </w:p>
        </w:tc>
        <w:tc>
          <w:tcPr>
            <w:tcW w:w="360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0C7E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핵심 API 출력 기준 파일 관리</w:t>
            </w:r>
          </w:p>
        </w:tc>
        <w:tc>
          <w:tcPr>
            <w:tcW w:w="3360" w:type="dxa"/>
            <w:tcBorders>
              <w:top w:val="single" w:sz="4" w:space="0" w:color="C9D4E0"/>
              <w:left w:val="single" w:sz="4" w:space="0" w:color="C9D4E0"/>
              <w:bottom w:val="single" w:sz="4" w:space="0" w:color="C9D4E0"/>
              <w:right w:val="single" w:sz="4" w:space="0" w:color="C9D4E0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2E1CF" w14:textId="77777777" w:rsidR="00BD50EA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GM 회귀 0건</w:t>
            </w:r>
          </w:p>
        </w:tc>
      </w:tr>
    </w:tbl>
    <w:p w14:paraId="78785452" w14:textId="77777777" w:rsidR="00BD50EA" w:rsidRDefault="00BD50EA">
      <w:pPr>
        <w:spacing w:after="120"/>
      </w:pPr>
    </w:p>
    <w:p w14:paraId="33513ED6" w14:textId="77777777" w:rsidR="0024426A" w:rsidRPr="00457B8F" w:rsidRDefault="0024426A" w:rsidP="0024426A">
      <w:pPr>
        <w:spacing w:after="160"/>
        <w:rPr>
          <w:b/>
          <w:bCs/>
        </w:rPr>
      </w:pPr>
      <w:r w:rsidRPr="0004651C">
        <w:rPr>
          <w:b/>
          <w:bCs/>
        </w:rPr>
        <w:lastRenderedPageBreak/>
        <w:t>[</w:t>
      </w:r>
      <w:proofErr w:type="spellStart"/>
      <w:r w:rsidRPr="0004651C">
        <w:rPr>
          <w:b/>
          <w:bCs/>
        </w:rPr>
        <w:t>Github</w:t>
      </w:r>
      <w:proofErr w:type="spellEnd"/>
      <w:r w:rsidRPr="0004651C">
        <w:rPr>
          <w:b/>
          <w:bCs/>
        </w:rPr>
        <w:t xml:space="preserve"> 위키 작성법] 마크다운(Markdown) 작성법</w:t>
      </w:r>
    </w:p>
    <w:p w14:paraId="4EE45D5A" w14:textId="77777777" w:rsidR="0024426A" w:rsidRDefault="0024426A" w:rsidP="0024426A">
      <w:pPr>
        <w:spacing w:after="160"/>
        <w:rPr>
          <w:b/>
          <w:bCs/>
        </w:rPr>
      </w:pPr>
    </w:p>
    <w:p w14:paraId="29DE15B8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개요 </w:t>
      </w:r>
    </w:p>
    <w:p w14:paraId="47F40D62" w14:textId="77777777" w:rsidR="0024426A" w:rsidRPr="00457B8F" w:rsidRDefault="0024426A" w:rsidP="0024426A">
      <w:pPr>
        <w:spacing w:after="160"/>
      </w:pPr>
      <w:r w:rsidRPr="00457B8F">
        <w:t>마크다운은 간결한 문법으로 HTML 작성을 보조하는 도구입니다.</w:t>
      </w:r>
    </w:p>
    <w:p w14:paraId="78B244C3" w14:textId="77777777" w:rsidR="0024426A" w:rsidRPr="00457B8F" w:rsidRDefault="0024426A" w:rsidP="0024426A">
      <w:pPr>
        <w:spacing w:after="160"/>
      </w:pPr>
      <w:proofErr w:type="gramStart"/>
      <w:r w:rsidRPr="00457B8F">
        <w:t>표준화 되지는</w:t>
      </w:r>
      <w:proofErr w:type="gramEnd"/>
      <w:r w:rsidRPr="00457B8F">
        <w:t xml:space="preserve"> 않았고, 제공되는 Editor에 따라 결과물이 다르기는 하나, wiki 작성시 유용합니다.</w:t>
      </w:r>
    </w:p>
    <w:p w14:paraId="6A04D6B6" w14:textId="77777777" w:rsidR="0024426A" w:rsidRPr="00457B8F" w:rsidRDefault="0024426A" w:rsidP="0024426A">
      <w:pPr>
        <w:spacing w:after="160"/>
      </w:pPr>
      <w:r w:rsidRPr="00457B8F">
        <w:t>자세한 내용은 </w:t>
      </w:r>
      <w:r w:rsidRPr="0004651C">
        <w:t>Markdown Guide(https://www.markdownguide.org)</w:t>
      </w:r>
      <w:r w:rsidRPr="00457B8F">
        <w:t>를 참고하면 됩니다.</w:t>
      </w:r>
    </w:p>
    <w:p w14:paraId="56ADF748" w14:textId="77777777" w:rsidR="0024426A" w:rsidRPr="00457B8F" w:rsidRDefault="0024426A" w:rsidP="0024426A">
      <w:pPr>
        <w:spacing w:after="160"/>
      </w:pPr>
      <w:r w:rsidRPr="00457B8F">
        <w:t>마크다운은 헤더, 코드, 특수기호, 강조와 구분선, 인용, 목록, 체크박스, 접기/펼치기, 링크, 그림, 표로 구성됩니다.</w:t>
      </w:r>
    </w:p>
    <w:p w14:paraId="6AF465F6" w14:textId="77777777" w:rsidR="0024426A" w:rsidRDefault="0024426A" w:rsidP="0024426A">
      <w:pPr>
        <w:spacing w:after="160"/>
        <w:rPr>
          <w:b/>
          <w:bCs/>
        </w:rPr>
      </w:pPr>
    </w:p>
    <w:p w14:paraId="3CF88248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proofErr w:type="spellStart"/>
      <w:r w:rsidRPr="00457B8F">
        <w:rPr>
          <w:b/>
          <w:bCs/>
        </w:rPr>
        <w:t>개행</w:t>
      </w:r>
      <w:proofErr w:type="spellEnd"/>
      <w:r w:rsidRPr="00457B8F">
        <w:rPr>
          <w:b/>
          <w:bCs/>
        </w:rPr>
        <w:t xml:space="preserve"> </w:t>
      </w:r>
    </w:p>
    <w:p w14:paraId="24AADDFF" w14:textId="77777777" w:rsidR="0024426A" w:rsidRDefault="0024426A" w:rsidP="0024426A">
      <w:pPr>
        <w:spacing w:after="160"/>
      </w:pPr>
      <w:proofErr w:type="spellStart"/>
      <w:r w:rsidRPr="00457B8F">
        <w:t>엔터</w:t>
      </w:r>
      <w:proofErr w:type="spellEnd"/>
      <w:r w:rsidRPr="00457B8F">
        <w:t xml:space="preserve"> 2개를 하거나, </w:t>
      </w:r>
      <w:proofErr w:type="spellStart"/>
      <w:r w:rsidRPr="00457B8F">
        <w:t>문장뒤에</w:t>
      </w:r>
      <w:proofErr w:type="spellEnd"/>
      <w:r w:rsidRPr="00457B8F">
        <w:t xml:space="preserve"> 공백 2개 </w:t>
      </w:r>
      <w:proofErr w:type="spellStart"/>
      <w:r w:rsidRPr="00457B8F">
        <w:t>한뒤</w:t>
      </w:r>
      <w:proofErr w:type="spellEnd"/>
      <w:r w:rsidRPr="00457B8F">
        <w:t xml:space="preserve"> </w:t>
      </w:r>
      <w:proofErr w:type="spellStart"/>
      <w:r w:rsidRPr="00457B8F">
        <w:t>엔터</w:t>
      </w:r>
      <w:proofErr w:type="spellEnd"/>
      <w:r w:rsidRPr="00457B8F">
        <w:t xml:space="preserve"> 1개 하면 </w:t>
      </w:r>
      <w:proofErr w:type="spellStart"/>
      <w:r w:rsidRPr="00457B8F">
        <w:t>개행이</w:t>
      </w:r>
      <w:proofErr w:type="spellEnd"/>
      <w:r w:rsidRPr="00457B8F">
        <w:t xml:space="preserve"> 됩니다.</w:t>
      </w:r>
    </w:p>
    <w:p w14:paraId="4A13514F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52208813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2231D16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**첫번째**</w:t>
            </w:r>
            <w:r w:rsidRPr="00457B8F">
              <w:t xml:space="preserve"> 문장(</w:t>
            </w:r>
            <w:proofErr w:type="spellStart"/>
            <w:r w:rsidRPr="00457B8F">
              <w:t>엔터</w:t>
            </w:r>
            <w:proofErr w:type="spellEnd"/>
            <w:r w:rsidRPr="00457B8F">
              <w:t xml:space="preserve"> 1개)</w:t>
            </w:r>
          </w:p>
          <w:p w14:paraId="781FC994" w14:textId="77777777" w:rsidR="0024426A" w:rsidRPr="00457B8F" w:rsidRDefault="0024426A" w:rsidP="00315BE4">
            <w:pPr>
              <w:spacing w:after="160"/>
            </w:pPr>
            <w:r w:rsidRPr="00457B8F">
              <w:t>두번째 문장</w:t>
            </w:r>
          </w:p>
          <w:p w14:paraId="768524E1" w14:textId="77777777" w:rsidR="0024426A" w:rsidRPr="00457B8F" w:rsidRDefault="0024426A" w:rsidP="00315BE4">
            <w:pPr>
              <w:spacing w:after="160"/>
            </w:pPr>
          </w:p>
          <w:p w14:paraId="6CE4BE27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**첫번째**</w:t>
            </w:r>
            <w:r w:rsidRPr="00457B8F">
              <w:t xml:space="preserve"> 문장(</w:t>
            </w:r>
            <w:proofErr w:type="spellStart"/>
            <w:r w:rsidRPr="00457B8F">
              <w:t>엔터</w:t>
            </w:r>
            <w:proofErr w:type="spellEnd"/>
            <w:r w:rsidRPr="00457B8F">
              <w:t xml:space="preserve"> 2개)</w:t>
            </w:r>
          </w:p>
          <w:p w14:paraId="1E5FC619" w14:textId="77777777" w:rsidR="0024426A" w:rsidRPr="00457B8F" w:rsidRDefault="0024426A" w:rsidP="00315BE4">
            <w:pPr>
              <w:spacing w:after="160"/>
            </w:pPr>
          </w:p>
          <w:p w14:paraId="5B3F5E29" w14:textId="77777777" w:rsidR="0024426A" w:rsidRPr="00457B8F" w:rsidRDefault="0024426A" w:rsidP="00315BE4">
            <w:pPr>
              <w:spacing w:after="160"/>
            </w:pPr>
            <w:r w:rsidRPr="00457B8F">
              <w:t>두번째 문장</w:t>
            </w:r>
          </w:p>
          <w:p w14:paraId="290C23C3" w14:textId="77777777" w:rsidR="0024426A" w:rsidRPr="00457B8F" w:rsidRDefault="0024426A" w:rsidP="00315BE4">
            <w:pPr>
              <w:spacing w:after="160"/>
            </w:pPr>
          </w:p>
          <w:p w14:paraId="51C4B3A6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**첫번째**</w:t>
            </w:r>
            <w:r w:rsidRPr="00457B8F">
              <w:t xml:space="preserve"> 문장(공백 2개</w:t>
            </w:r>
            <w:proofErr w:type="gramStart"/>
            <w:r w:rsidRPr="00457B8F">
              <w:t>)  두번째</w:t>
            </w:r>
            <w:proofErr w:type="gramEnd"/>
            <w:r w:rsidRPr="00457B8F">
              <w:t xml:space="preserve"> 문장</w:t>
            </w:r>
          </w:p>
          <w:p w14:paraId="022CCFE9" w14:textId="77777777" w:rsidR="0024426A" w:rsidRPr="00457B8F" w:rsidRDefault="0024426A" w:rsidP="00315BE4">
            <w:pPr>
              <w:spacing w:after="160"/>
            </w:pPr>
          </w:p>
          <w:p w14:paraId="0C30C0A4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**첫번째**</w:t>
            </w:r>
            <w:r w:rsidRPr="00457B8F">
              <w:t xml:space="preserve"> 문장(공백 2개, </w:t>
            </w:r>
            <w:proofErr w:type="spellStart"/>
            <w:r w:rsidRPr="00457B8F">
              <w:t>엔터</w:t>
            </w:r>
            <w:proofErr w:type="spellEnd"/>
            <w:r w:rsidRPr="00457B8F">
              <w:t xml:space="preserve"> 1개)  </w:t>
            </w:r>
          </w:p>
          <w:p w14:paraId="455B0063" w14:textId="77777777" w:rsidR="0024426A" w:rsidRDefault="0024426A" w:rsidP="00315BE4">
            <w:pPr>
              <w:spacing w:after="160"/>
            </w:pPr>
            <w:r w:rsidRPr="00457B8F">
              <w:t>두번째 문장</w:t>
            </w:r>
          </w:p>
          <w:p w14:paraId="4F2AB843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34EBB8E2" w14:textId="77777777" w:rsidR="0024426A" w:rsidRPr="00457B8F" w:rsidRDefault="0024426A" w:rsidP="00315BE4">
            <w:pPr>
              <w:spacing w:after="160"/>
            </w:pPr>
          </w:p>
        </w:tc>
      </w:tr>
    </w:tbl>
    <w:p w14:paraId="45110FCD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3A980F94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lastRenderedPageBreak/>
        <w:t>첫번째</w:t>
      </w:r>
      <w:r w:rsidRPr="00457B8F">
        <w:t> 문장(</w:t>
      </w:r>
      <w:proofErr w:type="spellStart"/>
      <w:r w:rsidRPr="00457B8F">
        <w:t>엔터</w:t>
      </w:r>
      <w:proofErr w:type="spellEnd"/>
      <w:r w:rsidRPr="00457B8F">
        <w:t xml:space="preserve"> 1개) 두번째 문장</w:t>
      </w:r>
    </w:p>
    <w:p w14:paraId="769A6E04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첫번째</w:t>
      </w:r>
      <w:r w:rsidRPr="00457B8F">
        <w:t> 문장(</w:t>
      </w:r>
      <w:proofErr w:type="spellStart"/>
      <w:r w:rsidRPr="00457B8F">
        <w:t>엔터</w:t>
      </w:r>
      <w:proofErr w:type="spellEnd"/>
      <w:r w:rsidRPr="00457B8F">
        <w:t xml:space="preserve"> 2개)</w:t>
      </w:r>
    </w:p>
    <w:p w14:paraId="1D7B73B6" w14:textId="77777777" w:rsidR="0024426A" w:rsidRPr="00457B8F" w:rsidRDefault="0024426A" w:rsidP="0024426A">
      <w:pPr>
        <w:spacing w:after="160"/>
      </w:pPr>
      <w:r w:rsidRPr="00457B8F">
        <w:t>두번째 문장</w:t>
      </w:r>
    </w:p>
    <w:p w14:paraId="2412C218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첫번째</w:t>
      </w:r>
      <w:r w:rsidRPr="00457B8F">
        <w:t> 문장(공백 2개) 두번째 문장</w:t>
      </w:r>
    </w:p>
    <w:p w14:paraId="7EACD64D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첫번째</w:t>
      </w:r>
      <w:r w:rsidRPr="00457B8F">
        <w:t xml:space="preserve"> 문장(공백 2개, </w:t>
      </w:r>
      <w:proofErr w:type="spellStart"/>
      <w:r w:rsidRPr="00457B8F">
        <w:t>엔터</w:t>
      </w:r>
      <w:proofErr w:type="spellEnd"/>
      <w:r w:rsidRPr="00457B8F">
        <w:t xml:space="preserve"> 1개)</w:t>
      </w:r>
      <w:r w:rsidRPr="00457B8F">
        <w:br/>
        <w:t>두번째 문장</w:t>
      </w:r>
    </w:p>
    <w:p w14:paraId="47A64208" w14:textId="77777777" w:rsidR="0024426A" w:rsidRDefault="0024426A" w:rsidP="0024426A">
      <w:pPr>
        <w:spacing w:after="160"/>
        <w:rPr>
          <w:b/>
          <w:bCs/>
        </w:rPr>
      </w:pPr>
    </w:p>
    <w:p w14:paraId="504002B3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헤더 </w:t>
      </w:r>
    </w:p>
    <w:p w14:paraId="42B4660B" w14:textId="77777777" w:rsidR="0024426A" w:rsidRDefault="0024426A" w:rsidP="0024426A">
      <w:pPr>
        <w:spacing w:after="160"/>
      </w:pPr>
      <w:proofErr w:type="spellStart"/>
      <w:r w:rsidRPr="00457B8F">
        <w:t>제목등</w:t>
      </w:r>
      <w:proofErr w:type="spellEnd"/>
      <w:r w:rsidRPr="00457B8F">
        <w:t xml:space="preserve"> 강조를 </w:t>
      </w:r>
      <w:proofErr w:type="spellStart"/>
      <w:r w:rsidRPr="00457B8F">
        <w:t>할때</w:t>
      </w:r>
      <w:proofErr w:type="spellEnd"/>
      <w:r w:rsidRPr="00457B8F">
        <w:t xml:space="preserve"> 사용합니다. 각 헤더는 링크를 별도로 가질 수 있어, </w:t>
      </w:r>
      <w:proofErr w:type="spellStart"/>
      <w:r w:rsidRPr="00457B8F">
        <w:t>Github</w:t>
      </w:r>
      <w:proofErr w:type="spellEnd"/>
      <w:r w:rsidRPr="00457B8F">
        <w:t xml:space="preserve"> wiki에서 하위 제목으로 표시됩니다.</w:t>
      </w:r>
    </w:p>
    <w:p w14:paraId="1DBB85BF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562CE60C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E06AA62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# h1</w:t>
            </w:r>
          </w:p>
          <w:p w14:paraId="20C33BB5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## h2</w:t>
            </w:r>
          </w:p>
          <w:p w14:paraId="7CD65AE1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### h3</w:t>
            </w:r>
          </w:p>
          <w:p w14:paraId="4669588F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#### h4</w:t>
            </w:r>
          </w:p>
          <w:p w14:paraId="5277324D" w14:textId="77777777" w:rsidR="0024426A" w:rsidRDefault="0024426A" w:rsidP="00315BE4">
            <w:pPr>
              <w:spacing w:after="160"/>
              <w:rPr>
                <w:b/>
                <w:bCs/>
              </w:rPr>
            </w:pPr>
            <w:r w:rsidRPr="00457B8F">
              <w:rPr>
                <w:b/>
                <w:bCs/>
              </w:rPr>
              <w:t xml:space="preserve">##### h5 </w:t>
            </w:r>
          </w:p>
          <w:p w14:paraId="41D19155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  <w:bCs/>
              </w:rPr>
              <w:t>```</w:t>
            </w:r>
          </w:p>
          <w:p w14:paraId="1FC15029" w14:textId="77777777" w:rsidR="0024426A" w:rsidRPr="00457B8F" w:rsidRDefault="0024426A" w:rsidP="00315BE4">
            <w:pPr>
              <w:spacing w:after="160"/>
            </w:pPr>
          </w:p>
        </w:tc>
      </w:tr>
    </w:tbl>
    <w:p w14:paraId="13823A32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05FF4FDB" w14:textId="77777777" w:rsidR="0024426A" w:rsidRPr="00457B8F" w:rsidRDefault="0024426A" w:rsidP="0024426A">
      <w:pPr>
        <w:spacing w:after="160"/>
        <w:rPr>
          <w:b/>
          <w:bCs/>
        </w:rPr>
      </w:pPr>
      <w:r w:rsidRPr="00457B8F">
        <w:rPr>
          <w:b/>
          <w:bCs/>
        </w:rPr>
        <w:t>h1</w:t>
      </w:r>
    </w:p>
    <w:p w14:paraId="2EA7472C" w14:textId="77777777" w:rsidR="0024426A" w:rsidRPr="00457B8F" w:rsidRDefault="0024426A" w:rsidP="0024426A">
      <w:pPr>
        <w:spacing w:after="160"/>
        <w:rPr>
          <w:b/>
          <w:bCs/>
        </w:rPr>
      </w:pPr>
      <w:r w:rsidRPr="00457B8F">
        <w:rPr>
          <w:b/>
          <w:bCs/>
        </w:rPr>
        <w:t>h2</w:t>
      </w:r>
    </w:p>
    <w:p w14:paraId="626228D1" w14:textId="77777777" w:rsidR="0024426A" w:rsidRPr="00457B8F" w:rsidRDefault="0024426A" w:rsidP="0024426A">
      <w:pPr>
        <w:spacing w:after="160"/>
        <w:rPr>
          <w:b/>
          <w:bCs/>
        </w:rPr>
      </w:pPr>
      <w:r w:rsidRPr="00457B8F">
        <w:rPr>
          <w:b/>
          <w:bCs/>
        </w:rPr>
        <w:t>h3</w:t>
      </w:r>
    </w:p>
    <w:p w14:paraId="6AC4BEDA" w14:textId="77777777" w:rsidR="0024426A" w:rsidRPr="00457B8F" w:rsidRDefault="0024426A" w:rsidP="0024426A">
      <w:pPr>
        <w:spacing w:after="160"/>
        <w:rPr>
          <w:b/>
          <w:bCs/>
        </w:rPr>
      </w:pPr>
      <w:r w:rsidRPr="00457B8F">
        <w:rPr>
          <w:b/>
          <w:bCs/>
        </w:rPr>
        <w:t>h4</w:t>
      </w:r>
    </w:p>
    <w:p w14:paraId="18DAA4BD" w14:textId="77777777" w:rsidR="0024426A" w:rsidRPr="00457B8F" w:rsidRDefault="0024426A" w:rsidP="0024426A">
      <w:pPr>
        <w:spacing w:after="160"/>
        <w:rPr>
          <w:b/>
          <w:bCs/>
        </w:rPr>
      </w:pPr>
      <w:r w:rsidRPr="00457B8F">
        <w:rPr>
          <w:b/>
          <w:bCs/>
        </w:rPr>
        <w:t>h5</w:t>
      </w:r>
    </w:p>
    <w:p w14:paraId="16EE9D96" w14:textId="77777777" w:rsidR="0024426A" w:rsidRDefault="0024426A" w:rsidP="0024426A">
      <w:pPr>
        <w:spacing w:after="160"/>
        <w:rPr>
          <w:b/>
          <w:bCs/>
        </w:rPr>
      </w:pPr>
    </w:p>
    <w:p w14:paraId="5B203C70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코드 </w:t>
      </w:r>
    </w:p>
    <w:p w14:paraId="7EBB7052" w14:textId="77777777" w:rsidR="0024426A" w:rsidRPr="00457B8F" w:rsidRDefault="0024426A" w:rsidP="0024426A">
      <w:pPr>
        <w:spacing w:after="160"/>
      </w:pPr>
      <w:r w:rsidRPr="00457B8F">
        <w:t xml:space="preserve">코드 표시를 </w:t>
      </w:r>
      <w:proofErr w:type="spellStart"/>
      <w:r w:rsidRPr="00457B8F">
        <w:t>할때</w:t>
      </w:r>
      <w:proofErr w:type="spellEnd"/>
      <w:r w:rsidRPr="00457B8F">
        <w:t xml:space="preserve"> &lt;pre&gt;&lt;code&gt; 코드 &lt;/code&gt;&lt;/pre&gt; 나 ``` 로 </w:t>
      </w:r>
      <w:proofErr w:type="spellStart"/>
      <w:r w:rsidRPr="00457B8F">
        <w:t>개행하여</w:t>
      </w:r>
      <w:proofErr w:type="spellEnd"/>
      <w:r w:rsidRPr="00457B8F">
        <w:t xml:space="preserve"> 감쌉니다. 코드 블록은 </w:t>
      </w:r>
      <w:proofErr w:type="spellStart"/>
      <w:r w:rsidRPr="00457B8F">
        <w:lastRenderedPageBreak/>
        <w:t>Github</w:t>
      </w:r>
      <w:proofErr w:type="spellEnd"/>
      <w:r w:rsidRPr="00457B8F">
        <w:t>에서 복사하기가 지원됩니다.</w:t>
      </w:r>
    </w:p>
    <w:p w14:paraId="77D0FF9C" w14:textId="77777777" w:rsidR="0024426A" w:rsidRPr="00457B8F" w:rsidRDefault="0024426A" w:rsidP="0024426A">
      <w:pPr>
        <w:spacing w:after="160"/>
      </w:pPr>
      <w:r w:rsidRPr="00457B8F">
        <w:t>```</w:t>
      </w:r>
    </w:p>
    <w:p w14:paraId="27EAED66" w14:textId="77777777" w:rsidR="0024426A" w:rsidRPr="00457B8F" w:rsidRDefault="0024426A" w:rsidP="0024426A">
      <w:pPr>
        <w:spacing w:after="160"/>
      </w:pPr>
      <w:r w:rsidRPr="00457B8F">
        <w:t xml:space="preserve">if (int </w:t>
      </w:r>
      <w:proofErr w:type="spellStart"/>
      <w:r w:rsidRPr="00457B8F">
        <w:t>i</w:t>
      </w:r>
      <w:proofErr w:type="spellEnd"/>
      <w:r w:rsidRPr="00457B8F">
        <w:t xml:space="preserve"> = 0; </w:t>
      </w:r>
      <w:proofErr w:type="spellStart"/>
      <w:r w:rsidRPr="00457B8F">
        <w:t>i</w:t>
      </w:r>
      <w:proofErr w:type="spellEnd"/>
      <w:r w:rsidRPr="00457B8F">
        <w:t xml:space="preserve"> &lt; 10; ++</w:t>
      </w:r>
      <w:proofErr w:type="spellStart"/>
      <w:proofErr w:type="gramStart"/>
      <w:r w:rsidRPr="00457B8F">
        <w:t>i</w:t>
      </w:r>
      <w:proofErr w:type="spellEnd"/>
      <w:r w:rsidRPr="00457B8F">
        <w:t>) {</w:t>
      </w:r>
      <w:proofErr w:type="gramEnd"/>
      <w:r w:rsidRPr="00457B8F">
        <w:t xml:space="preserve"> </w:t>
      </w:r>
    </w:p>
    <w:p w14:paraId="7AA220EB" w14:textId="77777777" w:rsidR="0024426A" w:rsidRPr="00457B8F" w:rsidRDefault="0024426A" w:rsidP="0024426A">
      <w:pPr>
        <w:spacing w:after="160"/>
      </w:pPr>
      <w:r w:rsidRPr="00457B8F">
        <w:t xml:space="preserve">   ...</w:t>
      </w:r>
    </w:p>
    <w:p w14:paraId="38D5C06C" w14:textId="77777777" w:rsidR="0024426A" w:rsidRPr="00457B8F" w:rsidRDefault="0024426A" w:rsidP="0024426A">
      <w:pPr>
        <w:spacing w:after="160"/>
      </w:pPr>
      <w:r w:rsidRPr="00457B8F">
        <w:t>}</w:t>
      </w:r>
    </w:p>
    <w:p w14:paraId="7B43BC2F" w14:textId="77777777" w:rsidR="0024426A" w:rsidRPr="00457B8F" w:rsidRDefault="0024426A" w:rsidP="0024426A">
      <w:pPr>
        <w:spacing w:after="160"/>
      </w:pPr>
      <w:r w:rsidRPr="00457B8F">
        <w:t>```</w:t>
      </w:r>
    </w:p>
    <w:p w14:paraId="709745D1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3093695E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65E4EBF" w14:textId="77777777" w:rsidR="0024426A" w:rsidRPr="00457B8F" w:rsidRDefault="0024426A" w:rsidP="00315BE4">
            <w:pPr>
              <w:spacing w:after="160"/>
            </w:pPr>
            <w:r w:rsidRPr="00457B8F">
              <w:t xml:space="preserve">if (int </w:t>
            </w:r>
            <w:proofErr w:type="spellStart"/>
            <w:r w:rsidRPr="00457B8F">
              <w:t>i</w:t>
            </w:r>
            <w:proofErr w:type="spellEnd"/>
            <w:r w:rsidRPr="00457B8F">
              <w:t xml:space="preserve"> = 0; </w:t>
            </w:r>
            <w:proofErr w:type="spellStart"/>
            <w:r w:rsidRPr="00457B8F">
              <w:t>i</w:t>
            </w:r>
            <w:proofErr w:type="spellEnd"/>
            <w:r w:rsidRPr="00457B8F">
              <w:t xml:space="preserve"> &lt; 10; ++</w:t>
            </w:r>
            <w:proofErr w:type="spellStart"/>
            <w:proofErr w:type="gramStart"/>
            <w:r w:rsidRPr="00457B8F">
              <w:t>i</w:t>
            </w:r>
            <w:proofErr w:type="spellEnd"/>
            <w:r w:rsidRPr="00457B8F">
              <w:t>) {</w:t>
            </w:r>
            <w:proofErr w:type="gramEnd"/>
            <w:r w:rsidRPr="00457B8F">
              <w:t xml:space="preserve"> </w:t>
            </w:r>
          </w:p>
          <w:p w14:paraId="1AFFDDEA" w14:textId="77777777" w:rsidR="0024426A" w:rsidRPr="00457B8F" w:rsidRDefault="0024426A" w:rsidP="00315BE4">
            <w:pPr>
              <w:spacing w:after="160"/>
            </w:pPr>
            <w:r w:rsidRPr="00457B8F">
              <w:t xml:space="preserve">   ...</w:t>
            </w:r>
          </w:p>
          <w:p w14:paraId="64F11C78" w14:textId="77777777" w:rsidR="0024426A" w:rsidRPr="00457B8F" w:rsidRDefault="0024426A" w:rsidP="00315BE4">
            <w:pPr>
              <w:spacing w:after="160"/>
            </w:pPr>
            <w:r w:rsidRPr="00457B8F">
              <w:t>}</w:t>
            </w:r>
          </w:p>
          <w:p w14:paraId="10DE05DB" w14:textId="77777777" w:rsidR="0024426A" w:rsidRPr="00457B8F" w:rsidRDefault="0024426A" w:rsidP="00315BE4">
            <w:pPr>
              <w:spacing w:after="160"/>
            </w:pPr>
          </w:p>
        </w:tc>
      </w:tr>
    </w:tbl>
    <w:p w14:paraId="223E0794" w14:textId="77777777" w:rsidR="0024426A" w:rsidRPr="00457B8F" w:rsidRDefault="0024426A" w:rsidP="0024426A">
      <w:pPr>
        <w:spacing w:after="160"/>
      </w:pPr>
      <w:r w:rsidRPr="00457B8F">
        <w:t>특정 언어의 문법을 강조하고 싶으면 시작 ``` 옆에 cpp, cs, java, javascript, python, bash, css, diff, html, http, ini, </w:t>
      </w:r>
      <w:proofErr w:type="gramStart"/>
      <w:r w:rsidRPr="00457B8F">
        <w:t>markdown </w:t>
      </w:r>
      <w:proofErr w:type="spellStart"/>
      <w:r w:rsidRPr="00457B8F">
        <w:t>를</w:t>
      </w:r>
      <w:proofErr w:type="spellEnd"/>
      <w:proofErr w:type="gramEnd"/>
      <w:r w:rsidRPr="00457B8F">
        <w:t xml:space="preserve"> 기재하시면 됩니다.</w:t>
      </w:r>
    </w:p>
    <w:p w14:paraId="40B576BB" w14:textId="77777777" w:rsidR="0024426A" w:rsidRPr="00457B8F" w:rsidRDefault="0024426A" w:rsidP="0024426A">
      <w:pPr>
        <w:spacing w:after="160"/>
      </w:pPr>
      <w:r w:rsidRPr="00457B8F">
        <w:t>```</w:t>
      </w:r>
      <w:proofErr w:type="spellStart"/>
      <w:r w:rsidRPr="00457B8F">
        <w:t>cpp</w:t>
      </w:r>
      <w:proofErr w:type="spellEnd"/>
    </w:p>
    <w:p w14:paraId="0C98C618" w14:textId="77777777" w:rsidR="0024426A" w:rsidRPr="00457B8F" w:rsidRDefault="0024426A" w:rsidP="0024426A">
      <w:pPr>
        <w:spacing w:after="160"/>
      </w:pPr>
      <w:r w:rsidRPr="00457B8F">
        <w:t xml:space="preserve">for (int </w:t>
      </w:r>
      <w:proofErr w:type="spellStart"/>
      <w:r w:rsidRPr="00457B8F">
        <w:t>i</w:t>
      </w:r>
      <w:proofErr w:type="spellEnd"/>
      <w:r w:rsidRPr="00457B8F">
        <w:t xml:space="preserve"> = 0; </w:t>
      </w:r>
      <w:proofErr w:type="spellStart"/>
      <w:r w:rsidRPr="00457B8F">
        <w:t>i</w:t>
      </w:r>
      <w:proofErr w:type="spellEnd"/>
      <w:r w:rsidRPr="00457B8F">
        <w:t xml:space="preserve"> &lt; 10; ++</w:t>
      </w:r>
      <w:proofErr w:type="spellStart"/>
      <w:proofErr w:type="gramStart"/>
      <w:r w:rsidRPr="00457B8F">
        <w:t>i</w:t>
      </w:r>
      <w:proofErr w:type="spellEnd"/>
      <w:r w:rsidRPr="00457B8F">
        <w:t>) {</w:t>
      </w:r>
      <w:proofErr w:type="gramEnd"/>
      <w:r w:rsidRPr="00457B8F">
        <w:t xml:space="preserve"> </w:t>
      </w:r>
    </w:p>
    <w:p w14:paraId="5BF4383F" w14:textId="77777777" w:rsidR="0024426A" w:rsidRPr="00457B8F" w:rsidRDefault="0024426A" w:rsidP="0024426A">
      <w:pPr>
        <w:spacing w:after="160"/>
      </w:pPr>
      <w:r w:rsidRPr="00457B8F">
        <w:t xml:space="preserve">   ...</w:t>
      </w:r>
    </w:p>
    <w:p w14:paraId="431EA533" w14:textId="77777777" w:rsidR="0024426A" w:rsidRPr="00457B8F" w:rsidRDefault="0024426A" w:rsidP="0024426A">
      <w:pPr>
        <w:spacing w:after="160"/>
      </w:pPr>
      <w:r w:rsidRPr="00457B8F">
        <w:t>}</w:t>
      </w:r>
    </w:p>
    <w:p w14:paraId="09B466FA" w14:textId="77777777" w:rsidR="0024426A" w:rsidRPr="00457B8F" w:rsidRDefault="0024426A" w:rsidP="0024426A">
      <w:pPr>
        <w:spacing w:after="160"/>
      </w:pPr>
      <w:r w:rsidRPr="00457B8F">
        <w:t>```</w:t>
      </w:r>
    </w:p>
    <w:p w14:paraId="68DF494D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0"/>
      </w:tblGrid>
      <w:tr w:rsidR="0024426A" w:rsidRPr="00457B8F" w14:paraId="23B03721" w14:textId="77777777" w:rsidTr="00315BE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90C0FEC" w14:textId="77777777" w:rsidR="0024426A" w:rsidRPr="00457B8F" w:rsidRDefault="0024426A" w:rsidP="00315BE4">
            <w:pPr>
              <w:spacing w:after="160"/>
            </w:pPr>
            <w:r w:rsidRPr="00457B8F">
              <w:t xml:space="preserve">for (int </w:t>
            </w:r>
            <w:proofErr w:type="spellStart"/>
            <w:r w:rsidRPr="00457B8F">
              <w:t>i</w:t>
            </w:r>
            <w:proofErr w:type="spellEnd"/>
            <w:r w:rsidRPr="00457B8F">
              <w:t xml:space="preserve"> = 0; </w:t>
            </w:r>
            <w:proofErr w:type="spellStart"/>
            <w:r w:rsidRPr="00457B8F">
              <w:t>i</w:t>
            </w:r>
            <w:proofErr w:type="spellEnd"/>
            <w:r w:rsidRPr="00457B8F">
              <w:t xml:space="preserve"> &lt; 10; ++</w:t>
            </w:r>
            <w:proofErr w:type="spellStart"/>
            <w:proofErr w:type="gramStart"/>
            <w:r w:rsidRPr="00457B8F">
              <w:t>i</w:t>
            </w:r>
            <w:proofErr w:type="spellEnd"/>
            <w:r w:rsidRPr="00457B8F">
              <w:t>) {</w:t>
            </w:r>
            <w:proofErr w:type="gramEnd"/>
            <w:r w:rsidRPr="00457B8F">
              <w:t xml:space="preserve"> </w:t>
            </w:r>
          </w:p>
          <w:p w14:paraId="3ECBC1BA" w14:textId="77777777" w:rsidR="0024426A" w:rsidRPr="00457B8F" w:rsidRDefault="0024426A" w:rsidP="00315BE4">
            <w:pPr>
              <w:spacing w:after="160"/>
            </w:pPr>
            <w:r w:rsidRPr="00457B8F">
              <w:t xml:space="preserve">   ...</w:t>
            </w:r>
          </w:p>
          <w:p w14:paraId="29D3D31D" w14:textId="77777777" w:rsidR="0024426A" w:rsidRPr="00457B8F" w:rsidRDefault="0024426A" w:rsidP="00315BE4">
            <w:pPr>
              <w:spacing w:after="160"/>
            </w:pPr>
            <w:r w:rsidRPr="00457B8F">
              <w:t>}</w:t>
            </w:r>
          </w:p>
          <w:p w14:paraId="3E56D182" w14:textId="77777777" w:rsidR="0024426A" w:rsidRPr="00457B8F" w:rsidRDefault="0024426A" w:rsidP="00315BE4">
            <w:pPr>
              <w:spacing w:after="160"/>
            </w:pPr>
          </w:p>
        </w:tc>
      </w:tr>
    </w:tbl>
    <w:p w14:paraId="3A3FAABB" w14:textId="77777777" w:rsidR="0024426A" w:rsidRPr="00457B8F" w:rsidRDefault="0024426A" w:rsidP="0024426A">
      <w:pPr>
        <w:spacing w:after="160"/>
      </w:pPr>
      <w:r w:rsidRPr="00457B8F">
        <w:t xml:space="preserve">문장내에서 작성하고 싶으면 ` 로 감싸면 됩니다. 단, </w:t>
      </w:r>
      <w:proofErr w:type="spellStart"/>
      <w:r w:rsidRPr="00457B8F">
        <w:t>문법강조는</w:t>
      </w:r>
      <w:proofErr w:type="spellEnd"/>
      <w:r w:rsidRPr="00457B8F">
        <w:t xml:space="preserve"> 지원되지 않습니다.</w:t>
      </w:r>
    </w:p>
    <w:p w14:paraId="3785952F" w14:textId="77777777" w:rsidR="0024426A" w:rsidRPr="00457B8F" w:rsidRDefault="0024426A" w:rsidP="0024426A">
      <w:pPr>
        <w:spacing w:after="160"/>
      </w:pPr>
      <w:r w:rsidRPr="00457B8F">
        <w:t>`for`문은 `</w:t>
      </w:r>
      <w:proofErr w:type="spellStart"/>
      <w:r w:rsidRPr="00457B8F">
        <w:t>cpp</w:t>
      </w:r>
      <w:proofErr w:type="spellEnd"/>
      <w:r w:rsidRPr="00457B8F">
        <w:t xml:space="preserve"> for (int </w:t>
      </w:r>
      <w:proofErr w:type="spellStart"/>
      <w:r w:rsidRPr="00457B8F">
        <w:t>i</w:t>
      </w:r>
      <w:proofErr w:type="spellEnd"/>
      <w:r w:rsidRPr="00457B8F">
        <w:t xml:space="preserve"> = 0; </w:t>
      </w:r>
      <w:proofErr w:type="spellStart"/>
      <w:r w:rsidRPr="00457B8F">
        <w:t>i</w:t>
      </w:r>
      <w:proofErr w:type="spellEnd"/>
      <w:r w:rsidRPr="00457B8F">
        <w:t xml:space="preserve"> </w:t>
      </w:r>
      <w:proofErr w:type="gramStart"/>
      <w:r w:rsidRPr="00457B8F">
        <w:t>&lt; 10</w:t>
      </w:r>
      <w:proofErr w:type="gramEnd"/>
      <w:r w:rsidRPr="00457B8F">
        <w:t>; ++</w:t>
      </w:r>
      <w:proofErr w:type="spellStart"/>
      <w:r w:rsidRPr="00457B8F">
        <w:t>i</w:t>
      </w:r>
      <w:proofErr w:type="spellEnd"/>
      <w:r w:rsidRPr="00457B8F">
        <w:t>) {}` 와 같이 횟수를 지정하여 반복할 수 있습니다.</w:t>
      </w:r>
    </w:p>
    <w:p w14:paraId="1AB91055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48B441B4" w14:textId="77777777" w:rsidR="0024426A" w:rsidRPr="00457B8F" w:rsidRDefault="0024426A" w:rsidP="0024426A">
      <w:pPr>
        <w:spacing w:after="160"/>
      </w:pPr>
      <w:r w:rsidRPr="00457B8F">
        <w:t xml:space="preserve">for문은 for (int </w:t>
      </w:r>
      <w:proofErr w:type="spellStart"/>
      <w:r w:rsidRPr="00457B8F">
        <w:t>i</w:t>
      </w:r>
      <w:proofErr w:type="spellEnd"/>
      <w:r w:rsidRPr="00457B8F">
        <w:t xml:space="preserve"> = 0; </w:t>
      </w:r>
      <w:proofErr w:type="spellStart"/>
      <w:r w:rsidRPr="00457B8F">
        <w:t>i</w:t>
      </w:r>
      <w:proofErr w:type="spellEnd"/>
      <w:r w:rsidRPr="00457B8F">
        <w:t xml:space="preserve"> </w:t>
      </w:r>
      <w:proofErr w:type="gramStart"/>
      <w:r w:rsidRPr="00457B8F">
        <w:t>&lt; 10</w:t>
      </w:r>
      <w:proofErr w:type="gramEnd"/>
      <w:r w:rsidRPr="00457B8F">
        <w:t>; ++</w:t>
      </w:r>
      <w:proofErr w:type="spellStart"/>
      <w:r w:rsidRPr="00457B8F">
        <w:t>i</w:t>
      </w:r>
      <w:proofErr w:type="spellEnd"/>
      <w:r w:rsidRPr="00457B8F">
        <w:t>) {} 와 같이 횟수를 지정하여 반복할 수 있습니다.</w:t>
      </w:r>
    </w:p>
    <w:p w14:paraId="46497267" w14:textId="77777777" w:rsidR="0024426A" w:rsidRDefault="0024426A" w:rsidP="0024426A">
      <w:pPr>
        <w:spacing w:after="160"/>
        <w:rPr>
          <w:b/>
          <w:bCs/>
        </w:rPr>
      </w:pPr>
    </w:p>
    <w:p w14:paraId="0AB6B55C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특수 기호 </w:t>
      </w:r>
    </w:p>
    <w:p w14:paraId="1E583908" w14:textId="77777777" w:rsidR="0024426A" w:rsidRPr="00457B8F" w:rsidRDefault="0024426A" w:rsidP="0024426A">
      <w:pPr>
        <w:spacing w:after="160"/>
      </w:pPr>
      <w:r w:rsidRPr="00457B8F">
        <w:t xml:space="preserve">그대로 </w:t>
      </w:r>
      <w:proofErr w:type="spellStart"/>
      <w:r w:rsidRPr="00457B8F">
        <w:t>표시하고픈</w:t>
      </w:r>
      <w:proofErr w:type="spellEnd"/>
      <w:r w:rsidRPr="00457B8F">
        <w:t xml:space="preserve"> 특수기호 앞에 </w:t>
      </w:r>
      <w:proofErr w:type="gramStart"/>
      <w:r w:rsidRPr="00457B8F">
        <w:t>\ 를</w:t>
      </w:r>
      <w:proofErr w:type="gramEnd"/>
      <w:r w:rsidRPr="00457B8F">
        <w:t xml:space="preserve"> </w:t>
      </w:r>
      <w:proofErr w:type="gramStart"/>
      <w:r w:rsidRPr="00457B8F">
        <w:t>사용 하면</w:t>
      </w:r>
      <w:proofErr w:type="gramEnd"/>
      <w:r w:rsidRPr="00457B8F">
        <w:t xml:space="preserve"> 됩니다.</w:t>
      </w:r>
    </w:p>
    <w:p w14:paraId="39909AA2" w14:textId="77777777" w:rsidR="0024426A" w:rsidRDefault="0024426A" w:rsidP="0024426A">
      <w:pPr>
        <w:spacing w:after="160"/>
        <w:rPr>
          <w:b/>
          <w:bCs/>
        </w:rPr>
      </w:pPr>
    </w:p>
    <w:p w14:paraId="7B891190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강조와 구분선 </w:t>
      </w:r>
    </w:p>
    <w:p w14:paraId="5473C3E9" w14:textId="77777777" w:rsidR="0024426A" w:rsidRDefault="0024426A" w:rsidP="0024426A">
      <w:pPr>
        <w:spacing w:after="160"/>
      </w:pPr>
      <w:r w:rsidRPr="00457B8F">
        <w:t>다음과 같이 글꼴을 강조합니다.</w:t>
      </w:r>
    </w:p>
    <w:p w14:paraId="782FB28F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1F0B267F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8E20DE3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*</w:t>
            </w:r>
            <w:proofErr w:type="spellStart"/>
            <w:r w:rsidRPr="00457B8F">
              <w:rPr>
                <w:i/>
                <w:iCs/>
              </w:rPr>
              <w:t>이텔릭체</w:t>
            </w:r>
            <w:proofErr w:type="spellEnd"/>
            <w:r w:rsidRPr="00457B8F">
              <w:rPr>
                <w:i/>
                <w:iCs/>
              </w:rPr>
              <w:t>*</w:t>
            </w:r>
          </w:p>
          <w:p w14:paraId="733B93B4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</w:t>
            </w:r>
            <w:proofErr w:type="spellStart"/>
            <w:r w:rsidRPr="00457B8F">
              <w:rPr>
                <w:b/>
                <w:bCs/>
              </w:rPr>
              <w:t>볼드체</w:t>
            </w:r>
            <w:proofErr w:type="spellEnd"/>
            <w:r w:rsidRPr="00457B8F">
              <w:rPr>
                <w:b/>
                <w:bCs/>
              </w:rPr>
              <w:t>**</w:t>
            </w:r>
          </w:p>
          <w:p w14:paraId="4F9E6337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__</w:t>
            </w:r>
            <w:proofErr w:type="spellStart"/>
            <w:r w:rsidRPr="00457B8F">
              <w:rPr>
                <w:b/>
                <w:bCs/>
              </w:rPr>
              <w:t>볼드체</w:t>
            </w:r>
            <w:proofErr w:type="spellEnd"/>
            <w:r w:rsidRPr="00457B8F">
              <w:rPr>
                <w:b/>
                <w:bCs/>
              </w:rPr>
              <w:t>__</w:t>
            </w:r>
          </w:p>
          <w:p w14:paraId="0A511485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_</w:t>
            </w:r>
            <w:proofErr w:type="spellStart"/>
            <w:r w:rsidRPr="00457B8F">
              <w:rPr>
                <w:i/>
                <w:iCs/>
              </w:rPr>
              <w:t>이텔릭체</w:t>
            </w:r>
            <w:proofErr w:type="spellEnd"/>
            <w:r w:rsidRPr="00457B8F">
              <w:rPr>
                <w:i/>
                <w:iCs/>
              </w:rPr>
              <w:t>_</w:t>
            </w:r>
          </w:p>
          <w:p w14:paraId="638CD621" w14:textId="77777777" w:rsidR="0024426A" w:rsidRPr="00457B8F" w:rsidRDefault="0024426A" w:rsidP="00315BE4">
            <w:pPr>
              <w:spacing w:after="160"/>
            </w:pPr>
            <w:r w:rsidRPr="00457B8F">
              <w:t>~~취소선~~</w:t>
            </w:r>
          </w:p>
          <w:p w14:paraId="2CFFA973" w14:textId="77777777" w:rsidR="0024426A" w:rsidRPr="00457B8F" w:rsidRDefault="0024426A" w:rsidP="00315BE4">
            <w:pPr>
              <w:spacing w:after="160"/>
            </w:pPr>
            <w:r w:rsidRPr="00457B8F">
              <w:t>&lt;u&gt;밑줄&lt;/u&gt;</w:t>
            </w:r>
          </w:p>
          <w:p w14:paraId="6714651C" w14:textId="77777777" w:rsidR="0024426A" w:rsidRDefault="0024426A" w:rsidP="00315BE4">
            <w:pPr>
              <w:spacing w:after="160"/>
            </w:pPr>
            <w:r w:rsidRPr="00457B8F">
              <w:t>&lt;span style="</w:t>
            </w:r>
            <w:proofErr w:type="spellStart"/>
            <w:proofErr w:type="gramStart"/>
            <w:r w:rsidRPr="00457B8F">
              <w:t>color:red</w:t>
            </w:r>
            <w:proofErr w:type="spellEnd"/>
            <w:proofErr w:type="gramEnd"/>
            <w:r w:rsidRPr="00457B8F">
              <w:t>"&gt;빨간색&lt;/span&gt;</w:t>
            </w:r>
          </w:p>
          <w:p w14:paraId="1477D631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5460C24F" w14:textId="77777777" w:rsidR="0024426A" w:rsidRPr="00457B8F" w:rsidRDefault="0024426A" w:rsidP="00315BE4">
            <w:pPr>
              <w:spacing w:after="160"/>
            </w:pPr>
          </w:p>
        </w:tc>
      </w:tr>
    </w:tbl>
    <w:p w14:paraId="09D088CB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201C7F22" w14:textId="77777777" w:rsidR="0024426A" w:rsidRPr="00457B8F" w:rsidRDefault="0024426A" w:rsidP="0024426A">
      <w:pPr>
        <w:spacing w:after="160"/>
      </w:pPr>
      <w:proofErr w:type="spellStart"/>
      <w:r w:rsidRPr="00457B8F">
        <w:rPr>
          <w:i/>
          <w:iCs/>
        </w:rPr>
        <w:t>이텔릭체</w:t>
      </w:r>
      <w:proofErr w:type="spellEnd"/>
      <w:r w:rsidRPr="00457B8F">
        <w:t> </w:t>
      </w:r>
      <w:proofErr w:type="spellStart"/>
      <w:r w:rsidRPr="00457B8F">
        <w:rPr>
          <w:b/>
          <w:bCs/>
        </w:rPr>
        <w:t>볼드체</w:t>
      </w:r>
      <w:proofErr w:type="spellEnd"/>
      <w:r w:rsidRPr="00457B8F">
        <w:t> </w:t>
      </w:r>
      <w:proofErr w:type="spellStart"/>
      <w:r w:rsidRPr="00457B8F">
        <w:rPr>
          <w:b/>
          <w:bCs/>
        </w:rPr>
        <w:t>볼드체</w:t>
      </w:r>
      <w:proofErr w:type="spellEnd"/>
      <w:r w:rsidRPr="00457B8F">
        <w:t> </w:t>
      </w:r>
      <w:proofErr w:type="spellStart"/>
      <w:r w:rsidRPr="00457B8F">
        <w:rPr>
          <w:i/>
          <w:iCs/>
        </w:rPr>
        <w:t>이텔릭체</w:t>
      </w:r>
      <w:proofErr w:type="spellEnd"/>
      <w:r w:rsidRPr="00457B8F">
        <w:t> </w:t>
      </w:r>
      <w:del w:id="66" w:author="Unknown">
        <w:r w:rsidRPr="00457B8F">
          <w:delText>취소선</w:delText>
        </w:r>
      </w:del>
      <w:r w:rsidRPr="00457B8F">
        <w:t> 밑줄 빨간색</w:t>
      </w:r>
    </w:p>
    <w:p w14:paraId="0045F55A" w14:textId="77777777" w:rsidR="0024426A" w:rsidRPr="00457B8F" w:rsidRDefault="0024426A" w:rsidP="0024426A">
      <w:pPr>
        <w:spacing w:after="160"/>
      </w:pPr>
      <w:r w:rsidRPr="00457B8F">
        <w:t>* 과 _ 을 2개이상 사용하여 구분선을 표시합니다.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63D3F619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6E22170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**</w:t>
            </w:r>
          </w:p>
          <w:p w14:paraId="7C2991D0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__</w:t>
            </w:r>
          </w:p>
          <w:p w14:paraId="61CBD5BF" w14:textId="77777777" w:rsidR="0024426A" w:rsidRPr="00457B8F" w:rsidRDefault="0024426A" w:rsidP="00315BE4">
            <w:pPr>
              <w:spacing w:after="160"/>
            </w:pPr>
          </w:p>
        </w:tc>
      </w:tr>
    </w:tbl>
    <w:p w14:paraId="559504A2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50DF95BD" w14:textId="77777777" w:rsidR="0024426A" w:rsidRPr="00457B8F" w:rsidRDefault="0024426A" w:rsidP="0024426A">
      <w:pPr>
        <w:spacing w:after="160"/>
      </w:pPr>
      <w:r>
        <w:pict w14:anchorId="63DECBB2">
          <v:rect id="_x0000_i1075" style="width:0;height:1.5pt" o:hralign="center" o:hrstd="t" o:hr="t" fillcolor="#a0a0a0" stroked="f"/>
        </w:pict>
      </w:r>
    </w:p>
    <w:p w14:paraId="2C805A2A" w14:textId="77777777" w:rsidR="0024426A" w:rsidRPr="00457B8F" w:rsidRDefault="0024426A" w:rsidP="0024426A">
      <w:pPr>
        <w:spacing w:after="160"/>
      </w:pPr>
      <w:r>
        <w:pict w14:anchorId="753953D0">
          <v:rect id="_x0000_i1076" style="width:0;height:1.5pt" o:hralign="center" o:hrstd="t" o:hr="t" fillcolor="#a0a0a0" stroked="f"/>
        </w:pict>
      </w:r>
    </w:p>
    <w:p w14:paraId="530FC351" w14:textId="77777777" w:rsidR="0024426A" w:rsidRDefault="0024426A" w:rsidP="0024426A">
      <w:pPr>
        <w:spacing w:after="160"/>
        <w:rPr>
          <w:b/>
          <w:bCs/>
        </w:rPr>
      </w:pPr>
    </w:p>
    <w:p w14:paraId="1EC4CDE6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인용 </w:t>
      </w:r>
    </w:p>
    <w:p w14:paraId="7F1BB15D" w14:textId="77777777" w:rsidR="0024426A" w:rsidRDefault="0024426A" w:rsidP="0024426A">
      <w:pPr>
        <w:spacing w:after="160"/>
      </w:pPr>
      <w:r w:rsidRPr="00457B8F">
        <w:lastRenderedPageBreak/>
        <w:t>&gt; 으로 이메일 인용형식으로 표시합니다.</w:t>
      </w:r>
    </w:p>
    <w:p w14:paraId="6470418E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20337579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18FDFB1" w14:textId="77777777" w:rsidR="0024426A" w:rsidRPr="00457B8F" w:rsidRDefault="0024426A" w:rsidP="00315BE4">
            <w:pPr>
              <w:spacing w:after="160"/>
            </w:pPr>
            <w:r w:rsidRPr="00457B8F">
              <w:t>&gt; 인용입니다.</w:t>
            </w:r>
          </w:p>
          <w:p w14:paraId="478573D9" w14:textId="77777777" w:rsidR="0024426A" w:rsidRPr="00457B8F" w:rsidRDefault="0024426A" w:rsidP="00315BE4">
            <w:pPr>
              <w:spacing w:after="160"/>
            </w:pPr>
            <w:r w:rsidRPr="00457B8F">
              <w:t xml:space="preserve">&gt;&gt; </w:t>
            </w:r>
            <w:proofErr w:type="spellStart"/>
            <w:r w:rsidRPr="00457B8F">
              <w:t>들여쓰기된</w:t>
            </w:r>
            <w:proofErr w:type="spellEnd"/>
            <w:r w:rsidRPr="00457B8F">
              <w:t xml:space="preserve"> 인용입니다.</w:t>
            </w:r>
          </w:p>
          <w:p w14:paraId="65BA30E9" w14:textId="77777777" w:rsidR="0024426A" w:rsidRPr="00457B8F" w:rsidRDefault="0024426A" w:rsidP="00315BE4">
            <w:pPr>
              <w:spacing w:after="160"/>
            </w:pPr>
            <w:r w:rsidRPr="00457B8F">
              <w:t>&gt;&gt;</w:t>
            </w:r>
          </w:p>
          <w:p w14:paraId="32F335C2" w14:textId="77777777" w:rsidR="0024426A" w:rsidRDefault="0024426A" w:rsidP="00315BE4">
            <w:pPr>
              <w:spacing w:after="160"/>
            </w:pPr>
            <w:r w:rsidRPr="00457B8F">
              <w:t>&gt;&gt; **마크다운*</w:t>
            </w:r>
            <w:proofErr w:type="gramStart"/>
            <w:r w:rsidRPr="00457B8F">
              <w:t>* 의</w:t>
            </w:r>
            <w:proofErr w:type="gramEnd"/>
            <w:r w:rsidRPr="00457B8F">
              <w:t xml:space="preserve"> 용법이 그대로 적용됩니다.</w:t>
            </w:r>
          </w:p>
          <w:p w14:paraId="37622885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BB95660" w14:textId="77777777" w:rsidR="0024426A" w:rsidRPr="00457B8F" w:rsidRDefault="0024426A" w:rsidP="00315BE4">
            <w:pPr>
              <w:spacing w:after="160"/>
            </w:pPr>
          </w:p>
        </w:tc>
      </w:tr>
    </w:tbl>
    <w:p w14:paraId="712E5934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1A210D37" w14:textId="77777777" w:rsidR="0024426A" w:rsidRPr="00457B8F" w:rsidRDefault="0024426A" w:rsidP="0024426A">
      <w:pPr>
        <w:spacing w:after="160"/>
        <w:rPr>
          <w:i/>
          <w:iCs/>
        </w:rPr>
      </w:pPr>
      <w:r w:rsidRPr="00457B8F">
        <w:rPr>
          <w:i/>
          <w:iCs/>
        </w:rPr>
        <w:t>인용입니다.</w:t>
      </w:r>
    </w:p>
    <w:p w14:paraId="0104AB0F" w14:textId="77777777" w:rsidR="0024426A" w:rsidRPr="00457B8F" w:rsidRDefault="0024426A" w:rsidP="0024426A">
      <w:pPr>
        <w:spacing w:after="160"/>
        <w:rPr>
          <w:i/>
          <w:iCs/>
        </w:rPr>
      </w:pPr>
      <w:proofErr w:type="spellStart"/>
      <w:r w:rsidRPr="00457B8F">
        <w:rPr>
          <w:i/>
          <w:iCs/>
        </w:rPr>
        <w:t>들여쓰기된</w:t>
      </w:r>
      <w:proofErr w:type="spellEnd"/>
      <w:r w:rsidRPr="00457B8F">
        <w:rPr>
          <w:i/>
          <w:iCs/>
        </w:rPr>
        <w:t xml:space="preserve"> 인용입니다.</w:t>
      </w:r>
    </w:p>
    <w:p w14:paraId="2B231B25" w14:textId="77777777" w:rsidR="0024426A" w:rsidRPr="00457B8F" w:rsidRDefault="0024426A" w:rsidP="0024426A">
      <w:pPr>
        <w:spacing w:after="160"/>
        <w:rPr>
          <w:i/>
          <w:iCs/>
        </w:rPr>
      </w:pPr>
      <w:proofErr w:type="gramStart"/>
      <w:r w:rsidRPr="00457B8F">
        <w:rPr>
          <w:b/>
          <w:bCs/>
          <w:i/>
          <w:iCs/>
        </w:rPr>
        <w:t>마크다운</w:t>
      </w:r>
      <w:r w:rsidRPr="00457B8F">
        <w:rPr>
          <w:i/>
          <w:iCs/>
        </w:rPr>
        <w:t> 의</w:t>
      </w:r>
      <w:proofErr w:type="gramEnd"/>
      <w:r w:rsidRPr="00457B8F">
        <w:rPr>
          <w:i/>
          <w:iCs/>
        </w:rPr>
        <w:t xml:space="preserve"> 용법이 그대로 적용됩니다.</w:t>
      </w:r>
    </w:p>
    <w:p w14:paraId="7CD512DC" w14:textId="77777777" w:rsidR="0024426A" w:rsidRDefault="0024426A" w:rsidP="0024426A">
      <w:pPr>
        <w:spacing w:after="160"/>
        <w:rPr>
          <w:b/>
          <w:bCs/>
        </w:rPr>
      </w:pPr>
    </w:p>
    <w:p w14:paraId="15418503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목록 </w:t>
      </w:r>
    </w:p>
    <w:p w14:paraId="0D98825C" w14:textId="77777777" w:rsidR="0024426A" w:rsidRDefault="0024426A" w:rsidP="0024426A">
      <w:pPr>
        <w:spacing w:after="160"/>
      </w:pPr>
      <w:proofErr w:type="spellStart"/>
      <w:r w:rsidRPr="00457B8F">
        <w:t>순서있는</w:t>
      </w:r>
      <w:proofErr w:type="spellEnd"/>
      <w:r w:rsidRPr="00457B8F">
        <w:t xml:space="preserve"> 목록은 </w:t>
      </w:r>
      <w:proofErr w:type="spellStart"/>
      <w:proofErr w:type="gramStart"/>
      <w:r w:rsidRPr="00457B8F">
        <w:t>숫자뒤에</w:t>
      </w:r>
      <w:proofErr w:type="spellEnd"/>
      <w:r w:rsidRPr="00457B8F">
        <w:t> .</w:t>
      </w:r>
      <w:proofErr w:type="gramEnd"/>
      <w:r w:rsidRPr="00457B8F">
        <w:t xml:space="preserve"> 을 사용하고, </w:t>
      </w:r>
      <w:proofErr w:type="spellStart"/>
      <w:r w:rsidRPr="00457B8F">
        <w:t>순서없는</w:t>
      </w:r>
      <w:proofErr w:type="spellEnd"/>
      <w:r w:rsidRPr="00457B8F">
        <w:t xml:space="preserve"> 목록은 *, +, -를 사용합니다. 목록에서 하위 항목을 만들려면 앞에 Tab을 추가하여 들여쓰기를 해야 합니다.</w:t>
      </w:r>
    </w:p>
    <w:p w14:paraId="2ECDB4BA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6D539A6F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49B0AFB" w14:textId="77777777" w:rsidR="0024426A" w:rsidRPr="00457B8F" w:rsidRDefault="0024426A" w:rsidP="00315BE4">
            <w:pPr>
              <w:spacing w:after="160"/>
            </w:pPr>
            <w:r w:rsidRPr="00457B8F">
              <w:t>1. 목록입니다.</w:t>
            </w:r>
          </w:p>
          <w:p w14:paraId="6B00F6A1" w14:textId="77777777" w:rsidR="0024426A" w:rsidRPr="00457B8F" w:rsidRDefault="0024426A" w:rsidP="00315BE4">
            <w:pPr>
              <w:spacing w:after="160"/>
            </w:pPr>
            <w:r w:rsidRPr="00457B8F">
              <w:t>3. 목록 2번인데 3번이라 잘못 작성했지만, 마크다운은 순서대로 2번이라 보여줍니다.</w:t>
            </w:r>
          </w:p>
          <w:p w14:paraId="1F026837" w14:textId="77777777" w:rsidR="0024426A" w:rsidRPr="00457B8F" w:rsidRDefault="0024426A" w:rsidP="00315BE4">
            <w:pPr>
              <w:spacing w:after="160"/>
            </w:pPr>
            <w:r w:rsidRPr="00457B8F">
              <w:t>2. 목록 3번인데 2번이라 잘못 작성했지만, 마크다운은 순서대로 3번이라 보여 줍니다.</w:t>
            </w:r>
          </w:p>
          <w:p w14:paraId="3A64C4D9" w14:textId="77777777" w:rsidR="0024426A" w:rsidRPr="00457B8F" w:rsidRDefault="0024426A" w:rsidP="00315BE4">
            <w:pPr>
              <w:spacing w:after="160"/>
            </w:pPr>
          </w:p>
          <w:p w14:paraId="46E07B85" w14:textId="77777777" w:rsidR="0024426A" w:rsidRPr="00457B8F" w:rsidRDefault="0024426A" w:rsidP="00315BE4">
            <w:pPr>
              <w:spacing w:after="160"/>
            </w:pPr>
            <w:r w:rsidRPr="00457B8F">
              <w:t xml:space="preserve">*부모(띄어쓰기를 </w:t>
            </w:r>
            <w:proofErr w:type="spellStart"/>
            <w:r w:rsidRPr="00457B8F">
              <w:t>안하면</w:t>
            </w:r>
            <w:proofErr w:type="spellEnd"/>
            <w:r w:rsidRPr="00457B8F">
              <w:t xml:space="preserve"> 목록이 안됩니다.)  </w:t>
            </w:r>
          </w:p>
          <w:p w14:paraId="2CEF6A1F" w14:textId="77777777" w:rsidR="0024426A" w:rsidRPr="00457B8F" w:rsidRDefault="0024426A" w:rsidP="00315BE4">
            <w:pPr>
              <w:spacing w:after="160"/>
            </w:pPr>
            <w:r w:rsidRPr="00457B8F">
              <w:t>* 부모(* 뒤에 띄어쓰기를 해야 합니다.)</w:t>
            </w:r>
          </w:p>
          <w:p w14:paraId="77C6E1B4" w14:textId="77777777" w:rsidR="0024426A" w:rsidRPr="00457B8F" w:rsidRDefault="0024426A" w:rsidP="00315BE4">
            <w:pPr>
              <w:spacing w:after="160"/>
            </w:pPr>
            <w:r w:rsidRPr="00457B8F">
              <w:t xml:space="preserve"> + </w:t>
            </w:r>
            <w:proofErr w:type="gramStart"/>
            <w:r w:rsidRPr="00457B8F">
              <w:t>자식( +</w:t>
            </w:r>
            <w:proofErr w:type="gramEnd"/>
            <w:r w:rsidRPr="00457B8F">
              <w:t xml:space="preserve"> 앞에 띄어쓰기 1을 하니 하위 항목이 되지 않습니다.)</w:t>
            </w:r>
          </w:p>
          <w:p w14:paraId="23CDAA4F" w14:textId="77777777" w:rsidR="0024426A" w:rsidRPr="00457B8F" w:rsidRDefault="0024426A" w:rsidP="00315BE4">
            <w:pPr>
              <w:spacing w:after="160"/>
            </w:pPr>
            <w:r w:rsidRPr="00457B8F">
              <w:t>* 부모</w:t>
            </w:r>
          </w:p>
          <w:p w14:paraId="240B4C2D" w14:textId="77777777" w:rsidR="0024426A" w:rsidRPr="00457B8F" w:rsidRDefault="0024426A" w:rsidP="00315BE4">
            <w:pPr>
              <w:spacing w:after="160"/>
            </w:pPr>
            <w:r w:rsidRPr="00457B8F">
              <w:t xml:space="preserve">   + </w:t>
            </w:r>
            <w:proofErr w:type="gramStart"/>
            <w:r w:rsidRPr="00457B8F">
              <w:t>자식( +</w:t>
            </w:r>
            <w:proofErr w:type="gramEnd"/>
            <w:r w:rsidRPr="00457B8F">
              <w:t xml:space="preserve"> 앞에 Tab 1)</w:t>
            </w:r>
          </w:p>
          <w:p w14:paraId="60762C05" w14:textId="77777777" w:rsidR="0024426A" w:rsidRDefault="0024426A" w:rsidP="00315BE4">
            <w:pPr>
              <w:spacing w:after="160"/>
            </w:pPr>
            <w:r w:rsidRPr="00457B8F">
              <w:lastRenderedPageBreak/>
              <w:t xml:space="preserve">      - </w:t>
            </w:r>
            <w:proofErr w:type="gramStart"/>
            <w:r w:rsidRPr="00457B8F">
              <w:t>손자( -</w:t>
            </w:r>
            <w:proofErr w:type="gramEnd"/>
            <w:r w:rsidRPr="00457B8F">
              <w:t xml:space="preserve"> 앞에 Tab 2)</w:t>
            </w:r>
          </w:p>
          <w:p w14:paraId="30839535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2FFE07B" w14:textId="77777777" w:rsidR="0024426A" w:rsidRPr="00457B8F" w:rsidRDefault="0024426A" w:rsidP="00315BE4">
            <w:pPr>
              <w:spacing w:after="160"/>
            </w:pPr>
          </w:p>
        </w:tc>
      </w:tr>
    </w:tbl>
    <w:p w14:paraId="3B5886AA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lastRenderedPageBreak/>
        <w:t>결과</w:t>
      </w:r>
    </w:p>
    <w:p w14:paraId="4E3308CA" w14:textId="77777777" w:rsidR="0024426A" w:rsidRPr="00457B8F" w:rsidRDefault="0024426A" w:rsidP="0024426A">
      <w:pPr>
        <w:numPr>
          <w:ilvl w:val="0"/>
          <w:numId w:val="47"/>
        </w:numPr>
        <w:spacing w:after="160"/>
      </w:pPr>
      <w:r w:rsidRPr="00457B8F">
        <w:t>목록입니다.</w:t>
      </w:r>
    </w:p>
    <w:p w14:paraId="16E50FD7" w14:textId="77777777" w:rsidR="0024426A" w:rsidRPr="00457B8F" w:rsidRDefault="0024426A" w:rsidP="0024426A">
      <w:pPr>
        <w:numPr>
          <w:ilvl w:val="0"/>
          <w:numId w:val="47"/>
        </w:numPr>
        <w:spacing w:after="160"/>
      </w:pPr>
      <w:r w:rsidRPr="00457B8F">
        <w:t>목록 2번인데 3번이라 잘못 작성했지만, 마크다운은 순서대로 2번이라 보여줍니다.</w:t>
      </w:r>
    </w:p>
    <w:p w14:paraId="6C9D7881" w14:textId="77777777" w:rsidR="0024426A" w:rsidRPr="00457B8F" w:rsidRDefault="0024426A" w:rsidP="0024426A">
      <w:pPr>
        <w:numPr>
          <w:ilvl w:val="0"/>
          <w:numId w:val="47"/>
        </w:numPr>
        <w:spacing w:after="160"/>
      </w:pPr>
      <w:r w:rsidRPr="00457B8F">
        <w:t>목록 3번인데 2번이라 잘못 작성했지만, 마크다운은 순서대로 3번이라 보여 줍니다.</w:t>
      </w:r>
    </w:p>
    <w:p w14:paraId="7024DF0D" w14:textId="77777777" w:rsidR="0024426A" w:rsidRPr="00457B8F" w:rsidRDefault="0024426A" w:rsidP="0024426A">
      <w:pPr>
        <w:spacing w:after="160"/>
      </w:pPr>
      <w:r w:rsidRPr="00457B8F">
        <w:t xml:space="preserve">*부모(띄어쓰기를 </w:t>
      </w:r>
      <w:proofErr w:type="spellStart"/>
      <w:r w:rsidRPr="00457B8F">
        <w:t>안하면</w:t>
      </w:r>
      <w:proofErr w:type="spellEnd"/>
      <w:r w:rsidRPr="00457B8F">
        <w:t xml:space="preserve"> 목록이 안됩니다.)</w:t>
      </w:r>
    </w:p>
    <w:p w14:paraId="518DEF08" w14:textId="77777777" w:rsidR="0024426A" w:rsidRPr="00457B8F" w:rsidRDefault="0024426A" w:rsidP="0024426A">
      <w:pPr>
        <w:numPr>
          <w:ilvl w:val="0"/>
          <w:numId w:val="48"/>
        </w:numPr>
        <w:spacing w:after="160"/>
      </w:pPr>
      <w:r w:rsidRPr="00457B8F">
        <w:t>부모(* 뒤에 띄어쓰기를 해야 합니다.)</w:t>
      </w:r>
    </w:p>
    <w:p w14:paraId="4D17E2BE" w14:textId="77777777" w:rsidR="0024426A" w:rsidRPr="00457B8F" w:rsidRDefault="0024426A" w:rsidP="0024426A">
      <w:pPr>
        <w:numPr>
          <w:ilvl w:val="0"/>
          <w:numId w:val="48"/>
        </w:numPr>
        <w:spacing w:after="160"/>
      </w:pPr>
      <w:proofErr w:type="gramStart"/>
      <w:r w:rsidRPr="00457B8F">
        <w:t>자식( +</w:t>
      </w:r>
      <w:proofErr w:type="gramEnd"/>
      <w:r w:rsidRPr="00457B8F">
        <w:t xml:space="preserve"> 앞에 띄어쓰기 1을 하니 하위 항목이 되지 않습니다.)</w:t>
      </w:r>
    </w:p>
    <w:p w14:paraId="28626EE3" w14:textId="77777777" w:rsidR="0024426A" w:rsidRPr="00457B8F" w:rsidRDefault="0024426A" w:rsidP="0024426A">
      <w:pPr>
        <w:numPr>
          <w:ilvl w:val="0"/>
          <w:numId w:val="48"/>
        </w:numPr>
        <w:spacing w:after="160"/>
      </w:pPr>
      <w:r w:rsidRPr="00457B8F">
        <w:t>부모</w:t>
      </w:r>
    </w:p>
    <w:p w14:paraId="6344C877" w14:textId="77777777" w:rsidR="0024426A" w:rsidRPr="00457B8F" w:rsidRDefault="0024426A" w:rsidP="0024426A">
      <w:pPr>
        <w:numPr>
          <w:ilvl w:val="1"/>
          <w:numId w:val="48"/>
        </w:numPr>
        <w:spacing w:after="160"/>
      </w:pPr>
      <w:proofErr w:type="gramStart"/>
      <w:r w:rsidRPr="00457B8F">
        <w:t>자식( +</w:t>
      </w:r>
      <w:proofErr w:type="gramEnd"/>
      <w:r w:rsidRPr="00457B8F">
        <w:t xml:space="preserve"> 앞에 Tab 1)</w:t>
      </w:r>
    </w:p>
    <w:p w14:paraId="60CB5A71" w14:textId="77777777" w:rsidR="0024426A" w:rsidRPr="00457B8F" w:rsidRDefault="0024426A" w:rsidP="0024426A">
      <w:pPr>
        <w:numPr>
          <w:ilvl w:val="2"/>
          <w:numId w:val="48"/>
        </w:numPr>
        <w:spacing w:after="160"/>
      </w:pPr>
      <w:proofErr w:type="gramStart"/>
      <w:r w:rsidRPr="00457B8F">
        <w:t>손자( -</w:t>
      </w:r>
      <w:proofErr w:type="gramEnd"/>
      <w:r w:rsidRPr="00457B8F">
        <w:t xml:space="preserve"> 앞에 Tab 2)</w:t>
      </w:r>
    </w:p>
    <w:p w14:paraId="74597963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목록에서의 하위 항목 들여쓰기 수준 맞추기</w:t>
      </w:r>
    </w:p>
    <w:p w14:paraId="2792D117" w14:textId="77777777" w:rsidR="0024426A" w:rsidRDefault="0024426A" w:rsidP="0024426A">
      <w:pPr>
        <w:spacing w:after="160"/>
      </w:pPr>
      <w:r w:rsidRPr="00457B8F">
        <w:t>목록에서 하위 항목의 들여쓰기는 각 수준에 맞게 작성해야 합니다. 그렇지 않으면, 하위항목이 의도한 대로 해석되지 않을 수도 있습니다.</w:t>
      </w:r>
    </w:p>
    <w:p w14:paraId="466C183A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0B19E622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BEA3DBD" w14:textId="77777777" w:rsidR="0024426A" w:rsidRPr="00457B8F" w:rsidRDefault="0024426A" w:rsidP="00315BE4">
            <w:pPr>
              <w:spacing w:after="160"/>
            </w:pPr>
            <w:r w:rsidRPr="00457B8F">
              <w:t>1. A</w:t>
            </w:r>
          </w:p>
          <w:p w14:paraId="244F5F3E" w14:textId="77777777" w:rsidR="0024426A" w:rsidRPr="00457B8F" w:rsidRDefault="0024426A" w:rsidP="00315BE4">
            <w:pPr>
              <w:spacing w:after="160"/>
            </w:pPr>
          </w:p>
          <w:p w14:paraId="1405905D" w14:textId="77777777" w:rsidR="0024426A" w:rsidRPr="00457B8F" w:rsidRDefault="0024426A" w:rsidP="00315BE4">
            <w:pPr>
              <w:spacing w:after="160"/>
            </w:pPr>
            <w:r w:rsidRPr="00457B8F">
              <w:t xml:space="preserve">   </w:t>
            </w:r>
            <w:proofErr w:type="gramStart"/>
            <w:r w:rsidRPr="00457B8F">
              <w:t>A 의</w:t>
            </w:r>
            <w:proofErr w:type="gramEnd"/>
            <w:r w:rsidRPr="00457B8F">
              <w:t xml:space="preserve"> 하위 항목. Tab1을 사용했습니다.</w:t>
            </w:r>
          </w:p>
          <w:p w14:paraId="347FF429" w14:textId="77777777" w:rsidR="0024426A" w:rsidRPr="00457B8F" w:rsidRDefault="0024426A" w:rsidP="00315BE4">
            <w:pPr>
              <w:spacing w:after="160"/>
            </w:pPr>
          </w:p>
          <w:p w14:paraId="2BC6A176" w14:textId="77777777" w:rsidR="0024426A" w:rsidRPr="00457B8F" w:rsidRDefault="0024426A" w:rsidP="00315BE4">
            <w:pPr>
              <w:spacing w:after="160"/>
            </w:pPr>
            <w:r w:rsidRPr="00457B8F">
              <w:t xml:space="preserve">   * A Child1. Tab1을 사용했습니다. </w:t>
            </w:r>
          </w:p>
          <w:p w14:paraId="7E2CFA2A" w14:textId="77777777" w:rsidR="0024426A" w:rsidRPr="00457B8F" w:rsidRDefault="0024426A" w:rsidP="00315BE4">
            <w:pPr>
              <w:spacing w:after="160"/>
            </w:pPr>
          </w:p>
          <w:p w14:paraId="1E861658" w14:textId="77777777" w:rsidR="0024426A" w:rsidRPr="00457B8F" w:rsidRDefault="0024426A" w:rsidP="00315BE4">
            <w:pPr>
              <w:spacing w:after="160"/>
            </w:pPr>
            <w:r w:rsidRPr="00457B8F">
              <w:t xml:space="preserve">   * A Child2. Tab2을 사용했습니다.</w:t>
            </w:r>
          </w:p>
          <w:p w14:paraId="1913F5D4" w14:textId="77777777" w:rsidR="0024426A" w:rsidRPr="00457B8F" w:rsidRDefault="0024426A" w:rsidP="00315BE4">
            <w:pPr>
              <w:spacing w:after="160"/>
            </w:pPr>
          </w:p>
          <w:p w14:paraId="2DCA80E9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**(오류)**</w:t>
            </w:r>
            <w:r w:rsidRPr="00457B8F">
              <w:t xml:space="preserve"> A Child2 </w:t>
            </w:r>
            <w:proofErr w:type="spellStart"/>
            <w:r w:rsidRPr="00457B8F">
              <w:t>하위항목인데</w:t>
            </w:r>
            <w:proofErr w:type="spellEnd"/>
            <w:r w:rsidRPr="00457B8F">
              <w:t xml:space="preserve"> 아무런 들여쓰기를 하지 않았습니다.</w:t>
            </w:r>
          </w:p>
          <w:p w14:paraId="4CC03BA4" w14:textId="77777777" w:rsidR="0024426A" w:rsidRPr="00457B8F" w:rsidRDefault="0024426A" w:rsidP="00315BE4">
            <w:pPr>
              <w:spacing w:after="160"/>
            </w:pPr>
          </w:p>
          <w:p w14:paraId="05BCE9FC" w14:textId="77777777" w:rsidR="0024426A" w:rsidRPr="00457B8F" w:rsidRDefault="0024426A" w:rsidP="00315BE4">
            <w:pPr>
              <w:spacing w:after="160"/>
            </w:pPr>
            <w:r w:rsidRPr="00457B8F">
              <w:rPr>
                <w:b/>
                <w:bCs/>
              </w:rPr>
              <w:t>**(오류)**</w:t>
            </w:r>
            <w:r w:rsidRPr="00457B8F">
              <w:t xml:space="preserve"> A의 </w:t>
            </w:r>
            <w:proofErr w:type="spellStart"/>
            <w:r w:rsidRPr="00457B8F">
              <w:t>하위항목인데</w:t>
            </w:r>
            <w:proofErr w:type="spellEnd"/>
            <w:r w:rsidRPr="00457B8F">
              <w:t xml:space="preserve"> 들여쓰기를 하지 </w:t>
            </w:r>
            <w:proofErr w:type="gramStart"/>
            <w:r w:rsidRPr="00457B8F">
              <w:t>않았습니다.(튀어 나와</w:t>
            </w:r>
            <w:proofErr w:type="gramEnd"/>
            <w:r w:rsidRPr="00457B8F">
              <w:t xml:space="preserve"> 보이고, Markdown 변환기에 따라 하기 2번째 목록이고, Markdown 변환기에 따라 하기 2번째 목록이 1로 초기화 될 수도 있습니다.)</w:t>
            </w:r>
          </w:p>
          <w:p w14:paraId="3B690F23" w14:textId="77777777" w:rsidR="0024426A" w:rsidRPr="00457B8F" w:rsidRDefault="0024426A" w:rsidP="00315BE4">
            <w:pPr>
              <w:spacing w:after="160"/>
            </w:pPr>
          </w:p>
          <w:p w14:paraId="48767A18" w14:textId="77777777" w:rsidR="0024426A" w:rsidRDefault="0024426A" w:rsidP="00315BE4">
            <w:pPr>
              <w:spacing w:after="160"/>
            </w:pPr>
            <w:r w:rsidRPr="00457B8F">
              <w:t xml:space="preserve">2. </w:t>
            </w:r>
            <w:r w:rsidRPr="00457B8F">
              <w:rPr>
                <w:b/>
                <w:bCs/>
              </w:rPr>
              <w:t>**(오류)**</w:t>
            </w:r>
            <w:r w:rsidRPr="00457B8F">
              <w:t xml:space="preserve"> B(숫자가 1이 될 수 있습니다.)</w:t>
            </w:r>
          </w:p>
          <w:p w14:paraId="0436D665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  <w:b/>
                <w:bCs/>
              </w:rPr>
              <w:t>```</w:t>
            </w:r>
          </w:p>
          <w:p w14:paraId="46CB94D7" w14:textId="77777777" w:rsidR="0024426A" w:rsidRPr="00457B8F" w:rsidRDefault="0024426A" w:rsidP="00315BE4">
            <w:pPr>
              <w:spacing w:after="160"/>
            </w:pPr>
          </w:p>
        </w:tc>
      </w:tr>
    </w:tbl>
    <w:p w14:paraId="7B9E5AA6" w14:textId="77777777" w:rsidR="0024426A" w:rsidRPr="00457B8F" w:rsidRDefault="0024426A" w:rsidP="0024426A">
      <w:pPr>
        <w:spacing w:after="160"/>
      </w:pPr>
      <w:r w:rsidRPr="00457B8F">
        <w:lastRenderedPageBreak/>
        <w:t>Markdown 변환기에 따라 </w:t>
      </w:r>
      <w:r w:rsidRPr="00457B8F">
        <w:rPr>
          <w:b/>
          <w:bCs/>
        </w:rPr>
        <w:t>오류</w:t>
      </w:r>
      <w:r w:rsidRPr="00457B8F">
        <w:t> 부분이 다르게 나올 수 있습니다.</w:t>
      </w:r>
    </w:p>
    <w:p w14:paraId="05088A45" w14:textId="77777777" w:rsidR="0024426A" w:rsidRPr="00457B8F" w:rsidRDefault="0024426A" w:rsidP="0024426A">
      <w:pPr>
        <w:numPr>
          <w:ilvl w:val="0"/>
          <w:numId w:val="49"/>
        </w:numPr>
        <w:spacing w:after="160"/>
      </w:pPr>
      <w:r w:rsidRPr="00457B8F">
        <w:t>A</w:t>
      </w:r>
    </w:p>
    <w:p w14:paraId="33AD2533" w14:textId="77777777" w:rsidR="0024426A" w:rsidRPr="00457B8F" w:rsidRDefault="0024426A" w:rsidP="0024426A">
      <w:pPr>
        <w:spacing w:after="160"/>
      </w:pPr>
      <w:proofErr w:type="gramStart"/>
      <w:r w:rsidRPr="00457B8F">
        <w:t>A 의</w:t>
      </w:r>
      <w:proofErr w:type="gramEnd"/>
      <w:r w:rsidRPr="00457B8F">
        <w:t xml:space="preserve"> 하위 항목. Tab1을 사용했습니다.</w:t>
      </w:r>
    </w:p>
    <w:p w14:paraId="1478EED8" w14:textId="77777777" w:rsidR="0024426A" w:rsidRPr="00457B8F" w:rsidRDefault="0024426A" w:rsidP="0024426A">
      <w:pPr>
        <w:numPr>
          <w:ilvl w:val="1"/>
          <w:numId w:val="49"/>
        </w:numPr>
        <w:spacing w:after="160"/>
      </w:pPr>
      <w:r w:rsidRPr="00457B8F">
        <w:t>A Child1. Tab1을 사용했습니다.</w:t>
      </w:r>
    </w:p>
    <w:p w14:paraId="7E6F9BB9" w14:textId="77777777" w:rsidR="0024426A" w:rsidRPr="00457B8F" w:rsidRDefault="0024426A" w:rsidP="0024426A">
      <w:pPr>
        <w:numPr>
          <w:ilvl w:val="1"/>
          <w:numId w:val="49"/>
        </w:numPr>
        <w:spacing w:after="160"/>
      </w:pPr>
      <w:r w:rsidRPr="00457B8F">
        <w:t>A Child2. Tab2을 사용했습니다.</w:t>
      </w:r>
    </w:p>
    <w:p w14:paraId="1AB5FE72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(오류)</w:t>
      </w:r>
      <w:r w:rsidRPr="00457B8F">
        <w:t xml:space="preserve"> A Child2 </w:t>
      </w:r>
      <w:proofErr w:type="spellStart"/>
      <w:r w:rsidRPr="00457B8F">
        <w:t>하위항목인데</w:t>
      </w:r>
      <w:proofErr w:type="spellEnd"/>
      <w:r w:rsidRPr="00457B8F">
        <w:t xml:space="preserve"> 아무런 들여쓰기를 하지 않았습니다.</w:t>
      </w:r>
    </w:p>
    <w:p w14:paraId="52EF272A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(오류)</w:t>
      </w:r>
      <w:r w:rsidRPr="00457B8F">
        <w:t xml:space="preserve"> A의 </w:t>
      </w:r>
      <w:proofErr w:type="spellStart"/>
      <w:r w:rsidRPr="00457B8F">
        <w:t>하위항목인데</w:t>
      </w:r>
      <w:proofErr w:type="spellEnd"/>
      <w:r w:rsidRPr="00457B8F">
        <w:t xml:space="preserve"> 들여쓰기를 하지 </w:t>
      </w:r>
      <w:proofErr w:type="gramStart"/>
      <w:r w:rsidRPr="00457B8F">
        <w:t>않았습니다.(튀어 나와</w:t>
      </w:r>
      <w:proofErr w:type="gramEnd"/>
      <w:r w:rsidRPr="00457B8F">
        <w:t xml:space="preserve"> 보이고, Markdown 변환기에 따라 하기 2번째 목록이고, Markdown 변환기에 따라 하기 2번째 목록이 1로 초기화 될 수도 있습니다.)</w:t>
      </w:r>
    </w:p>
    <w:p w14:paraId="3BBE6899" w14:textId="77777777" w:rsidR="0024426A" w:rsidRPr="00457B8F" w:rsidRDefault="0024426A" w:rsidP="0024426A">
      <w:pPr>
        <w:numPr>
          <w:ilvl w:val="0"/>
          <w:numId w:val="50"/>
        </w:numPr>
        <w:spacing w:after="160"/>
      </w:pPr>
      <w:r w:rsidRPr="00457B8F">
        <w:rPr>
          <w:b/>
          <w:bCs/>
        </w:rPr>
        <w:t>(오류)</w:t>
      </w:r>
      <w:r w:rsidRPr="00457B8F">
        <w:t> B(숫자가 1이 될 수 있습니다.)</w:t>
      </w:r>
    </w:p>
    <w:p w14:paraId="12BF9678" w14:textId="77777777" w:rsidR="0024426A" w:rsidRPr="00457B8F" w:rsidRDefault="0024426A" w:rsidP="0024426A">
      <w:pPr>
        <w:spacing w:after="160"/>
      </w:pPr>
      <w:r w:rsidRPr="00457B8F">
        <w:t>다음과 같이 들여쓰기를 맞추면 의도한 대로 해석됩니다.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64BAA304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AFC27C0" w14:textId="77777777" w:rsidR="0024426A" w:rsidRPr="00457B8F" w:rsidRDefault="0024426A" w:rsidP="00315BE4">
            <w:pPr>
              <w:spacing w:after="160"/>
            </w:pPr>
            <w:r w:rsidRPr="00457B8F">
              <w:t>1. A</w:t>
            </w:r>
          </w:p>
          <w:p w14:paraId="168DC665" w14:textId="77777777" w:rsidR="0024426A" w:rsidRPr="00457B8F" w:rsidRDefault="0024426A" w:rsidP="00315BE4">
            <w:pPr>
              <w:spacing w:after="160"/>
            </w:pPr>
          </w:p>
          <w:p w14:paraId="5800DBC5" w14:textId="77777777" w:rsidR="0024426A" w:rsidRPr="00457B8F" w:rsidRDefault="0024426A" w:rsidP="00315BE4">
            <w:pPr>
              <w:spacing w:after="160"/>
            </w:pPr>
            <w:r w:rsidRPr="00457B8F">
              <w:t xml:space="preserve">   </w:t>
            </w:r>
            <w:proofErr w:type="gramStart"/>
            <w:r w:rsidRPr="00457B8F">
              <w:t>A 의</w:t>
            </w:r>
            <w:proofErr w:type="gramEnd"/>
            <w:r w:rsidRPr="00457B8F">
              <w:t xml:space="preserve"> 하위 항목. Tab1을 사용했습니다.</w:t>
            </w:r>
          </w:p>
          <w:p w14:paraId="33FBEE8E" w14:textId="77777777" w:rsidR="0024426A" w:rsidRPr="00457B8F" w:rsidRDefault="0024426A" w:rsidP="00315BE4">
            <w:pPr>
              <w:spacing w:after="160"/>
            </w:pPr>
            <w:r w:rsidRPr="00457B8F">
              <w:t xml:space="preserve">   </w:t>
            </w:r>
          </w:p>
          <w:p w14:paraId="62FB9D31" w14:textId="77777777" w:rsidR="0024426A" w:rsidRPr="00457B8F" w:rsidRDefault="0024426A" w:rsidP="00315BE4">
            <w:pPr>
              <w:spacing w:after="160"/>
            </w:pPr>
            <w:r w:rsidRPr="00457B8F">
              <w:t xml:space="preserve">   * A Child1. 탭을 사용했습니다.</w:t>
            </w:r>
          </w:p>
          <w:p w14:paraId="69CA584F" w14:textId="77777777" w:rsidR="0024426A" w:rsidRPr="00457B8F" w:rsidRDefault="0024426A" w:rsidP="00315BE4">
            <w:pPr>
              <w:spacing w:after="160"/>
            </w:pPr>
          </w:p>
          <w:p w14:paraId="12AAC40A" w14:textId="77777777" w:rsidR="0024426A" w:rsidRPr="00457B8F" w:rsidRDefault="0024426A" w:rsidP="00315BE4">
            <w:pPr>
              <w:spacing w:after="160"/>
            </w:pPr>
            <w:r w:rsidRPr="00457B8F">
              <w:t xml:space="preserve">   * A Child2. 탭을 사용했습니다.</w:t>
            </w:r>
          </w:p>
          <w:p w14:paraId="3C2F7858" w14:textId="77777777" w:rsidR="0024426A" w:rsidRPr="00457B8F" w:rsidRDefault="0024426A" w:rsidP="00315BE4">
            <w:pPr>
              <w:spacing w:after="160"/>
            </w:pPr>
          </w:p>
          <w:p w14:paraId="0428911A" w14:textId="77777777" w:rsidR="0024426A" w:rsidRPr="00457B8F" w:rsidRDefault="0024426A" w:rsidP="00315BE4">
            <w:pPr>
              <w:spacing w:after="160"/>
            </w:pPr>
            <w:r w:rsidRPr="00457B8F">
              <w:t xml:space="preserve">      **(정상)** A Child2 </w:t>
            </w:r>
            <w:proofErr w:type="spellStart"/>
            <w:r w:rsidRPr="00457B8F">
              <w:t>하위항목이어서</w:t>
            </w:r>
            <w:proofErr w:type="spellEnd"/>
            <w:r w:rsidRPr="00457B8F">
              <w:t xml:space="preserve"> Tab2</w:t>
            </w:r>
          </w:p>
          <w:p w14:paraId="235350B6" w14:textId="77777777" w:rsidR="0024426A" w:rsidRPr="00457B8F" w:rsidRDefault="0024426A" w:rsidP="00315BE4">
            <w:pPr>
              <w:spacing w:after="160"/>
            </w:pPr>
          </w:p>
          <w:p w14:paraId="4E4C2DC8" w14:textId="77777777" w:rsidR="0024426A" w:rsidRPr="00457B8F" w:rsidRDefault="0024426A" w:rsidP="00315BE4">
            <w:pPr>
              <w:spacing w:after="160"/>
            </w:pPr>
            <w:r w:rsidRPr="00457B8F">
              <w:t xml:space="preserve">   </w:t>
            </w:r>
            <w:r w:rsidRPr="00457B8F">
              <w:rPr>
                <w:b/>
                <w:bCs/>
              </w:rPr>
              <w:t>**(정상)**</w:t>
            </w:r>
            <w:r w:rsidRPr="00457B8F">
              <w:t xml:space="preserve"> A의 </w:t>
            </w:r>
            <w:proofErr w:type="spellStart"/>
            <w:r w:rsidRPr="00457B8F">
              <w:t>하위항목이어서</w:t>
            </w:r>
            <w:proofErr w:type="spellEnd"/>
            <w:r w:rsidRPr="00457B8F">
              <w:t xml:space="preserve"> Tab1</w:t>
            </w:r>
          </w:p>
          <w:p w14:paraId="5B853F6D" w14:textId="77777777" w:rsidR="0024426A" w:rsidRPr="00457B8F" w:rsidRDefault="0024426A" w:rsidP="00315BE4">
            <w:pPr>
              <w:spacing w:after="160"/>
            </w:pPr>
          </w:p>
          <w:p w14:paraId="21DF1669" w14:textId="77777777" w:rsidR="0024426A" w:rsidRPr="00457B8F" w:rsidRDefault="0024426A" w:rsidP="00315BE4">
            <w:pPr>
              <w:spacing w:after="160"/>
            </w:pPr>
            <w:r w:rsidRPr="00457B8F">
              <w:t xml:space="preserve">2. </w:t>
            </w:r>
            <w:r w:rsidRPr="00457B8F">
              <w:rPr>
                <w:b/>
                <w:bCs/>
              </w:rPr>
              <w:t>**(정상)**</w:t>
            </w:r>
            <w:r w:rsidRPr="00457B8F">
              <w:t xml:space="preserve"> B</w:t>
            </w:r>
          </w:p>
          <w:p w14:paraId="066B7D82" w14:textId="77777777" w:rsidR="0024426A" w:rsidRPr="00457B8F" w:rsidRDefault="0024426A" w:rsidP="00315BE4">
            <w:pPr>
              <w:spacing w:after="160"/>
            </w:pPr>
          </w:p>
        </w:tc>
      </w:tr>
    </w:tbl>
    <w:p w14:paraId="670CB288" w14:textId="77777777" w:rsidR="0024426A" w:rsidRPr="00457B8F" w:rsidRDefault="0024426A" w:rsidP="0024426A">
      <w:pPr>
        <w:numPr>
          <w:ilvl w:val="0"/>
          <w:numId w:val="51"/>
        </w:numPr>
        <w:spacing w:after="160"/>
      </w:pPr>
      <w:r w:rsidRPr="00457B8F">
        <w:lastRenderedPageBreak/>
        <w:t>A</w:t>
      </w:r>
    </w:p>
    <w:p w14:paraId="6D2A02B1" w14:textId="77777777" w:rsidR="0024426A" w:rsidRPr="00457B8F" w:rsidRDefault="0024426A" w:rsidP="0024426A">
      <w:pPr>
        <w:spacing w:after="160"/>
      </w:pPr>
      <w:proofErr w:type="gramStart"/>
      <w:r w:rsidRPr="00457B8F">
        <w:t>A 의</w:t>
      </w:r>
      <w:proofErr w:type="gramEnd"/>
      <w:r w:rsidRPr="00457B8F">
        <w:t xml:space="preserve"> 하위 항목. Tab1을 사용했습니다.</w:t>
      </w:r>
    </w:p>
    <w:p w14:paraId="7FB620BB" w14:textId="77777777" w:rsidR="0024426A" w:rsidRPr="00457B8F" w:rsidRDefault="0024426A" w:rsidP="0024426A">
      <w:pPr>
        <w:numPr>
          <w:ilvl w:val="1"/>
          <w:numId w:val="51"/>
        </w:numPr>
        <w:spacing w:after="160"/>
      </w:pPr>
      <w:r w:rsidRPr="00457B8F">
        <w:t>A Child1. 탭을 사용했습니다.</w:t>
      </w:r>
    </w:p>
    <w:p w14:paraId="09129D73" w14:textId="77777777" w:rsidR="0024426A" w:rsidRPr="00457B8F" w:rsidRDefault="0024426A" w:rsidP="0024426A">
      <w:pPr>
        <w:numPr>
          <w:ilvl w:val="1"/>
          <w:numId w:val="51"/>
        </w:numPr>
        <w:spacing w:after="160"/>
      </w:pPr>
      <w:r w:rsidRPr="00457B8F">
        <w:t>A Child2. 탭을 사용했습니다.</w:t>
      </w:r>
    </w:p>
    <w:p w14:paraId="2A2EED77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(정상)</w:t>
      </w:r>
      <w:r w:rsidRPr="00457B8F">
        <w:t xml:space="preserve"> A Child2 </w:t>
      </w:r>
      <w:proofErr w:type="spellStart"/>
      <w:r w:rsidRPr="00457B8F">
        <w:t>하위항목이어서</w:t>
      </w:r>
      <w:proofErr w:type="spellEnd"/>
      <w:r w:rsidRPr="00457B8F">
        <w:t xml:space="preserve"> Tab2</w:t>
      </w:r>
    </w:p>
    <w:p w14:paraId="6558B9E8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(정상)</w:t>
      </w:r>
      <w:r w:rsidRPr="00457B8F">
        <w:t xml:space="preserve"> A의 </w:t>
      </w:r>
      <w:proofErr w:type="spellStart"/>
      <w:r w:rsidRPr="00457B8F">
        <w:t>하위항목이어서</w:t>
      </w:r>
      <w:proofErr w:type="spellEnd"/>
      <w:r w:rsidRPr="00457B8F">
        <w:t xml:space="preserve"> Tab1</w:t>
      </w:r>
    </w:p>
    <w:p w14:paraId="17E0E4A8" w14:textId="77777777" w:rsidR="0024426A" w:rsidRPr="00457B8F" w:rsidRDefault="0024426A" w:rsidP="0024426A">
      <w:pPr>
        <w:numPr>
          <w:ilvl w:val="0"/>
          <w:numId w:val="51"/>
        </w:numPr>
        <w:spacing w:after="160"/>
      </w:pPr>
      <w:r w:rsidRPr="00457B8F">
        <w:rPr>
          <w:b/>
          <w:bCs/>
        </w:rPr>
        <w:t>(정상)</w:t>
      </w:r>
      <w:r w:rsidRPr="00457B8F">
        <w:t> B</w:t>
      </w:r>
    </w:p>
    <w:p w14:paraId="29B0BFAC" w14:textId="77777777" w:rsidR="0024426A" w:rsidRDefault="0024426A" w:rsidP="0024426A">
      <w:pPr>
        <w:spacing w:after="160"/>
        <w:rPr>
          <w:b/>
          <w:bCs/>
        </w:rPr>
      </w:pPr>
    </w:p>
    <w:p w14:paraId="7CB5FDA0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체크박스 </w:t>
      </w:r>
    </w:p>
    <w:p w14:paraId="6CCFE2A7" w14:textId="77777777" w:rsidR="0024426A" w:rsidRDefault="0024426A" w:rsidP="0024426A">
      <w:pPr>
        <w:spacing w:after="160"/>
      </w:pPr>
      <w:proofErr w:type="gramStart"/>
      <w:r w:rsidRPr="00457B8F">
        <w:t>-[ ]</w:t>
      </w:r>
      <w:proofErr w:type="gramEnd"/>
      <w:r w:rsidRPr="00457B8F">
        <w:t> 과 x 로 체크박스를 표시합니다.</w:t>
      </w:r>
    </w:p>
    <w:p w14:paraId="7E37007F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067D2730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F1B14A1" w14:textId="77777777" w:rsidR="0024426A" w:rsidRPr="00457B8F" w:rsidRDefault="0024426A" w:rsidP="00315BE4">
            <w:pPr>
              <w:spacing w:after="160"/>
            </w:pPr>
            <w:r w:rsidRPr="00457B8F">
              <w:t xml:space="preserve">- </w:t>
            </w:r>
            <w:proofErr w:type="gramStart"/>
            <w:r w:rsidRPr="00457B8F">
              <w:t>[ ]</w:t>
            </w:r>
            <w:proofErr w:type="gramEnd"/>
            <w:r w:rsidRPr="00457B8F">
              <w:t xml:space="preserve"> 항목 1</w:t>
            </w:r>
          </w:p>
          <w:p w14:paraId="6CF32E24" w14:textId="77777777" w:rsidR="0024426A" w:rsidRDefault="0024426A" w:rsidP="00315BE4">
            <w:pPr>
              <w:spacing w:after="160"/>
            </w:pPr>
            <w:r w:rsidRPr="00457B8F">
              <w:t>- [x] 항목 2</w:t>
            </w:r>
          </w:p>
          <w:p w14:paraId="483E0A1F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0F172899" w14:textId="77777777" w:rsidR="0024426A" w:rsidRPr="00457B8F" w:rsidRDefault="0024426A" w:rsidP="00315BE4">
            <w:pPr>
              <w:spacing w:after="160"/>
            </w:pPr>
          </w:p>
        </w:tc>
      </w:tr>
    </w:tbl>
    <w:p w14:paraId="0A55195C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7DBA8562" w14:textId="77777777" w:rsidR="0024426A" w:rsidRPr="00457B8F" w:rsidRDefault="0024426A" w:rsidP="0024426A">
      <w:pPr>
        <w:numPr>
          <w:ilvl w:val="0"/>
          <w:numId w:val="52"/>
        </w:numPr>
        <w:spacing w:after="160"/>
      </w:pPr>
      <w:r w:rsidRPr="00457B8F">
        <w:t>항목 1</w:t>
      </w:r>
    </w:p>
    <w:p w14:paraId="779BEBD2" w14:textId="77777777" w:rsidR="0024426A" w:rsidRPr="00457B8F" w:rsidRDefault="0024426A" w:rsidP="0024426A">
      <w:pPr>
        <w:numPr>
          <w:ilvl w:val="0"/>
          <w:numId w:val="52"/>
        </w:numPr>
        <w:spacing w:after="160"/>
      </w:pPr>
      <w:r w:rsidRPr="00457B8F">
        <w:t>항목 2</w:t>
      </w:r>
    </w:p>
    <w:p w14:paraId="33B2D4CC" w14:textId="77777777" w:rsidR="0024426A" w:rsidRDefault="0024426A" w:rsidP="0024426A">
      <w:pPr>
        <w:spacing w:after="160"/>
        <w:rPr>
          <w:b/>
          <w:bCs/>
        </w:rPr>
      </w:pPr>
    </w:p>
    <w:p w14:paraId="6E9A532C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접기/펼치기 </w:t>
      </w:r>
    </w:p>
    <w:p w14:paraId="3175C09D" w14:textId="77777777" w:rsidR="0024426A" w:rsidRDefault="0024426A" w:rsidP="0024426A">
      <w:pPr>
        <w:spacing w:after="160"/>
      </w:pPr>
      <w:r w:rsidRPr="00457B8F">
        <w:t>하기 태그로 접기/펼치기를 구성합니다.</w:t>
      </w:r>
    </w:p>
    <w:p w14:paraId="0D6B03CE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13E9CBFF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D7DB539" w14:textId="77777777" w:rsidR="0024426A" w:rsidRPr="00457B8F" w:rsidRDefault="0024426A" w:rsidP="00315BE4">
            <w:pPr>
              <w:spacing w:after="160"/>
            </w:pPr>
            <w:r w:rsidRPr="00457B8F">
              <w:lastRenderedPageBreak/>
              <w:t>&lt;details&gt;</w:t>
            </w:r>
          </w:p>
          <w:p w14:paraId="3A9E3F2C" w14:textId="77777777" w:rsidR="0024426A" w:rsidRPr="00457B8F" w:rsidRDefault="0024426A" w:rsidP="00315BE4">
            <w:pPr>
              <w:spacing w:after="160"/>
            </w:pPr>
            <w:r w:rsidRPr="00457B8F">
              <w:t>&lt;summary&gt;접기/펼치기&lt;/summary&gt;</w:t>
            </w:r>
          </w:p>
          <w:p w14:paraId="63EA514D" w14:textId="77777777" w:rsidR="0024426A" w:rsidRPr="00457B8F" w:rsidRDefault="0024426A" w:rsidP="00315BE4">
            <w:pPr>
              <w:spacing w:after="160"/>
            </w:pPr>
            <w:r w:rsidRPr="00457B8F">
              <w:t>&lt;div markdown="1"&gt;</w:t>
            </w:r>
          </w:p>
          <w:p w14:paraId="2F3DDA67" w14:textId="77777777" w:rsidR="0024426A" w:rsidRPr="00457B8F" w:rsidRDefault="0024426A" w:rsidP="00315BE4">
            <w:pPr>
              <w:spacing w:after="160"/>
            </w:pPr>
            <w:r w:rsidRPr="00457B8F">
              <w:t xml:space="preserve">  </w:t>
            </w:r>
          </w:p>
          <w:p w14:paraId="72F07CAE" w14:textId="77777777" w:rsidR="0024426A" w:rsidRPr="00457B8F" w:rsidRDefault="0024426A" w:rsidP="00315BE4">
            <w:pPr>
              <w:spacing w:after="160"/>
            </w:pPr>
            <w:proofErr w:type="spellStart"/>
            <w:r w:rsidRPr="00457B8F">
              <w:t>펼쳐졌을때</w:t>
            </w:r>
            <w:proofErr w:type="spellEnd"/>
            <w:r w:rsidRPr="00457B8F">
              <w:t xml:space="preserve"> 표시되는 내용</w:t>
            </w:r>
          </w:p>
          <w:p w14:paraId="0EEC0232" w14:textId="77777777" w:rsidR="0024426A" w:rsidRPr="00457B8F" w:rsidRDefault="0024426A" w:rsidP="00315BE4">
            <w:pPr>
              <w:spacing w:after="160"/>
            </w:pPr>
            <w:r w:rsidRPr="00457B8F">
              <w:t xml:space="preserve">  </w:t>
            </w:r>
          </w:p>
          <w:p w14:paraId="0F1CE9B2" w14:textId="77777777" w:rsidR="0024426A" w:rsidRPr="00457B8F" w:rsidRDefault="0024426A" w:rsidP="00315BE4">
            <w:pPr>
              <w:spacing w:after="160"/>
            </w:pPr>
            <w:r w:rsidRPr="00457B8F">
              <w:t>&lt;/div&gt;</w:t>
            </w:r>
          </w:p>
          <w:p w14:paraId="633E079C" w14:textId="77777777" w:rsidR="0024426A" w:rsidRDefault="0024426A" w:rsidP="00315BE4">
            <w:pPr>
              <w:spacing w:after="160"/>
            </w:pPr>
            <w:r w:rsidRPr="00457B8F">
              <w:t>&lt;/details&gt;</w:t>
            </w:r>
          </w:p>
          <w:p w14:paraId="5DB6E37B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C41D088" w14:textId="77777777" w:rsidR="0024426A" w:rsidRPr="00457B8F" w:rsidRDefault="0024426A" w:rsidP="00315BE4">
            <w:pPr>
              <w:spacing w:after="160"/>
            </w:pPr>
          </w:p>
        </w:tc>
      </w:tr>
    </w:tbl>
    <w:p w14:paraId="0B43C045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4133C73F" w14:textId="77777777" w:rsidR="0024426A" w:rsidRPr="00457B8F" w:rsidRDefault="0024426A" w:rsidP="0024426A">
      <w:pPr>
        <w:spacing w:after="160"/>
      </w:pPr>
      <w:r w:rsidRPr="00457B8F">
        <w:t>접기/펼치기</w:t>
      </w:r>
    </w:p>
    <w:p w14:paraId="7A6F8DDB" w14:textId="77777777" w:rsidR="0024426A" w:rsidRPr="00457B8F" w:rsidRDefault="0024426A" w:rsidP="0024426A">
      <w:pPr>
        <w:spacing w:after="160"/>
      </w:pPr>
      <w:proofErr w:type="spellStart"/>
      <w:r w:rsidRPr="00457B8F">
        <w:t>펼쳐졌을때</w:t>
      </w:r>
      <w:proofErr w:type="spellEnd"/>
      <w:r w:rsidRPr="00457B8F">
        <w:t xml:space="preserve"> 표시되는 내용</w:t>
      </w:r>
    </w:p>
    <w:p w14:paraId="24A1FFD3" w14:textId="77777777" w:rsidR="0024426A" w:rsidRDefault="0024426A" w:rsidP="0024426A">
      <w:pPr>
        <w:spacing w:after="160"/>
        <w:rPr>
          <w:b/>
          <w:bCs/>
        </w:rPr>
      </w:pPr>
    </w:p>
    <w:p w14:paraId="75DFFF77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링크 </w:t>
      </w:r>
    </w:p>
    <w:p w14:paraId="2D5872D1" w14:textId="77777777" w:rsidR="0024426A" w:rsidRDefault="0024426A" w:rsidP="0024426A">
      <w:pPr>
        <w:spacing w:after="160"/>
      </w:pPr>
      <w:r w:rsidRPr="00457B8F">
        <w:t>[</w:t>
      </w:r>
      <w:proofErr w:type="spellStart"/>
      <w:r w:rsidRPr="00457B8F">
        <w:t>LinkText</w:t>
      </w:r>
      <w:proofErr w:type="spellEnd"/>
      <w:r w:rsidRPr="00457B8F">
        <w:t xml:space="preserve">](URL)로 화면에 표시되는 </w:t>
      </w:r>
      <w:proofErr w:type="spellStart"/>
      <w:r w:rsidRPr="00457B8F">
        <w:t>LinkText</w:t>
      </w:r>
      <w:proofErr w:type="spellEnd"/>
      <w:r w:rsidRPr="00457B8F">
        <w:t>와 실제 이동할 URL을 기재합니다.</w:t>
      </w:r>
    </w:p>
    <w:p w14:paraId="353975B2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25343DA8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8650939" w14:textId="77777777" w:rsidR="0024426A" w:rsidRDefault="0024426A" w:rsidP="00315BE4">
            <w:pPr>
              <w:spacing w:after="160"/>
            </w:pPr>
            <w:r w:rsidRPr="00457B8F">
              <w:t>[</w:t>
            </w:r>
            <w:proofErr w:type="spellStart"/>
            <w:r w:rsidRPr="00457B8F">
              <w:t>Github</w:t>
            </w:r>
            <w:proofErr w:type="spellEnd"/>
            <w:r w:rsidRPr="00457B8F">
              <w:t>](</w:t>
            </w:r>
            <w:r w:rsidRPr="0004651C">
              <w:t>https://www.github.com</w:t>
            </w:r>
            <w:r w:rsidRPr="00457B8F">
              <w:t>)</w:t>
            </w:r>
          </w:p>
          <w:p w14:paraId="571FCE8F" w14:textId="77777777" w:rsidR="0024426A" w:rsidRPr="0004651C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A4431B7" w14:textId="77777777" w:rsidR="0024426A" w:rsidRPr="00457B8F" w:rsidRDefault="0024426A" w:rsidP="00315BE4">
            <w:pPr>
              <w:spacing w:after="160"/>
            </w:pPr>
          </w:p>
        </w:tc>
      </w:tr>
    </w:tbl>
    <w:p w14:paraId="602E1964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p w14:paraId="6390F67B" w14:textId="77777777" w:rsidR="0024426A" w:rsidRPr="00457B8F" w:rsidRDefault="0024426A" w:rsidP="0024426A">
      <w:pPr>
        <w:spacing w:after="160"/>
      </w:pPr>
      <w:proofErr w:type="spellStart"/>
      <w:r w:rsidRPr="0004651C">
        <w:t>Github</w:t>
      </w:r>
      <w:proofErr w:type="spellEnd"/>
    </w:p>
    <w:p w14:paraId="4B4CAEC4" w14:textId="77777777" w:rsidR="0024426A" w:rsidRDefault="0024426A" w:rsidP="0024426A">
      <w:pPr>
        <w:spacing w:after="160"/>
        <w:rPr>
          <w:b/>
          <w:bCs/>
        </w:rPr>
      </w:pPr>
    </w:p>
    <w:p w14:paraId="57D96620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그림 </w:t>
      </w:r>
    </w:p>
    <w:p w14:paraId="4A2FBA0F" w14:textId="77777777" w:rsidR="0024426A" w:rsidRPr="00457B8F" w:rsidRDefault="0024426A" w:rsidP="0024426A">
      <w:pPr>
        <w:spacing w:after="160"/>
      </w:pPr>
      <w:r w:rsidRPr="00457B8F">
        <w:t>[</w:t>
      </w:r>
      <w:proofErr w:type="spellStart"/>
      <w:r w:rsidRPr="00457B8F">
        <w:t>ALTText</w:t>
      </w:r>
      <w:proofErr w:type="spellEnd"/>
      <w:r w:rsidRPr="00457B8F">
        <w:t xml:space="preserve">](URL)로 그림 표시에 오류가 있을 때 대신 표시되는 </w:t>
      </w:r>
      <w:proofErr w:type="spellStart"/>
      <w:r w:rsidRPr="00457B8F">
        <w:t>ALTText</w:t>
      </w:r>
      <w:proofErr w:type="spellEnd"/>
      <w:r w:rsidRPr="00457B8F">
        <w:t>와 실제 이미지가 있는 URL을 기재합니다.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2EA146C5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401A286" w14:textId="77777777" w:rsidR="0024426A" w:rsidRPr="00457B8F" w:rsidRDefault="0024426A" w:rsidP="00315BE4">
            <w:pPr>
              <w:spacing w:after="160"/>
            </w:pPr>
            <w:proofErr w:type="gramStart"/>
            <w:r w:rsidRPr="00457B8F">
              <w:t>![</w:t>
            </w:r>
            <w:proofErr w:type="spellStart"/>
            <w:proofErr w:type="gramEnd"/>
            <w:r w:rsidRPr="00457B8F">
              <w:t>오드리햅번</w:t>
            </w:r>
            <w:proofErr w:type="spellEnd"/>
            <w:r w:rsidRPr="00457B8F">
              <w:t>](https://github.com/assets/133472501/)</w:t>
            </w:r>
          </w:p>
          <w:p w14:paraId="6DC4B6AF" w14:textId="77777777" w:rsidR="0024426A" w:rsidRPr="00457B8F" w:rsidRDefault="0024426A" w:rsidP="00315BE4">
            <w:pPr>
              <w:spacing w:after="160"/>
            </w:pPr>
          </w:p>
        </w:tc>
      </w:tr>
    </w:tbl>
    <w:p w14:paraId="7C24BC52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lastRenderedPageBreak/>
        <w:t>결과</w:t>
      </w:r>
    </w:p>
    <w:p w14:paraId="28597DF1" w14:textId="77777777" w:rsidR="0024426A" w:rsidRPr="00457B8F" w:rsidRDefault="0024426A" w:rsidP="0024426A">
      <w:pPr>
        <w:spacing w:after="160"/>
      </w:pPr>
      <w:r w:rsidRPr="00457B8F">
        <w:rPr>
          <w:noProof/>
        </w:rPr>
        <w:drawing>
          <wp:inline distT="0" distB="0" distL="0" distR="0" wp14:anchorId="7737B828" wp14:editId="2FA0C726">
            <wp:extent cx="2425700" cy="2286000"/>
            <wp:effectExtent l="0" t="0" r="0" b="0"/>
            <wp:docPr id="1722758283" name="그림 6" descr="오드리햅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오드리햅번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4C9D" w14:textId="77777777" w:rsidR="0024426A" w:rsidRDefault="0024426A" w:rsidP="0024426A">
      <w:pPr>
        <w:spacing w:after="160"/>
        <w:rPr>
          <w:b/>
          <w:bCs/>
        </w:rPr>
      </w:pPr>
    </w:p>
    <w:p w14:paraId="4024D024" w14:textId="77777777" w:rsidR="0024426A" w:rsidRPr="00457B8F" w:rsidRDefault="0024426A" w:rsidP="0024426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 w:rsidRPr="00457B8F">
        <w:rPr>
          <w:b/>
          <w:bCs/>
        </w:rPr>
        <w:t xml:space="preserve">표 </w:t>
      </w:r>
    </w:p>
    <w:p w14:paraId="5F51DC41" w14:textId="77777777" w:rsidR="0024426A" w:rsidRDefault="0024426A" w:rsidP="0024426A">
      <w:pPr>
        <w:spacing w:after="160"/>
      </w:pPr>
      <w:r w:rsidRPr="00457B8F">
        <w:t>| 과 - 로 표를 구성합니다.</w:t>
      </w:r>
    </w:p>
    <w:p w14:paraId="627B8805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28B9E96A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81E22ED" w14:textId="77777777" w:rsidR="0024426A" w:rsidRPr="00457B8F" w:rsidRDefault="0024426A" w:rsidP="00315BE4">
            <w:pPr>
              <w:spacing w:after="160"/>
            </w:pPr>
            <w:r w:rsidRPr="00457B8F">
              <w:t>|항목|설명|비고|</w:t>
            </w:r>
          </w:p>
          <w:p w14:paraId="772EA248" w14:textId="77777777" w:rsidR="0024426A" w:rsidRPr="00457B8F" w:rsidRDefault="0024426A" w:rsidP="00315BE4">
            <w:pPr>
              <w:spacing w:after="160"/>
            </w:pPr>
            <w:proofErr w:type="gramStart"/>
            <w:r w:rsidRPr="00457B8F">
              <w:t>|--|--|--|</w:t>
            </w:r>
            <w:proofErr w:type="gramEnd"/>
          </w:p>
          <w:p w14:paraId="5314893C" w14:textId="77777777" w:rsidR="0024426A" w:rsidRPr="00457B8F" w:rsidRDefault="0024426A" w:rsidP="00315BE4">
            <w:pPr>
              <w:spacing w:after="160"/>
            </w:pPr>
            <w:r w:rsidRPr="00457B8F">
              <w:t>|자동차|지상 이동수단||</w:t>
            </w:r>
          </w:p>
          <w:p w14:paraId="55E19DFC" w14:textId="77777777" w:rsidR="0024426A" w:rsidRPr="00457B8F" w:rsidRDefault="0024426A" w:rsidP="00315BE4">
            <w:pPr>
              <w:spacing w:after="160"/>
            </w:pPr>
            <w:r w:rsidRPr="00457B8F">
              <w:t>|배|수상 이동수단||</w:t>
            </w:r>
          </w:p>
          <w:p w14:paraId="4B76A88F" w14:textId="77777777" w:rsidR="0024426A" w:rsidRDefault="0024426A" w:rsidP="00315BE4">
            <w:pPr>
              <w:spacing w:after="160"/>
            </w:pPr>
            <w:r w:rsidRPr="00457B8F">
              <w:t>|비행기|</w:t>
            </w:r>
            <w:r w:rsidRPr="00457B8F">
              <w:rPr>
                <w:i/>
                <w:iCs/>
              </w:rPr>
              <w:t>*항공*</w:t>
            </w:r>
            <w:r w:rsidRPr="00457B8F">
              <w:t xml:space="preserve"> 이동수단|마크다운의 용법이 그대로 </w:t>
            </w:r>
            <w:proofErr w:type="gramStart"/>
            <w:r w:rsidRPr="00457B8F">
              <w:t>적용됩니다.|</w:t>
            </w:r>
            <w:proofErr w:type="gramEnd"/>
          </w:p>
          <w:p w14:paraId="222D51E3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3FAB466F" w14:textId="77777777" w:rsidR="0024426A" w:rsidRPr="00457B8F" w:rsidRDefault="0024426A" w:rsidP="00315BE4">
            <w:pPr>
              <w:spacing w:after="160"/>
            </w:pPr>
          </w:p>
        </w:tc>
      </w:tr>
    </w:tbl>
    <w:p w14:paraId="7F3C6038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383"/>
        <w:gridCol w:w="5986"/>
      </w:tblGrid>
      <w:tr w:rsidR="0024426A" w:rsidRPr="00457B8F" w14:paraId="064462B8" w14:textId="77777777" w:rsidTr="00315BE4">
        <w:trPr>
          <w:tblHeader/>
        </w:trPr>
        <w:tc>
          <w:tcPr>
            <w:tcW w:w="659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446F2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r w:rsidRPr="00457B8F">
              <w:rPr>
                <w:b/>
                <w:bCs/>
              </w:rPr>
              <w:t>항목</w:t>
            </w:r>
          </w:p>
        </w:tc>
        <w:tc>
          <w:tcPr>
            <w:tcW w:w="1236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27C78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r w:rsidRPr="00457B8F">
              <w:rPr>
                <w:b/>
                <w:bCs/>
              </w:rPr>
              <w:t>설명</w:t>
            </w:r>
          </w:p>
        </w:tc>
        <w:tc>
          <w:tcPr>
            <w:tcW w:w="31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DD72B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r w:rsidRPr="00457B8F">
              <w:rPr>
                <w:b/>
                <w:bCs/>
              </w:rPr>
              <w:t>비고</w:t>
            </w:r>
          </w:p>
        </w:tc>
      </w:tr>
      <w:tr w:rsidR="0024426A" w:rsidRPr="00457B8F" w14:paraId="11BB5EBD" w14:textId="77777777" w:rsidTr="00315BE4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BD502" w14:textId="77777777" w:rsidR="0024426A" w:rsidRPr="00457B8F" w:rsidRDefault="0024426A" w:rsidP="00315BE4">
            <w:pPr>
              <w:spacing w:after="160"/>
            </w:pPr>
            <w:r w:rsidRPr="00457B8F">
              <w:t>자동차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76EFC" w14:textId="77777777" w:rsidR="0024426A" w:rsidRPr="00457B8F" w:rsidRDefault="0024426A" w:rsidP="00315BE4">
            <w:pPr>
              <w:spacing w:after="160"/>
            </w:pPr>
            <w:r w:rsidRPr="00457B8F">
              <w:t>지상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9C1C4" w14:textId="77777777" w:rsidR="0024426A" w:rsidRPr="00457B8F" w:rsidRDefault="0024426A" w:rsidP="00315BE4">
            <w:pPr>
              <w:spacing w:after="160"/>
            </w:pPr>
            <w:r w:rsidRPr="00457B8F">
              <w:t> </w:t>
            </w:r>
          </w:p>
        </w:tc>
      </w:tr>
      <w:tr w:rsidR="0024426A" w:rsidRPr="00457B8F" w14:paraId="49A5917B" w14:textId="77777777" w:rsidTr="00315BE4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E26AA" w14:textId="77777777" w:rsidR="0024426A" w:rsidRPr="00457B8F" w:rsidRDefault="0024426A" w:rsidP="00315BE4">
            <w:pPr>
              <w:spacing w:after="160"/>
            </w:pPr>
            <w:r w:rsidRPr="00457B8F">
              <w:t>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E35D3" w14:textId="77777777" w:rsidR="0024426A" w:rsidRPr="00457B8F" w:rsidRDefault="0024426A" w:rsidP="00315BE4">
            <w:pPr>
              <w:spacing w:after="160"/>
            </w:pPr>
            <w:r w:rsidRPr="00457B8F">
              <w:t>수상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3D955" w14:textId="77777777" w:rsidR="0024426A" w:rsidRPr="00457B8F" w:rsidRDefault="0024426A" w:rsidP="00315BE4">
            <w:pPr>
              <w:spacing w:after="160"/>
            </w:pPr>
            <w:r w:rsidRPr="00457B8F">
              <w:t> </w:t>
            </w:r>
          </w:p>
        </w:tc>
      </w:tr>
      <w:tr w:rsidR="0024426A" w:rsidRPr="00457B8F" w14:paraId="71B259D5" w14:textId="77777777" w:rsidTr="00315BE4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B0268" w14:textId="77777777" w:rsidR="0024426A" w:rsidRPr="00457B8F" w:rsidRDefault="0024426A" w:rsidP="00315BE4">
            <w:pPr>
              <w:spacing w:after="160"/>
            </w:pPr>
            <w:r w:rsidRPr="00457B8F">
              <w:t>비행기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8511B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항공</w:t>
            </w:r>
            <w:r w:rsidRPr="00457B8F">
              <w:t> 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C666D" w14:textId="77777777" w:rsidR="0024426A" w:rsidRPr="00457B8F" w:rsidRDefault="0024426A" w:rsidP="00315BE4">
            <w:pPr>
              <w:spacing w:after="160"/>
            </w:pPr>
            <w:r w:rsidRPr="00457B8F">
              <w:t>마크다운의 용법이 그대로 적용됩니다.</w:t>
            </w:r>
          </w:p>
        </w:tc>
      </w:tr>
    </w:tbl>
    <w:p w14:paraId="622D3258" w14:textId="77777777" w:rsidR="0024426A" w:rsidRDefault="0024426A" w:rsidP="0024426A">
      <w:pPr>
        <w:spacing w:after="160"/>
      </w:pPr>
      <w:r w:rsidRPr="00457B8F">
        <w:lastRenderedPageBreak/>
        <w:t>|--|--|--|</w:t>
      </w:r>
      <w:proofErr w:type="gramStart"/>
      <w:r w:rsidRPr="00457B8F">
        <w:t>에 :을</w:t>
      </w:r>
      <w:proofErr w:type="gramEnd"/>
      <w:r w:rsidRPr="00457B8F">
        <w:t xml:space="preserve"> 추가하여 정렬 방식을 지정할 수 있습니다.</w:t>
      </w:r>
    </w:p>
    <w:p w14:paraId="7AF13E72" w14:textId="77777777" w:rsidR="0024426A" w:rsidRPr="00457B8F" w:rsidRDefault="0024426A" w:rsidP="0024426A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24426A" w:rsidRPr="00457B8F" w14:paraId="5E63F132" w14:textId="77777777" w:rsidTr="00315B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3F58B83" w14:textId="77777777" w:rsidR="0024426A" w:rsidRPr="00457B8F" w:rsidRDefault="0024426A" w:rsidP="00315BE4">
            <w:pPr>
              <w:spacing w:after="160"/>
            </w:pPr>
            <w:r w:rsidRPr="00457B8F">
              <w:t>|</w:t>
            </w:r>
            <w:proofErr w:type="spellStart"/>
            <w:r w:rsidRPr="00457B8F">
              <w:t>왼쪽정렬</w:t>
            </w:r>
            <w:proofErr w:type="spellEnd"/>
            <w:r w:rsidRPr="00457B8F">
              <w:t>|</w:t>
            </w:r>
            <w:proofErr w:type="spellStart"/>
            <w:r w:rsidRPr="00457B8F">
              <w:t>가운데정렬</w:t>
            </w:r>
            <w:proofErr w:type="spellEnd"/>
            <w:r w:rsidRPr="00457B8F">
              <w:t>|</w:t>
            </w:r>
            <w:proofErr w:type="spellStart"/>
            <w:r w:rsidRPr="00457B8F">
              <w:t>오른쪽정렬</w:t>
            </w:r>
            <w:proofErr w:type="spellEnd"/>
            <w:r w:rsidRPr="00457B8F">
              <w:t>|</w:t>
            </w:r>
          </w:p>
          <w:p w14:paraId="4DF5C9E0" w14:textId="77777777" w:rsidR="0024426A" w:rsidRPr="00457B8F" w:rsidRDefault="0024426A" w:rsidP="00315BE4">
            <w:pPr>
              <w:spacing w:after="160"/>
            </w:pPr>
            <w:r w:rsidRPr="00457B8F">
              <w:t>|:--|:--:|--:|</w:t>
            </w:r>
          </w:p>
          <w:p w14:paraId="694E736F" w14:textId="77777777" w:rsidR="0024426A" w:rsidRPr="00457B8F" w:rsidRDefault="0024426A" w:rsidP="00315BE4">
            <w:pPr>
              <w:spacing w:after="160"/>
            </w:pPr>
            <w:r w:rsidRPr="00457B8F">
              <w:t>|자동차|지상 이동수단||</w:t>
            </w:r>
          </w:p>
          <w:p w14:paraId="01AF5A18" w14:textId="77777777" w:rsidR="0024426A" w:rsidRPr="00457B8F" w:rsidRDefault="0024426A" w:rsidP="00315BE4">
            <w:pPr>
              <w:spacing w:after="160"/>
            </w:pPr>
            <w:r w:rsidRPr="00457B8F">
              <w:t>|배|수상 이동수단||</w:t>
            </w:r>
          </w:p>
          <w:p w14:paraId="3F200C5B" w14:textId="77777777" w:rsidR="0024426A" w:rsidRDefault="0024426A" w:rsidP="00315BE4">
            <w:pPr>
              <w:spacing w:after="160"/>
            </w:pPr>
            <w:r w:rsidRPr="00457B8F">
              <w:t>|비행기|</w:t>
            </w:r>
            <w:r w:rsidRPr="00457B8F">
              <w:rPr>
                <w:i/>
                <w:iCs/>
              </w:rPr>
              <w:t>*항공*</w:t>
            </w:r>
            <w:r w:rsidRPr="00457B8F">
              <w:t xml:space="preserve"> 이동수단|마크다운의 용법이 그대로 </w:t>
            </w:r>
            <w:proofErr w:type="gramStart"/>
            <w:r w:rsidRPr="00457B8F">
              <w:t>적용됩니다.|</w:t>
            </w:r>
            <w:proofErr w:type="gramEnd"/>
          </w:p>
          <w:p w14:paraId="4B86DD65" w14:textId="77777777" w:rsidR="0024426A" w:rsidRPr="00457B8F" w:rsidRDefault="0024426A" w:rsidP="00315BE4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0FE85079" w14:textId="77777777" w:rsidR="0024426A" w:rsidRPr="00457B8F" w:rsidRDefault="0024426A" w:rsidP="00315BE4">
            <w:pPr>
              <w:spacing w:after="160"/>
            </w:pPr>
          </w:p>
        </w:tc>
      </w:tr>
    </w:tbl>
    <w:p w14:paraId="3B28F0B1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308"/>
        <w:gridCol w:w="5794"/>
      </w:tblGrid>
      <w:tr w:rsidR="0024426A" w:rsidRPr="00457B8F" w14:paraId="237DE914" w14:textId="77777777" w:rsidTr="00315BE4">
        <w:trPr>
          <w:tblHeader/>
        </w:trPr>
        <w:tc>
          <w:tcPr>
            <w:tcW w:w="798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694DD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proofErr w:type="spellStart"/>
            <w:r w:rsidRPr="00457B8F">
              <w:rPr>
                <w:b/>
                <w:bCs/>
              </w:rPr>
              <w:t>왼쪽정렬</w:t>
            </w:r>
            <w:proofErr w:type="spellEnd"/>
          </w:p>
        </w:tc>
        <w:tc>
          <w:tcPr>
            <w:tcW w:w="1197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99E9B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proofErr w:type="spellStart"/>
            <w:r w:rsidRPr="00457B8F">
              <w:rPr>
                <w:b/>
                <w:bCs/>
              </w:rPr>
              <w:t>가운데정렬</w:t>
            </w:r>
            <w:proofErr w:type="spellEnd"/>
          </w:p>
        </w:tc>
        <w:tc>
          <w:tcPr>
            <w:tcW w:w="30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65C40" w14:textId="77777777" w:rsidR="0024426A" w:rsidRPr="00457B8F" w:rsidRDefault="0024426A" w:rsidP="00315BE4">
            <w:pPr>
              <w:spacing w:after="160"/>
              <w:rPr>
                <w:b/>
                <w:bCs/>
              </w:rPr>
            </w:pPr>
            <w:proofErr w:type="spellStart"/>
            <w:r w:rsidRPr="00457B8F">
              <w:rPr>
                <w:b/>
                <w:bCs/>
              </w:rPr>
              <w:t>오른쪽정렬</w:t>
            </w:r>
            <w:proofErr w:type="spellEnd"/>
          </w:p>
        </w:tc>
      </w:tr>
      <w:tr w:rsidR="0024426A" w:rsidRPr="00457B8F" w14:paraId="38F0AA84" w14:textId="77777777" w:rsidTr="00315BE4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37856" w14:textId="77777777" w:rsidR="0024426A" w:rsidRPr="00457B8F" w:rsidRDefault="0024426A" w:rsidP="00315BE4">
            <w:pPr>
              <w:spacing w:after="160"/>
            </w:pPr>
            <w:r w:rsidRPr="00457B8F">
              <w:t>자동차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C4D70" w14:textId="77777777" w:rsidR="0024426A" w:rsidRPr="00457B8F" w:rsidRDefault="0024426A" w:rsidP="00315BE4">
            <w:pPr>
              <w:spacing w:after="160"/>
            </w:pPr>
            <w:r w:rsidRPr="00457B8F">
              <w:t>지상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A57E" w14:textId="77777777" w:rsidR="0024426A" w:rsidRPr="00457B8F" w:rsidRDefault="0024426A" w:rsidP="00315BE4">
            <w:pPr>
              <w:spacing w:after="160"/>
            </w:pPr>
            <w:r w:rsidRPr="00457B8F">
              <w:t> </w:t>
            </w:r>
          </w:p>
        </w:tc>
      </w:tr>
      <w:tr w:rsidR="0024426A" w:rsidRPr="00457B8F" w14:paraId="52CCD78A" w14:textId="77777777" w:rsidTr="00315BE4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A5855" w14:textId="77777777" w:rsidR="0024426A" w:rsidRPr="00457B8F" w:rsidRDefault="0024426A" w:rsidP="00315BE4">
            <w:pPr>
              <w:spacing w:after="160"/>
            </w:pPr>
            <w:r w:rsidRPr="00457B8F">
              <w:t>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B6835" w14:textId="77777777" w:rsidR="0024426A" w:rsidRPr="00457B8F" w:rsidRDefault="0024426A" w:rsidP="00315BE4">
            <w:pPr>
              <w:spacing w:after="160"/>
            </w:pPr>
            <w:r w:rsidRPr="00457B8F">
              <w:t>수상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97CFD" w14:textId="77777777" w:rsidR="0024426A" w:rsidRPr="00457B8F" w:rsidRDefault="0024426A" w:rsidP="00315BE4">
            <w:pPr>
              <w:spacing w:after="160"/>
            </w:pPr>
            <w:r w:rsidRPr="00457B8F">
              <w:t> </w:t>
            </w:r>
          </w:p>
        </w:tc>
      </w:tr>
      <w:tr w:rsidR="0024426A" w:rsidRPr="00457B8F" w14:paraId="2A77A8D3" w14:textId="77777777" w:rsidTr="00315BE4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5BCFA" w14:textId="77777777" w:rsidR="0024426A" w:rsidRPr="00457B8F" w:rsidRDefault="0024426A" w:rsidP="00315BE4">
            <w:pPr>
              <w:spacing w:after="160"/>
            </w:pPr>
            <w:r w:rsidRPr="00457B8F">
              <w:t>비행기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F6F41" w14:textId="77777777" w:rsidR="0024426A" w:rsidRPr="00457B8F" w:rsidRDefault="0024426A" w:rsidP="00315BE4">
            <w:pPr>
              <w:spacing w:after="160"/>
            </w:pPr>
            <w:r w:rsidRPr="00457B8F">
              <w:rPr>
                <w:i/>
                <w:iCs/>
              </w:rPr>
              <w:t>항공</w:t>
            </w:r>
            <w:r w:rsidRPr="00457B8F">
              <w:t> 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BDF71" w14:textId="77777777" w:rsidR="0024426A" w:rsidRPr="00457B8F" w:rsidRDefault="0024426A" w:rsidP="00315BE4">
            <w:pPr>
              <w:spacing w:after="160"/>
            </w:pPr>
            <w:r w:rsidRPr="00457B8F">
              <w:t>마크다운의 용법이 그대로 적용됩니다.</w:t>
            </w:r>
          </w:p>
        </w:tc>
      </w:tr>
    </w:tbl>
    <w:p w14:paraId="4B947806" w14:textId="77777777" w:rsidR="0024426A" w:rsidRPr="00457B8F" w:rsidRDefault="0024426A" w:rsidP="0024426A">
      <w:pPr>
        <w:spacing w:after="160"/>
      </w:pPr>
      <w:r w:rsidRPr="00457B8F">
        <w:rPr>
          <w:b/>
          <w:bCs/>
        </w:rPr>
        <w:t> </w:t>
      </w:r>
    </w:p>
    <w:p w14:paraId="19CD6210" w14:textId="77777777" w:rsidR="0024426A" w:rsidRPr="00FC5B24" w:rsidRDefault="0024426A" w:rsidP="0024426A">
      <w:pPr>
        <w:pStyle w:val="ac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4B1A13E" w14:textId="77777777" w:rsidR="0024426A" w:rsidRPr="0024426A" w:rsidRDefault="0024426A" w:rsidP="0024426A">
      <w:pPr>
        <w:spacing w:after="12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26A" w14:paraId="2A45E753" w14:textId="77777777" w:rsidTr="00315BE4">
        <w:tc>
          <w:tcPr>
            <w:tcW w:w="9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F7F8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D8389B0" w14:textId="77777777" w:rsidR="0024426A" w:rsidRDefault="0024426A" w:rsidP="00315BE4">
            <w:pPr>
              <w:spacing w:line="276" w:lineRule="auto"/>
            </w:pPr>
            <w:r>
              <w:rPr>
                <w:b/>
                <w:bCs/>
                <w:i/>
                <w:iCs/>
                <w:color w:val="1F3A5F"/>
              </w:rPr>
              <w:t xml:space="preserve">"앞으로의 엔지니어는 단순한 </w:t>
            </w:r>
            <w:proofErr w:type="spellStart"/>
            <w:r>
              <w:rPr>
                <w:b/>
                <w:bCs/>
                <w:i/>
                <w:iCs/>
                <w:color w:val="1F3A5F"/>
              </w:rPr>
              <w:t>코더가</w:t>
            </w:r>
            <w:proofErr w:type="spellEnd"/>
            <w:r>
              <w:rPr>
                <w:b/>
                <w:bCs/>
                <w:i/>
                <w:iCs/>
                <w:color w:val="1F3A5F"/>
              </w:rPr>
              <w:t xml:space="preserve"> 아니라, AI와 협업하여 문제를 해결하는 지식 설계자입니다."  — 김대경 Ph.D.</w:t>
            </w:r>
          </w:p>
        </w:tc>
      </w:tr>
    </w:tbl>
    <w:p w14:paraId="3657DDA5" w14:textId="77777777" w:rsidR="0024426A" w:rsidRDefault="0024426A">
      <w:pPr>
        <w:spacing w:after="120"/>
      </w:pPr>
    </w:p>
    <w:sectPr w:rsidR="0024426A">
      <w:headerReference w:type="default" r:id="rId97"/>
      <w:footerReference w:type="default" r:id="rId9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B8912" w14:textId="77777777" w:rsidR="00C272AF" w:rsidRDefault="00C272AF">
      <w:r>
        <w:separator/>
      </w:r>
    </w:p>
  </w:endnote>
  <w:endnote w:type="continuationSeparator" w:id="0">
    <w:p w14:paraId="4753DD95" w14:textId="77777777" w:rsidR="00C272AF" w:rsidRDefault="00C2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407D" w14:textId="77777777" w:rsidR="00BD50EA" w:rsidRDefault="00000000">
    <w:pPr>
      <w:pBdr>
        <w:top w:val="single" w:sz="4" w:space="4" w:color="C9D4E0"/>
      </w:pBdr>
      <w:jc w:val="center"/>
    </w:pPr>
    <w:r>
      <w:rPr>
        <w:color w:val="555555"/>
        <w:sz w:val="15"/>
        <w:szCs w:val="15"/>
      </w:rPr>
      <w:t xml:space="preserve">08:30 ~ </w:t>
    </w:r>
    <w:proofErr w:type="gramStart"/>
    <w:r>
      <w:rPr>
        <w:color w:val="555555"/>
        <w:sz w:val="15"/>
        <w:szCs w:val="15"/>
      </w:rPr>
      <w:t>17:30  ·</w:t>
    </w:r>
    <w:proofErr w:type="gramEnd"/>
    <w:r>
      <w:rPr>
        <w:color w:val="555555"/>
        <w:sz w:val="15"/>
        <w:szCs w:val="15"/>
      </w:rPr>
      <w:t xml:space="preserve">  점심 11:45 ~ </w:t>
    </w:r>
    <w:proofErr w:type="gramStart"/>
    <w:r>
      <w:rPr>
        <w:color w:val="555555"/>
        <w:sz w:val="15"/>
        <w:szCs w:val="15"/>
      </w:rPr>
      <w:t>13:00  ·</w:t>
    </w:r>
    <w:proofErr w:type="gramEnd"/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4E1012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/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4E1012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CCC6" w14:textId="77777777" w:rsidR="00C272AF" w:rsidRDefault="00C272AF">
      <w:r>
        <w:separator/>
      </w:r>
    </w:p>
  </w:footnote>
  <w:footnote w:type="continuationSeparator" w:id="0">
    <w:p w14:paraId="1FB39F8D" w14:textId="77777777" w:rsidR="00C272AF" w:rsidRDefault="00C27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E4BE" w14:textId="77777777" w:rsidR="00BD50EA" w:rsidRDefault="00000000">
    <w:pPr>
      <w:pBdr>
        <w:bottom w:val="single" w:sz="4" w:space="4" w:color="C9D4E0"/>
      </w:pBdr>
      <w:tabs>
        <w:tab w:val="right" w:pos="9640"/>
      </w:tabs>
    </w:pPr>
    <w:r>
      <w:rPr>
        <w:color w:val="5A7896"/>
        <w:sz w:val="16"/>
        <w:szCs w:val="16"/>
      </w:rPr>
      <w:t>Cursor AI를 활용한 소프트웨어 개발</w:t>
    </w:r>
    <w:r>
      <w:rPr>
        <w:color w:val="5A7896"/>
        <w:sz w:val="16"/>
        <w:szCs w:val="16"/>
      </w:rPr>
      <w:tab/>
      <w:t>C2C 기반 개발 교안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CE8"/>
    <w:multiLevelType w:val="hybridMultilevel"/>
    <w:tmpl w:val="67128D36"/>
    <w:lvl w:ilvl="0" w:tplc="CD34F522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787C9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3CF87268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7758F702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F76948A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0DE20E1C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FAE11C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A934AB36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AA5E670C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1" w15:restartNumberingAfterBreak="0">
    <w:nsid w:val="0224528B"/>
    <w:multiLevelType w:val="hybridMultilevel"/>
    <w:tmpl w:val="D5CA6654"/>
    <w:lvl w:ilvl="0" w:tplc="2F3C6D1E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ADB80308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2A2EF54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1EFAD6D6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8EBA1B64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2C7E336A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B9DA83F2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CA416B2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045819B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" w15:restartNumberingAfterBreak="0">
    <w:nsid w:val="03A927B4"/>
    <w:multiLevelType w:val="multilevel"/>
    <w:tmpl w:val="A65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13904"/>
    <w:multiLevelType w:val="hybridMultilevel"/>
    <w:tmpl w:val="2394328A"/>
    <w:lvl w:ilvl="0" w:tplc="35CAF2B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0BC0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628D7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A7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58E7F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54F7A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0825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4EC2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A267F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90E97"/>
    <w:multiLevelType w:val="multilevel"/>
    <w:tmpl w:val="C2BE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36D12"/>
    <w:multiLevelType w:val="multilevel"/>
    <w:tmpl w:val="1C5C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86608"/>
    <w:multiLevelType w:val="multilevel"/>
    <w:tmpl w:val="F912EB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F67BC"/>
    <w:multiLevelType w:val="multilevel"/>
    <w:tmpl w:val="B97E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937E2"/>
    <w:multiLevelType w:val="hybridMultilevel"/>
    <w:tmpl w:val="37123054"/>
    <w:lvl w:ilvl="0" w:tplc="51F0D4D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FFAFC8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669F4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AACDE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A6C1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1646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3EDEF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C22D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A84D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67C6E"/>
    <w:multiLevelType w:val="multilevel"/>
    <w:tmpl w:val="B00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0B1CDE"/>
    <w:multiLevelType w:val="hybridMultilevel"/>
    <w:tmpl w:val="62282236"/>
    <w:lvl w:ilvl="0" w:tplc="DC263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8A4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E6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525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DC7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629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72D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6C6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1661D6"/>
    <w:multiLevelType w:val="multilevel"/>
    <w:tmpl w:val="35B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4B71BF"/>
    <w:multiLevelType w:val="multilevel"/>
    <w:tmpl w:val="E0EC6D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1462D"/>
    <w:multiLevelType w:val="multilevel"/>
    <w:tmpl w:val="BBA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DD703A"/>
    <w:multiLevelType w:val="hybridMultilevel"/>
    <w:tmpl w:val="851AE02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E5F3AFA"/>
    <w:multiLevelType w:val="multilevel"/>
    <w:tmpl w:val="794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E3E70"/>
    <w:multiLevelType w:val="hybridMultilevel"/>
    <w:tmpl w:val="40B4AEB4"/>
    <w:lvl w:ilvl="0" w:tplc="C93EE2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24BB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EAFEF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8897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2AC9A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14FE2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CC1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60F40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72F29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36BCD"/>
    <w:multiLevelType w:val="hybridMultilevel"/>
    <w:tmpl w:val="C8AE57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3395ECF"/>
    <w:multiLevelType w:val="multilevel"/>
    <w:tmpl w:val="C91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92493F"/>
    <w:multiLevelType w:val="multilevel"/>
    <w:tmpl w:val="6EF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1F578D"/>
    <w:multiLevelType w:val="multilevel"/>
    <w:tmpl w:val="190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BB613B"/>
    <w:multiLevelType w:val="multilevel"/>
    <w:tmpl w:val="CC2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D15FC3"/>
    <w:multiLevelType w:val="hybridMultilevel"/>
    <w:tmpl w:val="F4144C5C"/>
    <w:lvl w:ilvl="0" w:tplc="C36CA8F2">
      <w:start w:val="1"/>
      <w:numFmt w:val="bullet"/>
      <w:lvlText w:val="•"/>
      <w:lvlJc w:val="left"/>
      <w:pPr>
        <w:ind w:left="460" w:hanging="280"/>
      </w:pPr>
      <w:rPr>
        <w:color w:val="2E5C8A"/>
      </w:rPr>
    </w:lvl>
    <w:lvl w:ilvl="1" w:tplc="CF9C2640">
      <w:start w:val="1"/>
      <w:numFmt w:val="bullet"/>
      <w:lvlText w:val="–"/>
      <w:lvlJc w:val="left"/>
      <w:pPr>
        <w:ind w:left="900" w:hanging="280"/>
      </w:pPr>
    </w:lvl>
    <w:lvl w:ilvl="2" w:tplc="AA761D36">
      <w:numFmt w:val="decimal"/>
      <w:lvlText w:val=""/>
      <w:lvlJc w:val="left"/>
    </w:lvl>
    <w:lvl w:ilvl="3" w:tplc="1A1296C0">
      <w:numFmt w:val="decimal"/>
      <w:lvlText w:val=""/>
      <w:lvlJc w:val="left"/>
    </w:lvl>
    <w:lvl w:ilvl="4" w:tplc="D64A5F66">
      <w:numFmt w:val="decimal"/>
      <w:lvlText w:val=""/>
      <w:lvlJc w:val="left"/>
    </w:lvl>
    <w:lvl w:ilvl="5" w:tplc="61128386">
      <w:numFmt w:val="decimal"/>
      <w:lvlText w:val=""/>
      <w:lvlJc w:val="left"/>
    </w:lvl>
    <w:lvl w:ilvl="6" w:tplc="4BF0978E">
      <w:numFmt w:val="decimal"/>
      <w:lvlText w:val=""/>
      <w:lvlJc w:val="left"/>
    </w:lvl>
    <w:lvl w:ilvl="7" w:tplc="D0C0102C">
      <w:numFmt w:val="decimal"/>
      <w:lvlText w:val=""/>
      <w:lvlJc w:val="left"/>
    </w:lvl>
    <w:lvl w:ilvl="8" w:tplc="EDE06782">
      <w:numFmt w:val="decimal"/>
      <w:lvlText w:val=""/>
      <w:lvlJc w:val="left"/>
    </w:lvl>
  </w:abstractNum>
  <w:abstractNum w:abstractNumId="25" w15:restartNumberingAfterBreak="0">
    <w:nsid w:val="3D6B77CE"/>
    <w:multiLevelType w:val="multilevel"/>
    <w:tmpl w:val="CF3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165A6"/>
    <w:multiLevelType w:val="multilevel"/>
    <w:tmpl w:val="985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A94C50"/>
    <w:multiLevelType w:val="multilevel"/>
    <w:tmpl w:val="B6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BE4B99"/>
    <w:multiLevelType w:val="multilevel"/>
    <w:tmpl w:val="F2F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112585"/>
    <w:multiLevelType w:val="multilevel"/>
    <w:tmpl w:val="1C9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BA47F5"/>
    <w:multiLevelType w:val="multilevel"/>
    <w:tmpl w:val="776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DD0EF3"/>
    <w:multiLevelType w:val="hybridMultilevel"/>
    <w:tmpl w:val="45D21BFC"/>
    <w:lvl w:ilvl="0" w:tplc="F86E5D1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5428E13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74C6691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D9F2B49A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0A08521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D5C5E9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06540F26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79FAF814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22A3DA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32" w15:restartNumberingAfterBreak="0">
    <w:nsid w:val="45296786"/>
    <w:multiLevelType w:val="multilevel"/>
    <w:tmpl w:val="B43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DF1E05"/>
    <w:multiLevelType w:val="multilevel"/>
    <w:tmpl w:val="D86A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6F59A7"/>
    <w:multiLevelType w:val="multilevel"/>
    <w:tmpl w:val="3DA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C169AB"/>
    <w:multiLevelType w:val="multilevel"/>
    <w:tmpl w:val="406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314B1D"/>
    <w:multiLevelType w:val="multilevel"/>
    <w:tmpl w:val="B4E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7D70BD"/>
    <w:multiLevelType w:val="multilevel"/>
    <w:tmpl w:val="9E3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E26A8F"/>
    <w:multiLevelType w:val="multilevel"/>
    <w:tmpl w:val="74B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14E1D"/>
    <w:multiLevelType w:val="multilevel"/>
    <w:tmpl w:val="D78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B04B3D"/>
    <w:multiLevelType w:val="multilevel"/>
    <w:tmpl w:val="431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CA3366"/>
    <w:multiLevelType w:val="multilevel"/>
    <w:tmpl w:val="3E9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170EEE"/>
    <w:multiLevelType w:val="multilevel"/>
    <w:tmpl w:val="D27E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575E88"/>
    <w:multiLevelType w:val="multilevel"/>
    <w:tmpl w:val="91A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4E6E64"/>
    <w:multiLevelType w:val="hybridMultilevel"/>
    <w:tmpl w:val="91B40B86"/>
    <w:lvl w:ilvl="0" w:tplc="5EFC7768">
      <w:start w:val="1"/>
      <w:numFmt w:val="bullet"/>
      <w:lvlText w:val="∧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733A1374" w:tentative="1">
      <w:start w:val="1"/>
      <w:numFmt w:val="bullet"/>
      <w:lvlText w:val="∧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876806E6" w:tentative="1">
      <w:start w:val="1"/>
      <w:numFmt w:val="bullet"/>
      <w:lvlText w:val="∧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0172D25C" w:tentative="1">
      <w:start w:val="1"/>
      <w:numFmt w:val="bullet"/>
      <w:lvlText w:val="∧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B57852DE" w:tentative="1">
      <w:start w:val="1"/>
      <w:numFmt w:val="bullet"/>
      <w:lvlText w:val="∧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6E52B348" w:tentative="1">
      <w:start w:val="1"/>
      <w:numFmt w:val="bullet"/>
      <w:lvlText w:val="∧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7750C23C" w:tentative="1">
      <w:start w:val="1"/>
      <w:numFmt w:val="bullet"/>
      <w:lvlText w:val="∧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E9063238" w:tentative="1">
      <w:start w:val="1"/>
      <w:numFmt w:val="bullet"/>
      <w:lvlText w:val="∧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EA02DD64" w:tentative="1">
      <w:start w:val="1"/>
      <w:numFmt w:val="bullet"/>
      <w:lvlText w:val="∧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49" w15:restartNumberingAfterBreak="0">
    <w:nsid w:val="7A171C85"/>
    <w:multiLevelType w:val="multilevel"/>
    <w:tmpl w:val="B0B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BD90BB3"/>
    <w:multiLevelType w:val="multilevel"/>
    <w:tmpl w:val="E58C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851999"/>
    <w:multiLevelType w:val="multilevel"/>
    <w:tmpl w:val="8BFA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540146">
    <w:abstractNumId w:val="24"/>
    <w:lvlOverride w:ilvl="0">
      <w:startOverride w:val="1"/>
    </w:lvlOverride>
  </w:num>
  <w:num w:numId="2" w16cid:durableId="1799255622">
    <w:abstractNumId w:val="16"/>
  </w:num>
  <w:num w:numId="3" w16cid:durableId="1047952287">
    <w:abstractNumId w:val="3"/>
  </w:num>
  <w:num w:numId="4" w16cid:durableId="1343775436">
    <w:abstractNumId w:val="0"/>
  </w:num>
  <w:num w:numId="5" w16cid:durableId="920026861">
    <w:abstractNumId w:val="9"/>
  </w:num>
  <w:num w:numId="6" w16cid:durableId="815032379">
    <w:abstractNumId w:val="1"/>
  </w:num>
  <w:num w:numId="7" w16cid:durableId="374626293">
    <w:abstractNumId w:val="18"/>
  </w:num>
  <w:num w:numId="8" w16cid:durableId="2023237772">
    <w:abstractNumId w:val="48"/>
  </w:num>
  <w:num w:numId="9" w16cid:durableId="1143620414">
    <w:abstractNumId w:val="25"/>
  </w:num>
  <w:num w:numId="10" w16cid:durableId="485514656">
    <w:abstractNumId w:val="50"/>
  </w:num>
  <w:num w:numId="11" w16cid:durableId="403993205">
    <w:abstractNumId w:val="7"/>
  </w:num>
  <w:num w:numId="12" w16cid:durableId="979461106">
    <w:abstractNumId w:val="17"/>
  </w:num>
  <w:num w:numId="13" w16cid:durableId="2146198948">
    <w:abstractNumId w:val="49"/>
  </w:num>
  <w:num w:numId="14" w16cid:durableId="439879321">
    <w:abstractNumId w:val="12"/>
  </w:num>
  <w:num w:numId="15" w16cid:durableId="1235974240">
    <w:abstractNumId w:val="34"/>
  </w:num>
  <w:num w:numId="16" w16cid:durableId="1835532670">
    <w:abstractNumId w:val="29"/>
  </w:num>
  <w:num w:numId="17" w16cid:durableId="550503464">
    <w:abstractNumId w:val="45"/>
  </w:num>
  <w:num w:numId="18" w16cid:durableId="77757564">
    <w:abstractNumId w:val="32"/>
  </w:num>
  <w:num w:numId="19" w16cid:durableId="34934552">
    <w:abstractNumId w:val="51"/>
  </w:num>
  <w:num w:numId="20" w16cid:durableId="1466658407">
    <w:abstractNumId w:val="40"/>
  </w:num>
  <w:num w:numId="21" w16cid:durableId="2037580318">
    <w:abstractNumId w:val="11"/>
  </w:num>
  <w:num w:numId="22" w16cid:durableId="16472863">
    <w:abstractNumId w:val="31"/>
  </w:num>
  <w:num w:numId="23" w16cid:durableId="1675381513">
    <w:abstractNumId w:val="15"/>
  </w:num>
  <w:num w:numId="24" w16cid:durableId="502284813">
    <w:abstractNumId w:val="43"/>
  </w:num>
  <w:num w:numId="25" w16cid:durableId="455835073">
    <w:abstractNumId w:val="23"/>
  </w:num>
  <w:num w:numId="26" w16cid:durableId="675959763">
    <w:abstractNumId w:val="22"/>
  </w:num>
  <w:num w:numId="27" w16cid:durableId="138040493">
    <w:abstractNumId w:val="2"/>
  </w:num>
  <w:num w:numId="28" w16cid:durableId="1794594132">
    <w:abstractNumId w:val="37"/>
  </w:num>
  <w:num w:numId="29" w16cid:durableId="489639679">
    <w:abstractNumId w:val="20"/>
  </w:num>
  <w:num w:numId="30" w16cid:durableId="1159730727">
    <w:abstractNumId w:val="30"/>
  </w:num>
  <w:num w:numId="31" w16cid:durableId="405305376">
    <w:abstractNumId w:val="28"/>
  </w:num>
  <w:num w:numId="32" w16cid:durableId="922566010">
    <w:abstractNumId w:val="33"/>
  </w:num>
  <w:num w:numId="33" w16cid:durableId="332219372">
    <w:abstractNumId w:val="42"/>
  </w:num>
  <w:num w:numId="34" w16cid:durableId="1017929334">
    <w:abstractNumId w:val="5"/>
  </w:num>
  <w:num w:numId="35" w16cid:durableId="721559848">
    <w:abstractNumId w:val="6"/>
  </w:num>
  <w:num w:numId="36" w16cid:durableId="582107552">
    <w:abstractNumId w:val="13"/>
  </w:num>
  <w:num w:numId="37" w16cid:durableId="1444883169">
    <w:abstractNumId w:val="39"/>
  </w:num>
  <w:num w:numId="38" w16cid:durableId="557594157">
    <w:abstractNumId w:val="44"/>
  </w:num>
  <w:num w:numId="39" w16cid:durableId="1601328193">
    <w:abstractNumId w:val="26"/>
  </w:num>
  <w:num w:numId="40" w16cid:durableId="202522206">
    <w:abstractNumId w:val="4"/>
  </w:num>
  <w:num w:numId="41" w16cid:durableId="289555962">
    <w:abstractNumId w:val="38"/>
  </w:num>
  <w:num w:numId="42" w16cid:durableId="53706037">
    <w:abstractNumId w:val="10"/>
  </w:num>
  <w:num w:numId="43" w16cid:durableId="1946230209">
    <w:abstractNumId w:val="47"/>
  </w:num>
  <w:num w:numId="44" w16cid:durableId="938222900">
    <w:abstractNumId w:val="21"/>
  </w:num>
  <w:num w:numId="45" w16cid:durableId="301736269">
    <w:abstractNumId w:val="27"/>
  </w:num>
  <w:num w:numId="46" w16cid:durableId="911230861">
    <w:abstractNumId w:val="19"/>
  </w:num>
  <w:num w:numId="47" w16cid:durableId="1415663281">
    <w:abstractNumId w:val="46"/>
  </w:num>
  <w:num w:numId="48" w16cid:durableId="553466245">
    <w:abstractNumId w:val="14"/>
  </w:num>
  <w:num w:numId="49" w16cid:durableId="1073504741">
    <w:abstractNumId w:val="8"/>
  </w:num>
  <w:num w:numId="50" w16cid:durableId="209196444">
    <w:abstractNumId w:val="35"/>
  </w:num>
  <w:num w:numId="51" w16cid:durableId="1463503349">
    <w:abstractNumId w:val="36"/>
  </w:num>
  <w:num w:numId="52" w16cid:durableId="1530408869">
    <w:abstractNumId w:val="4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0EA"/>
    <w:rsid w:val="00002CB0"/>
    <w:rsid w:val="0004011F"/>
    <w:rsid w:val="00090D06"/>
    <w:rsid w:val="000C1DBC"/>
    <w:rsid w:val="000E17DD"/>
    <w:rsid w:val="000F316E"/>
    <w:rsid w:val="001013CA"/>
    <w:rsid w:val="001410BB"/>
    <w:rsid w:val="00173142"/>
    <w:rsid w:val="001F1D60"/>
    <w:rsid w:val="0020381A"/>
    <w:rsid w:val="00203ACF"/>
    <w:rsid w:val="00240200"/>
    <w:rsid w:val="0024426A"/>
    <w:rsid w:val="002848B2"/>
    <w:rsid w:val="002A577C"/>
    <w:rsid w:val="00382FA8"/>
    <w:rsid w:val="003914E7"/>
    <w:rsid w:val="003F73A5"/>
    <w:rsid w:val="00452574"/>
    <w:rsid w:val="004817F2"/>
    <w:rsid w:val="004866EF"/>
    <w:rsid w:val="00494E7D"/>
    <w:rsid w:val="00496CD6"/>
    <w:rsid w:val="004A5D69"/>
    <w:rsid w:val="004C68BA"/>
    <w:rsid w:val="004D7FD7"/>
    <w:rsid w:val="004E1012"/>
    <w:rsid w:val="005102E0"/>
    <w:rsid w:val="0052121E"/>
    <w:rsid w:val="0058017A"/>
    <w:rsid w:val="00581D1B"/>
    <w:rsid w:val="005929E3"/>
    <w:rsid w:val="005C57A9"/>
    <w:rsid w:val="005E22C4"/>
    <w:rsid w:val="00605517"/>
    <w:rsid w:val="0060775A"/>
    <w:rsid w:val="006135C0"/>
    <w:rsid w:val="006309F3"/>
    <w:rsid w:val="0064759D"/>
    <w:rsid w:val="006537BB"/>
    <w:rsid w:val="00656F2E"/>
    <w:rsid w:val="00657DEF"/>
    <w:rsid w:val="00691305"/>
    <w:rsid w:val="006A702A"/>
    <w:rsid w:val="006F0AD5"/>
    <w:rsid w:val="006F1997"/>
    <w:rsid w:val="006F68E1"/>
    <w:rsid w:val="00760CA8"/>
    <w:rsid w:val="007A75A7"/>
    <w:rsid w:val="00843CF7"/>
    <w:rsid w:val="00887E5A"/>
    <w:rsid w:val="008A0E4A"/>
    <w:rsid w:val="008A4C79"/>
    <w:rsid w:val="008B278D"/>
    <w:rsid w:val="008D0A2F"/>
    <w:rsid w:val="008D3DB2"/>
    <w:rsid w:val="008E2E46"/>
    <w:rsid w:val="00904B70"/>
    <w:rsid w:val="00923289"/>
    <w:rsid w:val="009277F6"/>
    <w:rsid w:val="00934736"/>
    <w:rsid w:val="00947AF2"/>
    <w:rsid w:val="009563A9"/>
    <w:rsid w:val="009915FE"/>
    <w:rsid w:val="009A22D5"/>
    <w:rsid w:val="009C168C"/>
    <w:rsid w:val="009E77DB"/>
    <w:rsid w:val="009F5039"/>
    <w:rsid w:val="00A65392"/>
    <w:rsid w:val="00AC4DD9"/>
    <w:rsid w:val="00AD12D6"/>
    <w:rsid w:val="00B13112"/>
    <w:rsid w:val="00B21422"/>
    <w:rsid w:val="00BD50EA"/>
    <w:rsid w:val="00BE7026"/>
    <w:rsid w:val="00C22293"/>
    <w:rsid w:val="00C272AF"/>
    <w:rsid w:val="00C5469D"/>
    <w:rsid w:val="00C905DF"/>
    <w:rsid w:val="00D50FE9"/>
    <w:rsid w:val="00DE6722"/>
    <w:rsid w:val="00E56276"/>
    <w:rsid w:val="00E675FC"/>
    <w:rsid w:val="00E73BE4"/>
    <w:rsid w:val="00E87822"/>
    <w:rsid w:val="00EB764C"/>
    <w:rsid w:val="00EC2139"/>
    <w:rsid w:val="00F27C13"/>
    <w:rsid w:val="00F514BF"/>
    <w:rsid w:val="00F66804"/>
    <w:rsid w:val="00FD6502"/>
    <w:rsid w:val="00FE0BA4"/>
    <w:rsid w:val="00FF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EC3C9"/>
  <w15:docId w15:val="{4B1B500D-2AFB-44D8-9F82-214AB28A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E4A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0" w:space="6" w:color="2E5C8A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5C8A"/>
      <w:sz w:val="25"/>
      <w:szCs w:val="25"/>
    </w:rPr>
  </w:style>
  <w:style w:type="paragraph" w:styleId="3">
    <w:name w:val="heading 3"/>
    <w:uiPriority w:val="9"/>
    <w:unhideWhenUsed/>
    <w:qFormat/>
    <w:pPr>
      <w:spacing w:before="150" w:after="80"/>
      <w:outlineLvl w:val="2"/>
    </w:pPr>
    <w:rPr>
      <w:b/>
      <w:bCs/>
      <w:color w:val="5A78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1012"/>
  </w:style>
  <w:style w:type="paragraph" w:styleId="20">
    <w:name w:val="toc 2"/>
    <w:basedOn w:val="a"/>
    <w:next w:val="a"/>
    <w:autoRedefine/>
    <w:uiPriority w:val="39"/>
    <w:unhideWhenUsed/>
    <w:rsid w:val="004E1012"/>
    <w:pPr>
      <w:ind w:leftChars="200" w:left="425"/>
    </w:pPr>
  </w:style>
  <w:style w:type="paragraph" w:customStyle="1" w:styleId="aa">
    <w:name w:val="바탕글"/>
    <w:rsid w:val="009563A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 w:hAnsiTheme="minorHAnsi" w:cstheme="minorBidi"/>
      <w:color w:val="000000"/>
      <w:kern w:val="2"/>
      <w:sz w:val="20"/>
      <w:szCs w:val="24"/>
      <w:shd w:val="clear" w:color="000000" w:fill="auto"/>
      <w14:ligatures w14:val="standardContextual"/>
    </w:rPr>
  </w:style>
  <w:style w:type="table" w:styleId="ab">
    <w:name w:val="Table Grid"/>
    <w:basedOn w:val="a1"/>
    <w:uiPriority w:val="39"/>
    <w:rsid w:val="009563A9"/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link w:val="Char1"/>
    <w:uiPriority w:val="1"/>
    <w:rsid w:val="00E562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함초롬바탕" w:eastAsia="함초롬바탕" w:hAnsiTheme="minorHAnsi" w:cstheme="minorBidi"/>
      <w:color w:val="000000"/>
      <w:kern w:val="2"/>
      <w:sz w:val="20"/>
      <w:szCs w:val="24"/>
      <w:shd w:val="clear" w:color="000000" w:fill="auto"/>
      <w14:ligatures w14:val="standardContextual"/>
    </w:rPr>
  </w:style>
  <w:style w:type="character" w:customStyle="1" w:styleId="Char1">
    <w:name w:val="본문 Char"/>
    <w:basedOn w:val="a0"/>
    <w:link w:val="ac"/>
    <w:uiPriority w:val="1"/>
    <w:rsid w:val="00E56276"/>
    <w:rPr>
      <w:rFonts w:ascii="함초롬바탕" w:eastAsia="함초롬바탕" w:hAnsiTheme="minorHAnsi" w:cstheme="minorBidi"/>
      <w:color w:val="000000"/>
      <w:kern w:val="2"/>
      <w:sz w:val="20"/>
      <w:szCs w:val="24"/>
      <w14:ligatures w14:val="standardContextual"/>
    </w:rPr>
  </w:style>
  <w:style w:type="character" w:styleId="ad">
    <w:name w:val="Unresolved Mention"/>
    <w:basedOn w:val="a0"/>
    <w:uiPriority w:val="99"/>
    <w:semiHidden/>
    <w:unhideWhenUsed/>
    <w:rsid w:val="00002CB0"/>
    <w:rPr>
      <w:color w:val="605E5C"/>
      <w:shd w:val="clear" w:color="auto" w:fill="E1DFDD"/>
    </w:rPr>
  </w:style>
  <w:style w:type="paragraph" w:styleId="ae">
    <w:name w:val="header"/>
    <w:basedOn w:val="a"/>
    <w:link w:val="Char2"/>
    <w:uiPriority w:val="99"/>
    <w:unhideWhenUsed/>
    <w:rsid w:val="0024426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e"/>
    <w:uiPriority w:val="99"/>
    <w:rsid w:val="0024426A"/>
  </w:style>
  <w:style w:type="paragraph" w:styleId="af">
    <w:name w:val="footer"/>
    <w:basedOn w:val="a"/>
    <w:link w:val="Char3"/>
    <w:uiPriority w:val="99"/>
    <w:unhideWhenUsed/>
    <w:rsid w:val="002442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f"/>
    <w:uiPriority w:val="99"/>
    <w:rsid w:val="00244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5.png"/><Relationship Id="rId48" Type="http://schemas.openxmlformats.org/officeDocument/2006/relationships/hyperlink" Target="https://smithery.ai/" TargetMode="External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vscode-file://vscode-app/c:/Program%20Files/cursor/resources/app/out/vs/code/electron-sandbox/workbench/Prompting/01.Export-Transcript.md" TargetMode="External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smithery.ai/" TargetMode="External"/><Relationship Id="rId34" Type="http://schemas.openxmlformats.org/officeDocument/2006/relationships/image" Target="media/image2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172</Pages>
  <Words>14520</Words>
  <Characters>82767</Characters>
  <Application>Microsoft Office Word</Application>
  <DocSecurity>0</DocSecurity>
  <Lines>689</Lines>
  <Paragraphs>194</Paragraphs>
  <ScaleCrop>false</ScaleCrop>
  <Company/>
  <LinksUpToDate>false</LinksUpToDate>
  <CharactersWithSpaces>97093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Cursor AI를 활용한 소프트웨어 개발 — C2C 기반 개발 교안</dc:title>
  <dc:creator>Cursor AI 교육과정</dc:creator>
  <cp:lastModifiedBy>대경 김</cp:lastModifiedBy>
  <cp:revision>123</cp:revision>
  <dcterms:created xsi:type="dcterms:W3CDTF">2026-06-02T04:58:00Z</dcterms:created>
  <dcterms:modified xsi:type="dcterms:W3CDTF">2026-06-07T06:14:00Z</dcterms:modified>
</cp:coreProperties>
</file>